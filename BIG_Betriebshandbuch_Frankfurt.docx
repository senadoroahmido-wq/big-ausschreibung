
<file path=[Content_Types].xml><?xml version="1.0" encoding="utf-8"?>
<Types xmlns="http://schemas.openxmlformats.org/package/2006/content-types">
  <Default Extension="bin" ContentType="application/vnd.openxmlformats-officedocument.oleObject"/>
  <Default Extension="emf" ContentType="image/x-emf"/>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asciiTheme="majorHAnsi" w:hAnsiTheme="majorHAnsi" w:cstheme="majorBidi"/>
        </w:rPr>
        <w:id w:val="722950483"/>
        <w:docPartObj>
          <w:docPartGallery w:val="Cover Pages"/>
          <w:docPartUnique/>
        </w:docPartObj>
      </w:sdtPr>
      <w:sdtEndPr/>
      <w:sdtContent>
        <w:p w14:paraId="6745AEBC" w14:textId="38A748AA" w:rsidR="00133B87" w:rsidRPr="001F59EC" w:rsidRDefault="00200505">
          <w:pPr>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4" behindDoc="0" locked="0" layoutInCell="1" allowOverlap="1" wp14:anchorId="049B70BC" wp14:editId="69B09614">
                <wp:simplePos x="0" y="0"/>
                <wp:positionH relativeFrom="margin">
                  <wp:posOffset>-494399</wp:posOffset>
                </wp:positionH>
                <wp:positionV relativeFrom="margin">
                  <wp:posOffset>-1011247</wp:posOffset>
                </wp:positionV>
                <wp:extent cx="1749425" cy="325755"/>
                <wp:effectExtent l="0" t="0" r="3175" b="0"/>
                <wp:wrapSquare wrapText="bothSides"/>
                <wp:docPr id="1322607613" name="Grafik 5" descr="Ein Bild, das Schrift, Grafiken, Typografie, Logo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607613" name="Grafik 5" descr="Ein Bild, das Schrift, Grafiken, Typografie, Logo enthält.&#10;&#10;KI-generierte Inhalte können fehlerhaft sein."/>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49425" cy="325755"/>
                        </a:xfrm>
                        <a:prstGeom prst="rect">
                          <a:avLst/>
                        </a:prstGeom>
                      </pic:spPr>
                    </pic:pic>
                  </a:graphicData>
                </a:graphic>
              </wp:anchor>
            </w:drawing>
          </w:r>
          <w:r w:rsidR="00107452" w:rsidRPr="001F59EC">
            <w:rPr>
              <w:rFonts w:asciiTheme="majorHAnsi" w:hAnsiTheme="majorHAnsi" w:cstheme="majorHAnsi"/>
              <w:noProof/>
            </w:rPr>
            <mc:AlternateContent>
              <mc:Choice Requires="wps">
                <w:drawing>
                  <wp:anchor distT="0" distB="0" distL="114300" distR="114300" simplePos="0" relativeHeight="251658242" behindDoc="0" locked="0" layoutInCell="1" allowOverlap="1" wp14:anchorId="6ECB7A0A" wp14:editId="7A39B677">
                    <wp:simplePos x="0" y="0"/>
                    <mc:AlternateContent>
                      <mc:Choice Requires="wp14">
                        <wp:positionH relativeFrom="page">
                          <wp14:pctPosHOffset>2000</wp14:pctPosHOffset>
                        </wp:positionH>
                      </mc:Choice>
                      <mc:Fallback>
                        <wp:positionH relativeFrom="page">
                          <wp:posOffset>151130</wp:posOffset>
                        </wp:positionH>
                      </mc:Fallback>
                    </mc:AlternateContent>
                    <mc:AlternateContent>
                      <mc:Choice Requires="wp14">
                        <wp:positionV relativeFrom="page">
                          <wp14:pctPosVOffset>2000</wp14:pctPosVOffset>
                        </wp:positionV>
                      </mc:Choice>
                      <mc:Fallback>
                        <wp:positionV relativeFrom="page">
                          <wp:posOffset>213360</wp:posOffset>
                        </wp:positionV>
                      </mc:Fallback>
                    </mc:AlternateContent>
                    <wp:extent cx="6685935" cy="9653270"/>
                    <wp:effectExtent l="0" t="0" r="635" b="3810"/>
                    <wp:wrapNone/>
                    <wp:docPr id="471" name="Rechteck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5935" cy="9653270"/>
                            </a:xfrm>
                            <a:prstGeom prst="rect">
                              <a:avLst/>
                            </a:prstGeom>
                            <a:solidFill>
                              <a:schemeClr val="accent1"/>
                            </a:solidFill>
                            <a:ln>
                              <a:noFill/>
                            </a:ln>
                          </wps:spPr>
                          <wps:txbx>
                            <w:txbxContent>
                              <w:sdt>
                                <w:sdtPr>
                                  <w:rPr>
                                    <w:rFonts w:asciiTheme="minorHAnsi" w:hAnsiTheme="minorHAnsi" w:cstheme="minorHAnsi"/>
                                    <w:caps/>
                                    <w:color w:val="FFFFFF" w:themeColor="background1"/>
                                    <w:sz w:val="90"/>
                                    <w:szCs w:val="90"/>
                                  </w:rPr>
                                  <w:alias w:val="Titel"/>
                                  <w:id w:val="-1275550102"/>
                                  <w:dataBinding w:prefixMappings="xmlns:ns0='http://schemas.openxmlformats.org/package/2006/metadata/core-properties' xmlns:ns1='http://purl.org/dc/elements/1.1/'" w:xpath="/ns0:coreProperties[1]/ns1:title[1]" w:storeItemID="{6C3C8BC8-F283-45AE-878A-BAB7291924A1}"/>
                                  <w:text/>
                                </w:sdtPr>
                                <w:sdtEndPr/>
                                <w:sdtContent>
                                  <w:p w14:paraId="7312C068" w14:textId="7E456656" w:rsidR="00133B87" w:rsidRPr="00B61B34" w:rsidRDefault="00F06873" w:rsidP="00217B94">
                                    <w:pPr>
                                      <w:pStyle w:val="Titel"/>
                                      <w:jc w:val="left"/>
                                      <w:rPr>
                                        <w:rFonts w:asciiTheme="minorHAnsi" w:hAnsiTheme="minorHAnsi" w:cstheme="minorHAnsi"/>
                                        <w:caps/>
                                        <w:color w:val="FFFFFF" w:themeColor="background1"/>
                                        <w:sz w:val="90"/>
                                        <w:szCs w:val="90"/>
                                      </w:rPr>
                                    </w:pPr>
                                    <w:r>
                                      <w:rPr>
                                        <w:rFonts w:asciiTheme="minorHAnsi" w:hAnsiTheme="minorHAnsi" w:cstheme="minorHAnsi"/>
                                        <w:caps/>
                                        <w:color w:val="FFFFFF" w:themeColor="background1"/>
                                        <w:sz w:val="90"/>
                                        <w:szCs w:val="90"/>
                                      </w:rPr>
                                      <w:t>Betriebshandbuch</w:t>
                                    </w:r>
                                  </w:p>
                                </w:sdtContent>
                              </w:sdt>
                              <w:p w14:paraId="21CCF182" w14:textId="5F74D374" w:rsidR="00133B87" w:rsidRDefault="00354685" w:rsidP="00354685">
                                <w:pPr>
                                  <w:spacing w:before="240"/>
                                  <w:jc w:val="center"/>
                                  <w:rPr>
                                    <w:color w:val="FFFFFF" w:themeColor="background1"/>
                                  </w:rPr>
                                </w:pPr>
                                <w:r w:rsidRPr="009F1585">
                                  <w:rPr>
                                    <w:rFonts w:ascii="Arial" w:hAnsi="Arial" w:cs="Arial"/>
                                    <w:noProof/>
                                    <w:lang w:eastAsia="de-DE"/>
                                  </w:rPr>
                                  <w:drawing>
                                    <wp:inline distT="0" distB="0" distL="0" distR="0" wp14:anchorId="1FE0F14B" wp14:editId="2E970569">
                                      <wp:extent cx="2393848" cy="1552575"/>
                                      <wp:effectExtent l="0" t="0" r="6985" b="0"/>
                                      <wp:docPr id="999384832" name="Grafik 9993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401251" cy="1557376"/>
                                              </a:xfrm>
                                              <a:prstGeom prst="rect">
                                                <a:avLst/>
                                              </a:prstGeom>
                                            </pic:spPr>
                                          </pic:pic>
                                        </a:graphicData>
                                      </a:graphic>
                                    </wp:inline>
                                  </w:drawing>
                                </w:r>
                              </w:p>
                            </w:txbxContent>
                          </wps:txbx>
                          <wps:bodyPr rot="0" vert="horz" wrap="square" lIns="274320" tIns="914400" rIns="274320" bIns="45720" anchor="ctr" anchorCtr="0" upright="1">
                            <a:noAutofit/>
                          </wps:bodyPr>
                        </wps:wsp>
                      </a:graphicData>
                    </a:graphic>
                    <wp14:sizeRelH relativeFrom="page">
                      <wp14:pctWidth>0</wp14:pctWidth>
                    </wp14:sizeRelH>
                    <wp14:sizeRelV relativeFrom="page">
                      <wp14:pctHeight>96000</wp14:pctHeight>
                    </wp14:sizeRelV>
                  </wp:anchor>
                </w:drawing>
              </mc:Choice>
              <mc:Fallback>
                <w:pict>
                  <v:rect w14:anchorId="6ECB7A0A" id="Rechteck 16" o:spid="_x0000_s1026" style="position:absolute;margin-left:0;margin-top:0;width:526.45pt;height:760.1pt;z-index:251658242;visibility:visible;mso-wrap-style:square;mso-width-percent:0;mso-height-percent:960;mso-left-percent:20;mso-top-percent:20;mso-wrap-distance-left:9pt;mso-wrap-distance-top:0;mso-wrap-distance-right:9pt;mso-wrap-distance-bottom:0;mso-position-horizontal-relative:page;mso-position-vertical-relative:page;mso-width-percent:0;mso-height-percent:960;mso-left-percent:20;mso-top-percent:2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" fillcolor="#e31937 [3204]" stroked="f">
                    <v:textbox inset="21.6pt,1in,21.6pt">
                      <w:txbxContent>
                        <w:sdt>
                          <w:sdtPr>
                            <w:rPr>
                              <w:rFonts w:asciiTheme="minorHAnsi" w:hAnsiTheme="minorHAnsi" w:cstheme="minorHAnsi"/>
                              <w:caps/>
                              <w:color w:val="FFFFFF" w:themeColor="background1"/>
                              <w:sz w:val="90"/>
                              <w:szCs w:val="90"/>
                            </w:rPr>
                            <w:alias w:val="Titel"/>
                            <w:id w:val="-1275550102"/>
                            <w:dataBinding w:prefixMappings="xmlns:ns0='http://schemas.openxmlformats.org/package/2006/metadata/core-properties' xmlns:ns1='http://purl.org/dc/elements/1.1/'" w:xpath="/ns0:coreProperties[1]/ns1:title[1]" w:storeItemID="{6C3C8BC8-F283-45AE-878A-BAB7291924A1}"/>
                            <w:text/>
                          </w:sdtPr>
                          <w:sdtEndPr/>
                          <w:sdtContent>
                            <w:p w14:paraId="7312C068" w14:textId="7E456656" w:rsidR="00133B87" w:rsidRPr="00B61B34" w:rsidRDefault="00F06873" w:rsidP="00217B94">
                              <w:pPr>
                                <w:pStyle w:val="Titel"/>
                                <w:jc w:val="left"/>
                                <w:rPr>
                                  <w:rFonts w:asciiTheme="minorHAnsi" w:hAnsiTheme="minorHAnsi" w:cstheme="minorHAnsi"/>
                                  <w:caps/>
                                  <w:color w:val="FFFFFF" w:themeColor="background1"/>
                                  <w:sz w:val="90"/>
                                  <w:szCs w:val="90"/>
                                </w:rPr>
                              </w:pPr>
                              <w:r>
                                <w:rPr>
                                  <w:rFonts w:asciiTheme="minorHAnsi" w:hAnsiTheme="minorHAnsi" w:cstheme="minorHAnsi"/>
                                  <w:caps/>
                                  <w:color w:val="FFFFFF" w:themeColor="background1"/>
                                  <w:sz w:val="90"/>
                                  <w:szCs w:val="90"/>
                                </w:rPr>
                                <w:t>Betriebshandbuch</w:t>
                              </w:r>
                            </w:p>
                          </w:sdtContent>
                        </w:sdt>
                        <w:p w14:paraId="21CCF182" w14:textId="5F74D374" w:rsidR="00133B87" w:rsidRDefault="00354685" w:rsidP="00354685">
                          <w:pPr>
                            <w:spacing w:before="240"/>
                            <w:jc w:val="center"/>
                            <w:rPr>
                              <w:color w:val="FFFFFF" w:themeColor="background1"/>
                            </w:rPr>
                          </w:pPr>
                          <w:r w:rsidRPr="009F1585">
                            <w:rPr>
                              <w:rFonts w:ascii="Arial" w:hAnsi="Arial" w:cs="Arial"/>
                              <w:noProof/>
                              <w:lang w:eastAsia="de-DE"/>
                            </w:rPr>
                            <w:drawing>
                              <wp:inline distT="0" distB="0" distL="0" distR="0" wp14:anchorId="1FE0F14B" wp14:editId="2E970569">
                                <wp:extent cx="2393848" cy="1552575"/>
                                <wp:effectExtent l="0" t="0" r="6985" b="0"/>
                                <wp:docPr id="999384832" name="Grafik 9993848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a:blip r:embed="rId12" cstate="print">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2401251" cy="1557376"/>
                                        </a:xfrm>
                                        <a:prstGeom prst="rect">
                                          <a:avLst/>
                                        </a:prstGeom>
                                      </pic:spPr>
                                    </pic:pic>
                                  </a:graphicData>
                                </a:graphic>
                              </wp:inline>
                            </w:drawing>
                          </w:r>
                        </w:p>
                      </w:txbxContent>
                    </v:textbox>
                    <w10:wrap anchorx="page" anchory="page"/>
                  </v:rect>
                </w:pict>
              </mc:Fallback>
            </mc:AlternateContent>
          </w:r>
          <w:r w:rsidR="00107452" w:rsidRPr="001F59EC">
            <w:rPr>
              <w:rFonts w:asciiTheme="majorHAnsi" w:hAnsiTheme="majorHAnsi" w:cstheme="majorHAnsi"/>
              <w:noProof/>
            </w:rPr>
            <mc:AlternateContent>
              <mc:Choice Requires="wps">
                <w:drawing>
                  <wp:anchor distT="0" distB="0" distL="114300" distR="114300" simplePos="0" relativeHeight="251658243" behindDoc="0" locked="0" layoutInCell="1" allowOverlap="1" wp14:anchorId="5273583F" wp14:editId="379F09C9">
                    <wp:simplePos x="0" y="0"/>
                    <wp:positionH relativeFrom="page">
                      <wp:posOffset>6951406</wp:posOffset>
                    </wp:positionH>
                    <wp:positionV relativeFrom="page">
                      <wp:posOffset>216310</wp:posOffset>
                    </wp:positionV>
                    <wp:extent cx="393926" cy="9655810"/>
                    <wp:effectExtent l="0" t="0" r="6350" b="3810"/>
                    <wp:wrapNone/>
                    <wp:docPr id="472" name="Rechteck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93926" cy="9655810"/>
                            </a:xfrm>
                            <a:prstGeom prst="rect">
                              <a:avLst/>
                            </a:prstGeom>
                            <a:solidFill>
                              <a:schemeClr val="accent6"/>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Untertitel"/>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4E59D4CD" w14:textId="4599DA58" w:rsidR="00133B87" w:rsidRDefault="00110FBE">
                                    <w:pPr>
                                      <w:pStyle w:val="Untertitel"/>
                                      <w:rPr>
                                        <w:color w:val="FFFFFF" w:themeColor="background1"/>
                                      </w:rPr>
                                    </w:pPr>
                                    <w:r>
                                      <w:rPr>
                                        <w:color w:val="FFFFFF" w:themeColor="background1"/>
                                      </w:rPr>
                                      <w:t xml:space="preserve">     </w:t>
                                    </w:r>
                                  </w:p>
                                </w:sdtContent>
                              </w:sdt>
                            </w:txbxContent>
                          </wps:txbx>
                          <wps:bodyPr rot="0" spcFirstLastPara="0" vertOverflow="overflow" horzOverflow="overflow" vert="horz" wrap="square" lIns="182880" tIns="45720" rIns="18288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96000</wp14:pctHeight>
                    </wp14:sizeRelV>
                  </wp:anchor>
                </w:drawing>
              </mc:Choice>
              <mc:Fallback>
                <w:pict>
                  <v:rect w14:anchorId="5273583F" id="Rechteck 50" o:spid="_x0000_s1027" style="position:absolute;margin-left:547.35pt;margin-top:17.05pt;width:31pt;height:760.3pt;z-index:251658243;visibility:visible;mso-wrap-style:square;mso-width-percent:0;mso-height-percent:960;mso-wrap-distance-left:9pt;mso-wrap-distance-top:0;mso-wrap-distance-right:9pt;mso-wrap-distance-bottom:0;mso-position-horizontal:absolute;mso-position-horizontal-relative:page;mso-position-vertical:absolute;mso-position-vertical-relative:page;mso-width-percent:0;mso-height-percent:96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" fillcolor="#3f3f3f [3209]" stroked="f" strokeweight="1pt">
                    <v:textbox inset="14.4pt,,14.4pt">
                      <w:txbxContent>
                        <w:sdt>
                          <w:sdtPr>
                            <w:rPr>
                              <w:color w:val="FFFFFF" w:themeColor="background1"/>
                            </w:rPr>
                            <w:alias w:val="Untertitel"/>
                            <w:id w:val="-505288762"/>
                            <w:showingPlcHdr/>
                            <w:dataBinding w:prefixMappings="xmlns:ns0='http://schemas.openxmlformats.org/package/2006/metadata/core-properties' xmlns:ns1='http://purl.org/dc/elements/1.1/'" w:xpath="/ns0:coreProperties[1]/ns1:subject[1]" w:storeItemID="{6C3C8BC8-F283-45AE-878A-BAB7291924A1}"/>
                            <w:text/>
                          </w:sdtPr>
                          <w:sdtEndPr/>
                          <w:sdtContent>
                            <w:p w14:paraId="4E59D4CD" w14:textId="4599DA58" w:rsidR="00133B87" w:rsidRDefault="00110FBE">
                              <w:pPr>
                                <w:pStyle w:val="Untertitel"/>
                                <w:rPr>
                                  <w:color w:val="FFFFFF" w:themeColor="background1"/>
                                </w:rPr>
                              </w:pPr>
                              <w:r>
                                <w:rPr>
                                  <w:color w:val="FFFFFF" w:themeColor="background1"/>
                                </w:rPr>
                                <w:t xml:space="preserve">     </w:t>
                              </w:r>
                            </w:p>
                          </w:sdtContent>
                        </w:sdt>
                      </w:txbxContent>
                    </v:textbox>
                    <w10:wrap anchorx="page" anchory="page"/>
                  </v:rect>
                </w:pict>
              </mc:Fallback>
            </mc:AlternateContent>
          </w:r>
        </w:p>
        <w:p w14:paraId="774D6292" w14:textId="77777777" w:rsidR="00133B87" w:rsidRPr="001F59EC" w:rsidRDefault="00133B87">
          <w:pPr>
            <w:rPr>
              <w:rFonts w:asciiTheme="majorHAnsi" w:hAnsiTheme="majorHAnsi" w:cstheme="majorHAnsi"/>
            </w:rPr>
          </w:pPr>
        </w:p>
        <w:p w14:paraId="0EC98958" w14:textId="1FAE7F66" w:rsidR="00133B87" w:rsidRPr="001F59EC" w:rsidRDefault="00133B87">
          <w:pPr>
            <w:rPr>
              <w:rFonts w:asciiTheme="majorHAnsi" w:hAnsiTheme="majorHAnsi" w:cstheme="majorHAnsi"/>
            </w:rPr>
          </w:pPr>
          <w:r w:rsidRPr="001F59EC">
            <w:rPr>
              <w:rFonts w:asciiTheme="majorHAnsi" w:hAnsiTheme="majorHAnsi" w:cstheme="majorHAnsi"/>
            </w:rPr>
            <w:br w:type="page"/>
          </w:r>
        </w:p>
      </w:sdtContent>
    </w:sdt>
    <w:p w14:paraId="20950DD4" w14:textId="77777777" w:rsidR="002963C8" w:rsidRPr="001F59EC" w:rsidRDefault="002963C8" w:rsidP="006353E0">
      <w:pPr>
        <w:rPr>
          <w:rFonts w:asciiTheme="majorHAnsi" w:hAnsiTheme="majorHAnsi" w:cstheme="majorHAnsi"/>
        </w:rPr>
      </w:pPr>
    </w:p>
    <w:p w14:paraId="3664E194" w14:textId="77777777" w:rsidR="00AB7353" w:rsidRPr="001F59EC" w:rsidRDefault="00AB7353" w:rsidP="006353E0">
      <w:pPr>
        <w:rPr>
          <w:rFonts w:asciiTheme="majorHAnsi" w:hAnsiTheme="majorHAnsi" w:cstheme="majorHAnsi"/>
        </w:rPr>
      </w:pPr>
    </w:p>
    <w:p w14:paraId="06FBC7E7" w14:textId="0430A8FC" w:rsidR="00F61347" w:rsidRPr="001F59EC" w:rsidRDefault="00F61347" w:rsidP="006353E0">
      <w:pPr>
        <w:rPr>
          <w:rFonts w:asciiTheme="majorHAnsi" w:hAnsiTheme="majorHAnsi" w:cstheme="majorHAnsi"/>
        </w:rPr>
      </w:pPr>
    </w:p>
    <w:p w14:paraId="59CF8AA3" w14:textId="0A0666CF" w:rsidR="00F61347" w:rsidRPr="001F59EC" w:rsidRDefault="00F61347" w:rsidP="006353E0">
      <w:pPr>
        <w:rPr>
          <w:rFonts w:asciiTheme="majorHAnsi" w:hAnsiTheme="majorHAnsi" w:cstheme="majorHAnsi"/>
        </w:rPr>
      </w:pPr>
    </w:p>
    <w:p w14:paraId="32A2D3A4" w14:textId="2B9DF626" w:rsidR="00F61347" w:rsidRPr="001F59EC" w:rsidRDefault="00F61347" w:rsidP="006353E0">
      <w:pPr>
        <w:rPr>
          <w:rFonts w:asciiTheme="majorHAnsi" w:hAnsiTheme="majorHAnsi" w:cstheme="majorHAnsi"/>
        </w:rPr>
      </w:pPr>
    </w:p>
    <w:p w14:paraId="65F8D2CA" w14:textId="3921C44F" w:rsidR="00F61347" w:rsidRPr="001F59EC" w:rsidRDefault="00F61347" w:rsidP="006353E0">
      <w:pPr>
        <w:rPr>
          <w:rFonts w:asciiTheme="majorHAnsi" w:hAnsiTheme="majorHAnsi" w:cstheme="majorHAnsi"/>
        </w:rPr>
      </w:pPr>
    </w:p>
    <w:p w14:paraId="200BD9DD" w14:textId="77777777" w:rsidR="00F61347" w:rsidRPr="001F59EC" w:rsidRDefault="00F61347" w:rsidP="006353E0">
      <w:pPr>
        <w:rPr>
          <w:rFonts w:asciiTheme="majorHAnsi" w:hAnsiTheme="majorHAnsi" w:cstheme="majorHAnsi"/>
        </w:rPr>
      </w:pPr>
    </w:p>
    <w:p w14:paraId="4430FA69" w14:textId="77777777" w:rsidR="006353E0" w:rsidRPr="001F59EC" w:rsidRDefault="006353E0" w:rsidP="006353E0">
      <w:pPr>
        <w:rPr>
          <w:rFonts w:asciiTheme="majorHAnsi" w:hAnsiTheme="majorHAnsi" w:cstheme="majorHAnsi"/>
        </w:rPr>
      </w:pPr>
    </w:p>
    <w:p w14:paraId="26035507" w14:textId="77777777" w:rsidR="006353E0" w:rsidRPr="001F59EC" w:rsidRDefault="006353E0" w:rsidP="006353E0">
      <w:pPr>
        <w:rPr>
          <w:rFonts w:asciiTheme="majorHAnsi" w:hAnsiTheme="majorHAnsi" w:cstheme="majorHAnsi"/>
        </w:rPr>
      </w:pPr>
    </w:p>
    <w:p w14:paraId="68E1C0F0" w14:textId="77777777" w:rsidR="004B3E16" w:rsidRPr="001F59EC" w:rsidRDefault="004B3E16" w:rsidP="006353E0">
      <w:pPr>
        <w:rPr>
          <w:rFonts w:asciiTheme="majorHAnsi" w:hAnsiTheme="majorHAnsi" w:cstheme="majorHAnsi"/>
        </w:rPr>
      </w:pPr>
    </w:p>
    <w:p w14:paraId="37B39765" w14:textId="77777777" w:rsidR="00154D86" w:rsidRPr="001F59EC" w:rsidRDefault="00154D86" w:rsidP="006353E0">
      <w:pPr>
        <w:rPr>
          <w:rFonts w:asciiTheme="majorHAnsi" w:hAnsiTheme="majorHAnsi" w:cstheme="majorHAnsi"/>
        </w:rPr>
      </w:pPr>
    </w:p>
    <w:p w14:paraId="7FC3E038" w14:textId="77777777" w:rsidR="00154D86" w:rsidRPr="001F59EC" w:rsidRDefault="00154D86" w:rsidP="006353E0">
      <w:pPr>
        <w:rPr>
          <w:rFonts w:asciiTheme="majorHAnsi" w:hAnsiTheme="majorHAnsi" w:cstheme="majorHAnsi"/>
        </w:rPr>
      </w:pPr>
    </w:p>
    <w:p w14:paraId="187DBF14" w14:textId="77777777" w:rsidR="00154D86" w:rsidRPr="001F59EC" w:rsidRDefault="00154D86" w:rsidP="006353E0">
      <w:pPr>
        <w:rPr>
          <w:rFonts w:asciiTheme="majorHAnsi" w:hAnsiTheme="majorHAnsi" w:cstheme="majorHAnsi"/>
        </w:rPr>
      </w:pPr>
    </w:p>
    <w:p w14:paraId="2B182A20" w14:textId="77777777" w:rsidR="00154D86" w:rsidRPr="001F59EC" w:rsidRDefault="00154D86" w:rsidP="006353E0">
      <w:pPr>
        <w:rPr>
          <w:rFonts w:asciiTheme="majorHAnsi" w:hAnsiTheme="majorHAnsi" w:cstheme="majorHAnsi"/>
        </w:rPr>
      </w:pPr>
    </w:p>
    <w:p w14:paraId="4A25C353" w14:textId="77777777" w:rsidR="000C2D13" w:rsidRPr="001F59EC" w:rsidRDefault="000C2D13" w:rsidP="006353E0">
      <w:pPr>
        <w:rPr>
          <w:rFonts w:asciiTheme="majorHAnsi" w:hAnsiTheme="majorHAnsi" w:cstheme="majorHAnsi"/>
        </w:rPr>
      </w:pPr>
    </w:p>
    <w:p w14:paraId="4876D1B9" w14:textId="77777777" w:rsidR="000C2D13" w:rsidRPr="001F59EC" w:rsidRDefault="000C2D13" w:rsidP="006353E0">
      <w:pPr>
        <w:rPr>
          <w:rFonts w:asciiTheme="majorHAnsi" w:hAnsiTheme="majorHAnsi" w:cstheme="majorHAnsi"/>
        </w:rPr>
      </w:pPr>
    </w:p>
    <w:p w14:paraId="0BBF17D4" w14:textId="77777777" w:rsidR="000C2D13" w:rsidRPr="001F59EC" w:rsidRDefault="000C2D13" w:rsidP="006353E0">
      <w:pPr>
        <w:rPr>
          <w:rFonts w:asciiTheme="majorHAnsi" w:hAnsiTheme="majorHAnsi" w:cstheme="majorHAnsi"/>
        </w:rPr>
      </w:pPr>
    </w:p>
    <w:p w14:paraId="09242592" w14:textId="77777777" w:rsidR="000C2D13" w:rsidRPr="001F59EC" w:rsidRDefault="000C2D13" w:rsidP="006353E0">
      <w:pPr>
        <w:rPr>
          <w:rFonts w:asciiTheme="majorHAnsi" w:hAnsiTheme="majorHAnsi" w:cstheme="majorHAnsi"/>
        </w:rPr>
      </w:pPr>
    </w:p>
    <w:p w14:paraId="11A7DBA0" w14:textId="77777777" w:rsidR="000C2D13" w:rsidRPr="001F59EC" w:rsidRDefault="000C2D13" w:rsidP="006353E0">
      <w:pPr>
        <w:rPr>
          <w:rFonts w:asciiTheme="majorHAnsi" w:hAnsiTheme="majorHAnsi" w:cstheme="majorHAnsi"/>
        </w:rPr>
      </w:pPr>
    </w:p>
    <w:p w14:paraId="1AA6CEB4" w14:textId="77777777" w:rsidR="000C2D13" w:rsidRPr="001F59EC" w:rsidRDefault="000C2D13" w:rsidP="006353E0">
      <w:pPr>
        <w:rPr>
          <w:rFonts w:asciiTheme="majorHAnsi" w:hAnsiTheme="majorHAnsi" w:cstheme="majorHAnsi"/>
        </w:rPr>
      </w:pPr>
    </w:p>
    <w:p w14:paraId="2116515B" w14:textId="77777777" w:rsidR="000C2D13" w:rsidRPr="001F59EC" w:rsidRDefault="000C2D13" w:rsidP="006353E0">
      <w:pPr>
        <w:rPr>
          <w:rFonts w:asciiTheme="majorHAnsi" w:hAnsiTheme="majorHAnsi" w:cstheme="majorHAnsi"/>
        </w:rPr>
      </w:pPr>
    </w:p>
    <w:p w14:paraId="44A8B850" w14:textId="77777777" w:rsidR="000C2D13" w:rsidRPr="001F59EC" w:rsidRDefault="000C2D13" w:rsidP="006353E0">
      <w:pPr>
        <w:rPr>
          <w:rFonts w:asciiTheme="majorHAnsi" w:hAnsiTheme="majorHAnsi" w:cstheme="majorHAnsi"/>
        </w:rPr>
      </w:pPr>
    </w:p>
    <w:p w14:paraId="65660D46" w14:textId="77777777" w:rsidR="000C2D13" w:rsidRPr="001F59EC" w:rsidRDefault="000C2D13" w:rsidP="006353E0">
      <w:pPr>
        <w:rPr>
          <w:rFonts w:asciiTheme="majorHAnsi" w:hAnsiTheme="majorHAnsi" w:cstheme="majorHAnsi"/>
        </w:rPr>
      </w:pPr>
    </w:p>
    <w:p w14:paraId="15C4043C" w14:textId="77777777" w:rsidR="000C2D13" w:rsidRPr="001F59EC" w:rsidRDefault="000C2D13" w:rsidP="006353E0">
      <w:pPr>
        <w:rPr>
          <w:rFonts w:asciiTheme="majorHAnsi" w:hAnsiTheme="majorHAnsi" w:cstheme="majorHAnsi"/>
        </w:rPr>
      </w:pPr>
    </w:p>
    <w:p w14:paraId="50A9CCF9" w14:textId="4FFFBBB8" w:rsidR="000C2D13" w:rsidRPr="001F59EC" w:rsidRDefault="000C2D13" w:rsidP="006353E0">
      <w:pPr>
        <w:rPr>
          <w:rFonts w:asciiTheme="majorHAnsi" w:hAnsiTheme="majorHAnsi" w:cstheme="majorHAnsi"/>
        </w:rPr>
      </w:pPr>
    </w:p>
    <w:p w14:paraId="5914C884" w14:textId="77777777" w:rsidR="004B3E16" w:rsidRPr="001F59EC" w:rsidRDefault="218DE66B" w:rsidP="218DE66B">
      <w:pPr>
        <w:rPr>
          <w:rFonts w:asciiTheme="majorHAnsi" w:hAnsiTheme="majorHAnsi" w:cstheme="majorHAnsi"/>
          <w:b/>
          <w:bCs/>
        </w:rPr>
      </w:pPr>
      <w:r w:rsidRPr="001F59EC">
        <w:rPr>
          <w:rFonts w:asciiTheme="majorHAnsi" w:hAnsiTheme="majorHAnsi" w:cstheme="majorHAnsi"/>
          <w:b/>
          <w:bCs/>
        </w:rPr>
        <w:t>Wahrung der Vertraulichkeit</w:t>
      </w:r>
    </w:p>
    <w:p w14:paraId="0D5D6751" w14:textId="7701AA2F" w:rsidR="004B3E16" w:rsidRPr="001F59EC" w:rsidRDefault="00904F25" w:rsidP="004B3E16">
      <w:pPr>
        <w:rPr>
          <w:rFonts w:asciiTheme="majorHAnsi" w:hAnsiTheme="majorHAnsi" w:cstheme="majorHAnsi"/>
          <w:bCs/>
        </w:rPr>
      </w:pPr>
      <w:r w:rsidRPr="001F59EC">
        <w:rPr>
          <w:rFonts w:asciiTheme="majorHAnsi" w:hAnsiTheme="majorHAnsi" w:cstheme="majorHAnsi"/>
        </w:rPr>
        <w:t>Der Inhalt dieses Dokuments ist Eigentum der PROACT Deutschland GmbH. Er darf ohne ausdrückliche und schriftliche Genehmigung der PROACT Deutschland GmbH weder ganz noch teilweise dupliziert, an Dritte weitergegeben oder anderweitig veröffentlicht werden.</w:t>
      </w:r>
      <w:r w:rsidR="1906600E" w:rsidRPr="001F59EC">
        <w:rPr>
          <w:rFonts w:asciiTheme="majorHAnsi" w:hAnsiTheme="majorHAnsi" w:cstheme="majorHAnsi"/>
        </w:rPr>
        <w:br w:type="page"/>
      </w:r>
    </w:p>
    <w:sdt>
      <w:sdtPr>
        <w:rPr>
          <w:rFonts w:asciiTheme="majorHAnsi" w:hAnsiTheme="majorHAnsi" w:cstheme="majorBidi"/>
          <w:sz w:val="20"/>
          <w:szCs w:val="20"/>
          <w:lang w:eastAsia="en-US"/>
        </w:rPr>
        <w:id w:val="1830998806"/>
        <w:docPartObj>
          <w:docPartGallery w:val="Table of Contents"/>
          <w:docPartUnique/>
        </w:docPartObj>
      </w:sdtPr>
      <w:sdtEndPr/>
      <w:sdtContent>
        <w:p w14:paraId="53514F76" w14:textId="0CBB32D0" w:rsidR="004B3E16" w:rsidRPr="001F59EC" w:rsidRDefault="00A06993">
          <w:pPr>
            <w:pStyle w:val="Inhaltsverzeichnisberschrift"/>
            <w:rPr>
              <w:rFonts w:asciiTheme="majorHAnsi" w:hAnsiTheme="majorHAnsi" w:cstheme="majorHAnsi"/>
              <w:sz w:val="44"/>
              <w:szCs w:val="44"/>
            </w:rPr>
          </w:pPr>
          <w:r w:rsidRPr="001F59EC">
            <w:rPr>
              <w:rFonts w:asciiTheme="majorHAnsi" w:hAnsiTheme="majorHAnsi" w:cstheme="majorHAnsi"/>
              <w:sz w:val="44"/>
              <w:szCs w:val="44"/>
            </w:rPr>
            <w:t>Inhaltsverzeichnis</w:t>
          </w:r>
        </w:p>
        <w:p w14:paraId="76B5D8B8" w14:textId="4258C324" w:rsidR="008E665C" w:rsidRDefault="00473371" w:rsidP="6B06F679">
          <w:pPr>
            <w:pStyle w:val="Verzeichnis1"/>
            <w:tabs>
              <w:tab w:val="left" w:pos="390"/>
              <w:tab w:val="right" w:leader="dot" w:pos="9060"/>
            </w:tabs>
          </w:pPr>
          <w:r w:rsidRPr="001F59EC">
            <w:fldChar w:fldCharType="begin"/>
          </w:r>
          <w:r>
            <w:instrText>TOC \o "1-3" \z \u \h</w:instrText>
          </w:r>
          <w:r w:rsidRPr="001F59EC">
            <w:fldChar w:fldCharType="separate"/>
          </w:r>
          <w:hyperlink w:anchor="_Toc1036880015">
            <w:r w:rsidR="6B06F679" w:rsidRPr="6B06F679">
              <w:rPr>
                <w:rStyle w:val="Hyperlink"/>
              </w:rPr>
              <w:t>1.</w:t>
            </w:r>
            <w:r>
              <w:tab/>
            </w:r>
            <w:r w:rsidR="6B06F679" w:rsidRPr="6B06F679">
              <w:rPr>
                <w:rStyle w:val="Hyperlink"/>
              </w:rPr>
              <w:t>Einleitung</w:t>
            </w:r>
            <w:r>
              <w:tab/>
            </w:r>
            <w:r>
              <w:fldChar w:fldCharType="begin"/>
            </w:r>
            <w:r>
              <w:instrText>PAGEREF _Toc1036880015 \h</w:instrText>
            </w:r>
            <w:r>
              <w:fldChar w:fldCharType="separate"/>
            </w:r>
            <w:r w:rsidR="6B06F679" w:rsidRPr="6B06F679">
              <w:rPr>
                <w:rStyle w:val="Hyperlink"/>
              </w:rPr>
              <w:t>3</w:t>
            </w:r>
            <w:r>
              <w:fldChar w:fldCharType="end"/>
            </w:r>
          </w:hyperlink>
        </w:p>
        <w:p w14:paraId="394810E4" w14:textId="79C2DA49" w:rsidR="008E665C" w:rsidRDefault="6B06F679" w:rsidP="6B06F679">
          <w:pPr>
            <w:pStyle w:val="Verzeichnis1"/>
            <w:tabs>
              <w:tab w:val="left" w:pos="390"/>
              <w:tab w:val="right" w:leader="dot" w:pos="9060"/>
            </w:tabs>
          </w:pPr>
          <w:hyperlink w:anchor="_Toc1117552649">
            <w:r w:rsidRPr="6B06F679">
              <w:rPr>
                <w:rStyle w:val="Hyperlink"/>
              </w:rPr>
              <w:t>2.</w:t>
            </w:r>
            <w:r w:rsidR="008E665C">
              <w:tab/>
            </w:r>
            <w:r w:rsidRPr="6B06F679">
              <w:rPr>
                <w:rStyle w:val="Hyperlink"/>
              </w:rPr>
              <w:t>Änderungsverzeichnis</w:t>
            </w:r>
            <w:r w:rsidR="008E665C">
              <w:tab/>
            </w:r>
            <w:r w:rsidR="008E665C">
              <w:fldChar w:fldCharType="begin"/>
            </w:r>
            <w:r w:rsidR="008E665C">
              <w:instrText>PAGEREF _Toc1117552649 \h</w:instrText>
            </w:r>
            <w:r w:rsidR="008E665C">
              <w:fldChar w:fldCharType="separate"/>
            </w:r>
            <w:r w:rsidRPr="6B06F679">
              <w:rPr>
                <w:rStyle w:val="Hyperlink"/>
              </w:rPr>
              <w:t>4</w:t>
            </w:r>
            <w:r w:rsidR="008E665C">
              <w:fldChar w:fldCharType="end"/>
            </w:r>
          </w:hyperlink>
        </w:p>
        <w:p w14:paraId="1CBCD305" w14:textId="045B44F8" w:rsidR="008E665C" w:rsidRDefault="6B06F679" w:rsidP="6B06F679">
          <w:pPr>
            <w:pStyle w:val="Verzeichnis1"/>
            <w:tabs>
              <w:tab w:val="left" w:pos="390"/>
              <w:tab w:val="right" w:leader="dot" w:pos="9060"/>
            </w:tabs>
          </w:pPr>
          <w:hyperlink w:anchor="_Toc1571066905">
            <w:r w:rsidRPr="6B06F679">
              <w:rPr>
                <w:rStyle w:val="Hyperlink"/>
              </w:rPr>
              <w:t>3.</w:t>
            </w:r>
            <w:r w:rsidR="008E665C">
              <w:tab/>
            </w:r>
            <w:r w:rsidRPr="6B06F679">
              <w:rPr>
                <w:rStyle w:val="Hyperlink"/>
              </w:rPr>
              <w:t>Verantwortlichkeiten</w:t>
            </w:r>
            <w:r w:rsidR="008E665C">
              <w:tab/>
            </w:r>
            <w:r w:rsidR="008E665C">
              <w:fldChar w:fldCharType="begin"/>
            </w:r>
            <w:r w:rsidR="008E665C">
              <w:instrText>PAGEREF _Toc1571066905 \h</w:instrText>
            </w:r>
            <w:r w:rsidR="008E665C">
              <w:fldChar w:fldCharType="separate"/>
            </w:r>
            <w:r w:rsidRPr="6B06F679">
              <w:rPr>
                <w:rStyle w:val="Hyperlink"/>
              </w:rPr>
              <w:t>6</w:t>
            </w:r>
            <w:r w:rsidR="008E665C">
              <w:fldChar w:fldCharType="end"/>
            </w:r>
          </w:hyperlink>
        </w:p>
        <w:p w14:paraId="12F838A4" w14:textId="5B34EA84" w:rsidR="008E665C" w:rsidRDefault="6B06F679" w:rsidP="6B06F679">
          <w:pPr>
            <w:pStyle w:val="Verzeichnis2"/>
            <w:tabs>
              <w:tab w:val="left" w:pos="600"/>
              <w:tab w:val="right" w:leader="dot" w:pos="9060"/>
            </w:tabs>
          </w:pPr>
          <w:hyperlink w:anchor="_Toc486204783">
            <w:r w:rsidRPr="6B06F679">
              <w:rPr>
                <w:rStyle w:val="Hyperlink"/>
              </w:rPr>
              <w:t>3.1.</w:t>
            </w:r>
            <w:r w:rsidR="008E665C">
              <w:tab/>
            </w:r>
            <w:r w:rsidRPr="6B06F679">
              <w:rPr>
                <w:rStyle w:val="Hyperlink"/>
              </w:rPr>
              <w:t>Kunde</w:t>
            </w:r>
            <w:r w:rsidR="008E665C">
              <w:tab/>
            </w:r>
            <w:r w:rsidR="008E665C">
              <w:fldChar w:fldCharType="begin"/>
            </w:r>
            <w:r w:rsidR="008E665C">
              <w:instrText>PAGEREF _Toc486204783 \h</w:instrText>
            </w:r>
            <w:r w:rsidR="008E665C">
              <w:fldChar w:fldCharType="separate"/>
            </w:r>
            <w:r w:rsidRPr="6B06F679">
              <w:rPr>
                <w:rStyle w:val="Hyperlink"/>
              </w:rPr>
              <w:t>6</w:t>
            </w:r>
            <w:r w:rsidR="008E665C">
              <w:fldChar w:fldCharType="end"/>
            </w:r>
          </w:hyperlink>
        </w:p>
        <w:p w14:paraId="57A1AC8A" w14:textId="5B73E917" w:rsidR="008E665C" w:rsidRDefault="6B06F679" w:rsidP="6B06F679">
          <w:pPr>
            <w:pStyle w:val="Verzeichnis2"/>
            <w:tabs>
              <w:tab w:val="left" w:pos="600"/>
              <w:tab w:val="right" w:leader="dot" w:pos="9060"/>
            </w:tabs>
          </w:pPr>
          <w:hyperlink w:anchor="_Toc300536457">
            <w:r w:rsidRPr="6B06F679">
              <w:rPr>
                <w:rStyle w:val="Hyperlink"/>
              </w:rPr>
              <w:t>3.2.</w:t>
            </w:r>
            <w:r w:rsidR="008E665C">
              <w:tab/>
            </w:r>
            <w:r w:rsidRPr="6B06F679">
              <w:rPr>
                <w:rStyle w:val="Hyperlink"/>
              </w:rPr>
              <w:t>Proact</w:t>
            </w:r>
            <w:r w:rsidR="008E665C">
              <w:tab/>
            </w:r>
            <w:r w:rsidR="008E665C">
              <w:fldChar w:fldCharType="begin"/>
            </w:r>
            <w:r w:rsidR="008E665C">
              <w:instrText>PAGEREF _Toc300536457 \h</w:instrText>
            </w:r>
            <w:r w:rsidR="008E665C">
              <w:fldChar w:fldCharType="separate"/>
            </w:r>
            <w:r w:rsidRPr="6B06F679">
              <w:rPr>
                <w:rStyle w:val="Hyperlink"/>
              </w:rPr>
              <w:t>6</w:t>
            </w:r>
            <w:r w:rsidR="008E665C">
              <w:fldChar w:fldCharType="end"/>
            </w:r>
          </w:hyperlink>
        </w:p>
        <w:p w14:paraId="7065167A" w14:textId="096E229E" w:rsidR="008E665C" w:rsidRDefault="6B06F679" w:rsidP="6B06F679">
          <w:pPr>
            <w:pStyle w:val="Verzeichnis1"/>
            <w:tabs>
              <w:tab w:val="left" w:pos="390"/>
              <w:tab w:val="right" w:leader="dot" w:pos="9060"/>
            </w:tabs>
          </w:pPr>
          <w:hyperlink w:anchor="_Toc1112233686">
            <w:r w:rsidRPr="6B06F679">
              <w:rPr>
                <w:rStyle w:val="Hyperlink"/>
              </w:rPr>
              <w:t>4.</w:t>
            </w:r>
            <w:r w:rsidR="008E665C">
              <w:tab/>
            </w:r>
            <w:r w:rsidRPr="6B06F679">
              <w:rPr>
                <w:rStyle w:val="Hyperlink"/>
              </w:rPr>
              <w:t>Übersicht Leistungsscheine und Services</w:t>
            </w:r>
            <w:r w:rsidR="008E665C">
              <w:tab/>
            </w:r>
            <w:r w:rsidR="008E665C">
              <w:fldChar w:fldCharType="begin"/>
            </w:r>
            <w:r w:rsidR="008E665C">
              <w:instrText>PAGEREF _Toc1112233686 \h</w:instrText>
            </w:r>
            <w:r w:rsidR="008E665C">
              <w:fldChar w:fldCharType="separate"/>
            </w:r>
            <w:r w:rsidRPr="6B06F679">
              <w:rPr>
                <w:rStyle w:val="Hyperlink"/>
              </w:rPr>
              <w:t>6</w:t>
            </w:r>
            <w:r w:rsidR="008E665C">
              <w:fldChar w:fldCharType="end"/>
            </w:r>
          </w:hyperlink>
        </w:p>
        <w:p w14:paraId="711C392F" w14:textId="793E3151" w:rsidR="008E665C" w:rsidRDefault="6B06F679" w:rsidP="6B06F679">
          <w:pPr>
            <w:pStyle w:val="Verzeichnis2"/>
            <w:tabs>
              <w:tab w:val="left" w:pos="600"/>
              <w:tab w:val="right" w:leader="dot" w:pos="9060"/>
            </w:tabs>
          </w:pPr>
          <w:hyperlink w:anchor="_Toc1922681666">
            <w:r w:rsidRPr="6B06F679">
              <w:rPr>
                <w:rStyle w:val="Hyperlink"/>
              </w:rPr>
              <w:t>4.1.</w:t>
            </w:r>
            <w:r w:rsidR="008E665C">
              <w:tab/>
            </w:r>
            <w:r w:rsidRPr="6B06F679">
              <w:rPr>
                <w:rStyle w:val="Hyperlink"/>
              </w:rPr>
              <w:t>Proact Cloud</w:t>
            </w:r>
            <w:r w:rsidR="008E665C">
              <w:tab/>
            </w:r>
            <w:r w:rsidR="008E665C">
              <w:fldChar w:fldCharType="begin"/>
            </w:r>
            <w:r w:rsidR="008E665C">
              <w:instrText>PAGEREF _Toc1922681666 \h</w:instrText>
            </w:r>
            <w:r w:rsidR="008E665C">
              <w:fldChar w:fldCharType="separate"/>
            </w:r>
            <w:r w:rsidRPr="6B06F679">
              <w:rPr>
                <w:rStyle w:val="Hyperlink"/>
              </w:rPr>
              <w:t>7</w:t>
            </w:r>
            <w:r w:rsidR="008E665C">
              <w:fldChar w:fldCharType="end"/>
            </w:r>
          </w:hyperlink>
        </w:p>
        <w:p w14:paraId="62CAAB72" w14:textId="4C601381" w:rsidR="008E665C" w:rsidRDefault="6B06F679" w:rsidP="6B06F679">
          <w:pPr>
            <w:pStyle w:val="Verzeichnis2"/>
            <w:tabs>
              <w:tab w:val="left" w:pos="600"/>
              <w:tab w:val="right" w:leader="dot" w:pos="9060"/>
            </w:tabs>
          </w:pPr>
          <w:hyperlink w:anchor="_Toc164598870">
            <w:r w:rsidRPr="6B06F679">
              <w:rPr>
                <w:rStyle w:val="Hyperlink"/>
              </w:rPr>
              <w:t>4.2.</w:t>
            </w:r>
            <w:r w:rsidR="008E665C">
              <w:tab/>
            </w:r>
            <w:r w:rsidRPr="6B06F679">
              <w:rPr>
                <w:rStyle w:val="Hyperlink"/>
              </w:rPr>
              <w:t>On Prem</w:t>
            </w:r>
            <w:r w:rsidR="008E665C">
              <w:tab/>
            </w:r>
            <w:r w:rsidR="008E665C">
              <w:fldChar w:fldCharType="begin"/>
            </w:r>
            <w:r w:rsidR="008E665C">
              <w:instrText>PAGEREF _Toc164598870 \h</w:instrText>
            </w:r>
            <w:r w:rsidR="008E665C">
              <w:fldChar w:fldCharType="separate"/>
            </w:r>
            <w:r w:rsidRPr="6B06F679">
              <w:rPr>
                <w:rStyle w:val="Hyperlink"/>
              </w:rPr>
              <w:t>7</w:t>
            </w:r>
            <w:r w:rsidR="008E665C">
              <w:fldChar w:fldCharType="end"/>
            </w:r>
          </w:hyperlink>
        </w:p>
        <w:p w14:paraId="1420197F" w14:textId="19F3522F" w:rsidR="008E665C" w:rsidRDefault="6B06F679" w:rsidP="6B06F679">
          <w:pPr>
            <w:pStyle w:val="Verzeichnis1"/>
            <w:tabs>
              <w:tab w:val="left" w:pos="390"/>
              <w:tab w:val="right" w:leader="dot" w:pos="9060"/>
            </w:tabs>
          </w:pPr>
          <w:hyperlink w:anchor="_Toc1819119306">
            <w:r w:rsidRPr="6B06F679">
              <w:rPr>
                <w:rStyle w:val="Hyperlink"/>
              </w:rPr>
              <w:t>5.</w:t>
            </w:r>
            <w:r w:rsidR="008E665C">
              <w:tab/>
            </w:r>
            <w:r w:rsidRPr="6B06F679">
              <w:rPr>
                <w:rStyle w:val="Hyperlink"/>
              </w:rPr>
              <w:t>Lizenzen</w:t>
            </w:r>
            <w:r w:rsidR="008E665C">
              <w:tab/>
            </w:r>
            <w:r w:rsidR="008E665C">
              <w:fldChar w:fldCharType="begin"/>
            </w:r>
            <w:r w:rsidR="008E665C">
              <w:instrText>PAGEREF _Toc1819119306 \h</w:instrText>
            </w:r>
            <w:r w:rsidR="008E665C">
              <w:fldChar w:fldCharType="separate"/>
            </w:r>
            <w:r w:rsidRPr="6B06F679">
              <w:rPr>
                <w:rStyle w:val="Hyperlink"/>
              </w:rPr>
              <w:t>7</w:t>
            </w:r>
            <w:r w:rsidR="008E665C">
              <w:fldChar w:fldCharType="end"/>
            </w:r>
          </w:hyperlink>
        </w:p>
        <w:p w14:paraId="2E7ED1E3" w14:textId="29EF7E00" w:rsidR="008E665C" w:rsidRDefault="6B06F679" w:rsidP="6B06F679">
          <w:pPr>
            <w:pStyle w:val="Verzeichnis2"/>
            <w:tabs>
              <w:tab w:val="left" w:pos="600"/>
              <w:tab w:val="right" w:leader="dot" w:pos="9060"/>
            </w:tabs>
          </w:pPr>
          <w:hyperlink w:anchor="_Toc221472224">
            <w:r w:rsidRPr="6B06F679">
              <w:rPr>
                <w:rStyle w:val="Hyperlink"/>
              </w:rPr>
              <w:t>5.1.</w:t>
            </w:r>
            <w:r w:rsidR="008E665C">
              <w:tab/>
            </w:r>
            <w:r w:rsidRPr="6B06F679">
              <w:rPr>
                <w:rStyle w:val="Hyperlink"/>
              </w:rPr>
              <w:t>Übersicht Beistellung</w:t>
            </w:r>
            <w:r w:rsidR="008E665C">
              <w:tab/>
            </w:r>
            <w:r w:rsidR="008E665C">
              <w:fldChar w:fldCharType="begin"/>
            </w:r>
            <w:r w:rsidR="008E665C">
              <w:instrText>PAGEREF _Toc221472224 \h</w:instrText>
            </w:r>
            <w:r w:rsidR="008E665C">
              <w:fldChar w:fldCharType="separate"/>
            </w:r>
            <w:r w:rsidRPr="6B06F679">
              <w:rPr>
                <w:rStyle w:val="Hyperlink"/>
              </w:rPr>
              <w:t>8</w:t>
            </w:r>
            <w:r w:rsidR="008E665C">
              <w:fldChar w:fldCharType="end"/>
            </w:r>
          </w:hyperlink>
        </w:p>
        <w:p w14:paraId="5246C682" w14:textId="68262EE9" w:rsidR="008E665C" w:rsidRDefault="6B06F679" w:rsidP="6B06F679">
          <w:pPr>
            <w:pStyle w:val="Verzeichnis2"/>
            <w:tabs>
              <w:tab w:val="left" w:pos="600"/>
              <w:tab w:val="right" w:leader="dot" w:pos="9060"/>
            </w:tabs>
          </w:pPr>
          <w:hyperlink w:anchor="_Toc1177470370">
            <w:r w:rsidRPr="6B06F679">
              <w:rPr>
                <w:rStyle w:val="Hyperlink"/>
              </w:rPr>
              <w:t>5.2.</w:t>
            </w:r>
            <w:r w:rsidR="008E665C">
              <w:tab/>
            </w:r>
            <w:r w:rsidRPr="6B06F679">
              <w:rPr>
                <w:rStyle w:val="Hyperlink"/>
              </w:rPr>
              <w:t>Übersicht Lizenzerfassung</w:t>
            </w:r>
            <w:r w:rsidR="008E665C">
              <w:tab/>
            </w:r>
            <w:r w:rsidR="008E665C">
              <w:fldChar w:fldCharType="begin"/>
            </w:r>
            <w:r w:rsidR="008E665C">
              <w:instrText>PAGEREF _Toc1177470370 \h</w:instrText>
            </w:r>
            <w:r w:rsidR="008E665C">
              <w:fldChar w:fldCharType="separate"/>
            </w:r>
            <w:r w:rsidRPr="6B06F679">
              <w:rPr>
                <w:rStyle w:val="Hyperlink"/>
              </w:rPr>
              <w:t>8</w:t>
            </w:r>
            <w:r w:rsidR="008E665C">
              <w:fldChar w:fldCharType="end"/>
            </w:r>
          </w:hyperlink>
        </w:p>
        <w:p w14:paraId="003A494A" w14:textId="53030805" w:rsidR="008E665C" w:rsidRDefault="6B06F679" w:rsidP="6B06F679">
          <w:pPr>
            <w:pStyle w:val="Verzeichnis2"/>
            <w:tabs>
              <w:tab w:val="left" w:pos="600"/>
              <w:tab w:val="right" w:leader="dot" w:pos="9060"/>
            </w:tabs>
          </w:pPr>
          <w:hyperlink w:anchor="_Toc576850173">
            <w:r w:rsidRPr="6B06F679">
              <w:rPr>
                <w:rStyle w:val="Hyperlink"/>
              </w:rPr>
              <w:t>5.3.</w:t>
            </w:r>
            <w:r w:rsidR="008E665C">
              <w:tab/>
            </w:r>
            <w:r w:rsidRPr="6B06F679">
              <w:rPr>
                <w:rStyle w:val="Hyperlink"/>
              </w:rPr>
              <w:t>Dokumentation Windows CPU-Kerne</w:t>
            </w:r>
            <w:r w:rsidR="008E665C">
              <w:tab/>
            </w:r>
            <w:r w:rsidR="008E665C">
              <w:fldChar w:fldCharType="begin"/>
            </w:r>
            <w:r w:rsidR="008E665C">
              <w:instrText>PAGEREF _Toc576850173 \h</w:instrText>
            </w:r>
            <w:r w:rsidR="008E665C">
              <w:fldChar w:fldCharType="separate"/>
            </w:r>
            <w:r w:rsidRPr="6B06F679">
              <w:rPr>
                <w:rStyle w:val="Hyperlink"/>
              </w:rPr>
              <w:t>8</w:t>
            </w:r>
            <w:r w:rsidR="008E665C">
              <w:fldChar w:fldCharType="end"/>
            </w:r>
          </w:hyperlink>
        </w:p>
        <w:p w14:paraId="571A4A1D" w14:textId="010D9BA7" w:rsidR="008E665C" w:rsidRDefault="6B06F679" w:rsidP="6B06F679">
          <w:pPr>
            <w:pStyle w:val="Verzeichnis1"/>
            <w:tabs>
              <w:tab w:val="left" w:pos="390"/>
              <w:tab w:val="right" w:leader="dot" w:pos="9060"/>
            </w:tabs>
          </w:pPr>
          <w:hyperlink w:anchor="_Toc1519242512">
            <w:r w:rsidRPr="6B06F679">
              <w:rPr>
                <w:rStyle w:val="Hyperlink"/>
              </w:rPr>
              <w:t>6.</w:t>
            </w:r>
            <w:r w:rsidR="008E665C">
              <w:tab/>
            </w:r>
            <w:r w:rsidRPr="6B06F679">
              <w:rPr>
                <w:rStyle w:val="Hyperlink"/>
              </w:rPr>
              <w:t>Kundenumgebung</w:t>
            </w:r>
            <w:r w:rsidR="008E665C">
              <w:tab/>
            </w:r>
            <w:r w:rsidR="008E665C">
              <w:fldChar w:fldCharType="begin"/>
            </w:r>
            <w:r w:rsidR="008E665C">
              <w:instrText>PAGEREF _Toc1519242512 \h</w:instrText>
            </w:r>
            <w:r w:rsidR="008E665C">
              <w:fldChar w:fldCharType="separate"/>
            </w:r>
            <w:r w:rsidRPr="6B06F679">
              <w:rPr>
                <w:rStyle w:val="Hyperlink"/>
              </w:rPr>
              <w:t>10</w:t>
            </w:r>
            <w:r w:rsidR="008E665C">
              <w:fldChar w:fldCharType="end"/>
            </w:r>
          </w:hyperlink>
        </w:p>
        <w:p w14:paraId="269A1726" w14:textId="3DADC114" w:rsidR="008E665C" w:rsidRDefault="6B06F679" w:rsidP="6B06F679">
          <w:pPr>
            <w:pStyle w:val="Verzeichnis2"/>
            <w:tabs>
              <w:tab w:val="left" w:pos="600"/>
              <w:tab w:val="right" w:leader="dot" w:pos="9060"/>
            </w:tabs>
          </w:pPr>
          <w:hyperlink w:anchor="_Toc1972156496">
            <w:r w:rsidRPr="6B06F679">
              <w:rPr>
                <w:rStyle w:val="Hyperlink"/>
              </w:rPr>
              <w:t>6.1.</w:t>
            </w:r>
            <w:r w:rsidR="008E665C">
              <w:tab/>
            </w:r>
            <w:r w:rsidRPr="6B06F679">
              <w:rPr>
                <w:rStyle w:val="Hyperlink"/>
              </w:rPr>
              <w:t>Management- und Servernetzwerk BIG Dortmund</w:t>
            </w:r>
            <w:r w:rsidR="008E665C">
              <w:tab/>
            </w:r>
            <w:r w:rsidR="008E665C">
              <w:fldChar w:fldCharType="begin"/>
            </w:r>
            <w:r w:rsidR="008E665C">
              <w:instrText>PAGEREF _Toc1972156496 \h</w:instrText>
            </w:r>
            <w:r w:rsidR="008E665C">
              <w:fldChar w:fldCharType="separate"/>
            </w:r>
            <w:r w:rsidRPr="6B06F679">
              <w:rPr>
                <w:rStyle w:val="Hyperlink"/>
              </w:rPr>
              <w:t>11</w:t>
            </w:r>
            <w:r w:rsidR="008E665C">
              <w:fldChar w:fldCharType="end"/>
            </w:r>
          </w:hyperlink>
        </w:p>
        <w:p w14:paraId="0076E227" w14:textId="136680A7" w:rsidR="008E665C" w:rsidRDefault="6B06F679" w:rsidP="6B06F679">
          <w:pPr>
            <w:pStyle w:val="Verzeichnis2"/>
            <w:tabs>
              <w:tab w:val="left" w:pos="600"/>
              <w:tab w:val="right" w:leader="dot" w:pos="9060"/>
            </w:tabs>
          </w:pPr>
          <w:hyperlink w:anchor="_Toc1192130214">
            <w:r w:rsidRPr="6B06F679">
              <w:rPr>
                <w:rStyle w:val="Hyperlink"/>
              </w:rPr>
              <w:t>6.2.</w:t>
            </w:r>
            <w:r w:rsidR="008E665C">
              <w:tab/>
            </w:r>
            <w:r w:rsidRPr="6B06F679">
              <w:rPr>
                <w:rStyle w:val="Hyperlink"/>
              </w:rPr>
              <w:t>Zugangskontrolle</w:t>
            </w:r>
            <w:r w:rsidR="008E665C">
              <w:tab/>
            </w:r>
            <w:r w:rsidR="008E665C">
              <w:fldChar w:fldCharType="begin"/>
            </w:r>
            <w:r w:rsidR="008E665C">
              <w:instrText>PAGEREF _Toc1192130214 \h</w:instrText>
            </w:r>
            <w:r w:rsidR="008E665C">
              <w:fldChar w:fldCharType="separate"/>
            </w:r>
            <w:r w:rsidRPr="6B06F679">
              <w:rPr>
                <w:rStyle w:val="Hyperlink"/>
              </w:rPr>
              <w:t>11</w:t>
            </w:r>
            <w:r w:rsidR="008E665C">
              <w:fldChar w:fldCharType="end"/>
            </w:r>
          </w:hyperlink>
        </w:p>
        <w:p w14:paraId="6BCEA15F" w14:textId="1DA9968F" w:rsidR="008E665C" w:rsidRDefault="6B06F679" w:rsidP="6B06F679">
          <w:pPr>
            <w:pStyle w:val="Verzeichnis2"/>
            <w:tabs>
              <w:tab w:val="left" w:pos="600"/>
              <w:tab w:val="right" w:leader="dot" w:pos="9060"/>
            </w:tabs>
          </w:pPr>
          <w:hyperlink w:anchor="_Toc1098931911">
            <w:r w:rsidRPr="6B06F679">
              <w:rPr>
                <w:rStyle w:val="Hyperlink"/>
              </w:rPr>
              <w:t>6.3.</w:t>
            </w:r>
            <w:r w:rsidR="008E665C">
              <w:tab/>
            </w:r>
            <w:r w:rsidRPr="6B06F679">
              <w:rPr>
                <w:rStyle w:val="Hyperlink"/>
              </w:rPr>
              <w:t>Telefonie</w:t>
            </w:r>
            <w:r w:rsidR="008E665C">
              <w:tab/>
            </w:r>
            <w:r w:rsidR="008E665C">
              <w:fldChar w:fldCharType="begin"/>
            </w:r>
            <w:r w:rsidR="008E665C">
              <w:instrText>PAGEREF _Toc1098931911 \h</w:instrText>
            </w:r>
            <w:r w:rsidR="008E665C">
              <w:fldChar w:fldCharType="separate"/>
            </w:r>
            <w:r w:rsidRPr="6B06F679">
              <w:rPr>
                <w:rStyle w:val="Hyperlink"/>
              </w:rPr>
              <w:t>11</w:t>
            </w:r>
            <w:r w:rsidR="008E665C">
              <w:fldChar w:fldCharType="end"/>
            </w:r>
          </w:hyperlink>
        </w:p>
        <w:p w14:paraId="7111A3FC" w14:textId="7D0541D6" w:rsidR="008E665C" w:rsidRDefault="6B06F679" w:rsidP="6B06F679">
          <w:pPr>
            <w:pStyle w:val="Verzeichnis3"/>
            <w:tabs>
              <w:tab w:val="left" w:pos="1200"/>
              <w:tab w:val="right" w:leader="dot" w:pos="9060"/>
            </w:tabs>
          </w:pPr>
          <w:hyperlink w:anchor="_Toc475188069">
            <w:r w:rsidRPr="6B06F679">
              <w:rPr>
                <w:rStyle w:val="Hyperlink"/>
              </w:rPr>
              <w:t>6.3.1.</w:t>
            </w:r>
            <w:r w:rsidR="008E665C">
              <w:tab/>
            </w:r>
            <w:r w:rsidRPr="6B06F679">
              <w:rPr>
                <w:rStyle w:val="Hyperlink"/>
              </w:rPr>
              <w:t>BIG</w:t>
            </w:r>
            <w:r w:rsidR="008E665C">
              <w:tab/>
            </w:r>
            <w:r w:rsidR="008E665C">
              <w:fldChar w:fldCharType="begin"/>
            </w:r>
            <w:r w:rsidR="008E665C">
              <w:instrText>PAGEREF _Toc475188069 \h</w:instrText>
            </w:r>
            <w:r w:rsidR="008E665C">
              <w:fldChar w:fldCharType="separate"/>
            </w:r>
            <w:r w:rsidRPr="6B06F679">
              <w:rPr>
                <w:rStyle w:val="Hyperlink"/>
              </w:rPr>
              <w:t>11</w:t>
            </w:r>
            <w:r w:rsidR="008E665C">
              <w:fldChar w:fldCharType="end"/>
            </w:r>
          </w:hyperlink>
        </w:p>
        <w:p w14:paraId="4CCCE445" w14:textId="55062E75" w:rsidR="008E665C" w:rsidRDefault="6B06F679" w:rsidP="6B06F679">
          <w:pPr>
            <w:pStyle w:val="Verzeichnis2"/>
            <w:tabs>
              <w:tab w:val="left" w:pos="600"/>
              <w:tab w:val="right" w:leader="dot" w:pos="9060"/>
            </w:tabs>
          </w:pPr>
          <w:hyperlink w:anchor="_Toc1113237047">
            <w:r w:rsidRPr="6B06F679">
              <w:rPr>
                <w:rStyle w:val="Hyperlink"/>
              </w:rPr>
              <w:t>6.4.</w:t>
            </w:r>
            <w:r w:rsidR="008E665C">
              <w:tab/>
            </w:r>
            <w:r w:rsidRPr="6B06F679">
              <w:rPr>
                <w:rStyle w:val="Hyperlink"/>
              </w:rPr>
              <w:t>Trend Micro Deep Discovery Analyzer (DDA)</w:t>
            </w:r>
            <w:r w:rsidR="008E665C">
              <w:tab/>
            </w:r>
            <w:r w:rsidR="008E665C">
              <w:fldChar w:fldCharType="begin"/>
            </w:r>
            <w:r w:rsidR="008E665C">
              <w:instrText>PAGEREF _Toc1113237047 \h</w:instrText>
            </w:r>
            <w:r w:rsidR="008E665C">
              <w:fldChar w:fldCharType="separate"/>
            </w:r>
            <w:r w:rsidRPr="6B06F679">
              <w:rPr>
                <w:rStyle w:val="Hyperlink"/>
              </w:rPr>
              <w:t>14</w:t>
            </w:r>
            <w:r w:rsidR="008E665C">
              <w:fldChar w:fldCharType="end"/>
            </w:r>
          </w:hyperlink>
        </w:p>
        <w:p w14:paraId="6B5E104B" w14:textId="54251FB3" w:rsidR="008E665C" w:rsidRDefault="6B06F679" w:rsidP="6B06F679">
          <w:pPr>
            <w:pStyle w:val="Verzeichnis2"/>
            <w:tabs>
              <w:tab w:val="left" w:pos="600"/>
              <w:tab w:val="right" w:leader="dot" w:pos="9060"/>
            </w:tabs>
          </w:pPr>
          <w:hyperlink w:anchor="_Toc1885773732">
            <w:r w:rsidRPr="6B06F679">
              <w:rPr>
                <w:rStyle w:val="Hyperlink"/>
              </w:rPr>
              <w:t>6.5.</w:t>
            </w:r>
            <w:r w:rsidR="008E665C">
              <w:tab/>
            </w:r>
            <w:r w:rsidRPr="6B06F679">
              <w:rPr>
                <w:rStyle w:val="Hyperlink"/>
              </w:rPr>
              <w:t>Trend Micro Deep Discovery Inspector (DDI)</w:t>
            </w:r>
            <w:r w:rsidR="008E665C">
              <w:tab/>
            </w:r>
            <w:r w:rsidR="008E665C">
              <w:fldChar w:fldCharType="begin"/>
            </w:r>
            <w:r w:rsidR="008E665C">
              <w:instrText>PAGEREF _Toc1885773732 \h</w:instrText>
            </w:r>
            <w:r w:rsidR="008E665C">
              <w:fldChar w:fldCharType="separate"/>
            </w:r>
            <w:r w:rsidRPr="6B06F679">
              <w:rPr>
                <w:rStyle w:val="Hyperlink"/>
              </w:rPr>
              <w:t>16</w:t>
            </w:r>
            <w:r w:rsidR="008E665C">
              <w:fldChar w:fldCharType="end"/>
            </w:r>
          </w:hyperlink>
        </w:p>
        <w:p w14:paraId="12A3F64C" w14:textId="724C5918" w:rsidR="008E665C" w:rsidRDefault="6B06F679" w:rsidP="6B06F679">
          <w:pPr>
            <w:pStyle w:val="Verzeichnis2"/>
            <w:tabs>
              <w:tab w:val="left" w:pos="600"/>
              <w:tab w:val="right" w:leader="dot" w:pos="9060"/>
            </w:tabs>
          </w:pPr>
          <w:hyperlink w:anchor="_Toc110080218">
            <w:r w:rsidRPr="6B06F679">
              <w:rPr>
                <w:rStyle w:val="Hyperlink"/>
              </w:rPr>
              <w:t>6.6.</w:t>
            </w:r>
            <w:r w:rsidR="008E665C">
              <w:tab/>
            </w:r>
            <w:r w:rsidRPr="6B06F679">
              <w:rPr>
                <w:rStyle w:val="Hyperlink"/>
              </w:rPr>
              <w:t>Greenbone Security Manager</w:t>
            </w:r>
            <w:r w:rsidR="008E665C">
              <w:tab/>
            </w:r>
            <w:r w:rsidR="008E665C">
              <w:fldChar w:fldCharType="begin"/>
            </w:r>
            <w:r w:rsidR="008E665C">
              <w:instrText>PAGEREF _Toc110080218 \h</w:instrText>
            </w:r>
            <w:r w:rsidR="008E665C">
              <w:fldChar w:fldCharType="separate"/>
            </w:r>
            <w:r w:rsidRPr="6B06F679">
              <w:rPr>
                <w:rStyle w:val="Hyperlink"/>
              </w:rPr>
              <w:t>17</w:t>
            </w:r>
            <w:r w:rsidR="008E665C">
              <w:fldChar w:fldCharType="end"/>
            </w:r>
          </w:hyperlink>
        </w:p>
        <w:p w14:paraId="372C8E90" w14:textId="13C2AFF5" w:rsidR="008E665C" w:rsidRDefault="6B06F679" w:rsidP="6B06F679">
          <w:pPr>
            <w:pStyle w:val="Verzeichnis2"/>
            <w:tabs>
              <w:tab w:val="left" w:pos="600"/>
              <w:tab w:val="right" w:leader="dot" w:pos="9060"/>
            </w:tabs>
          </w:pPr>
          <w:hyperlink w:anchor="_Toc2018613610">
            <w:r w:rsidRPr="6B06F679">
              <w:rPr>
                <w:rStyle w:val="Hyperlink"/>
              </w:rPr>
              <w:t>6.7.</w:t>
            </w:r>
            <w:r w:rsidR="008E665C">
              <w:tab/>
            </w:r>
            <w:r w:rsidRPr="6B06F679">
              <w:rPr>
                <w:rStyle w:val="Hyperlink"/>
              </w:rPr>
              <w:t>Server und Services On-Premises</w:t>
            </w:r>
            <w:r w:rsidR="008E665C">
              <w:tab/>
            </w:r>
            <w:r w:rsidR="008E665C">
              <w:fldChar w:fldCharType="begin"/>
            </w:r>
            <w:r w:rsidR="008E665C">
              <w:instrText>PAGEREF _Toc2018613610 \h</w:instrText>
            </w:r>
            <w:r w:rsidR="008E665C">
              <w:fldChar w:fldCharType="separate"/>
            </w:r>
            <w:r w:rsidRPr="6B06F679">
              <w:rPr>
                <w:rStyle w:val="Hyperlink"/>
              </w:rPr>
              <w:t>17</w:t>
            </w:r>
            <w:r w:rsidR="008E665C">
              <w:fldChar w:fldCharType="end"/>
            </w:r>
          </w:hyperlink>
        </w:p>
        <w:p w14:paraId="4365F2B1" w14:textId="039F73F1" w:rsidR="008E665C" w:rsidRDefault="6B06F679" w:rsidP="6B06F679">
          <w:pPr>
            <w:pStyle w:val="Verzeichnis3"/>
            <w:tabs>
              <w:tab w:val="left" w:pos="1200"/>
              <w:tab w:val="right" w:leader="dot" w:pos="9060"/>
            </w:tabs>
          </w:pPr>
          <w:hyperlink w:anchor="_Toc1012524436">
            <w:r w:rsidRPr="6B06F679">
              <w:rPr>
                <w:rStyle w:val="Hyperlink"/>
              </w:rPr>
              <w:t>6.7.1.</w:t>
            </w:r>
            <w:r w:rsidR="008E665C">
              <w:tab/>
            </w:r>
            <w:r w:rsidRPr="6B06F679">
              <w:rPr>
                <w:rStyle w:val="Hyperlink"/>
              </w:rPr>
              <w:t>OnPrem Firewall Services MSL3</w:t>
            </w:r>
            <w:r w:rsidR="008E665C">
              <w:tab/>
            </w:r>
            <w:r w:rsidR="008E665C">
              <w:fldChar w:fldCharType="begin"/>
            </w:r>
            <w:r w:rsidR="008E665C">
              <w:instrText>PAGEREF _Toc1012524436 \h</w:instrText>
            </w:r>
            <w:r w:rsidR="008E665C">
              <w:fldChar w:fldCharType="separate"/>
            </w:r>
            <w:r w:rsidRPr="6B06F679">
              <w:rPr>
                <w:rStyle w:val="Hyperlink"/>
              </w:rPr>
              <w:t>17</w:t>
            </w:r>
            <w:r w:rsidR="008E665C">
              <w:fldChar w:fldCharType="end"/>
            </w:r>
          </w:hyperlink>
        </w:p>
        <w:p w14:paraId="391C5BF9" w14:textId="4BDB3582" w:rsidR="008E665C" w:rsidRDefault="6B06F679" w:rsidP="6B06F679">
          <w:pPr>
            <w:pStyle w:val="Verzeichnis3"/>
            <w:tabs>
              <w:tab w:val="left" w:pos="1200"/>
              <w:tab w:val="right" w:leader="dot" w:pos="9060"/>
            </w:tabs>
          </w:pPr>
          <w:hyperlink w:anchor="_Toc1568761335">
            <w:r w:rsidRPr="6B06F679">
              <w:rPr>
                <w:rStyle w:val="Hyperlink"/>
              </w:rPr>
              <w:t>6.7.2.</w:t>
            </w:r>
            <w:r w:rsidR="008E665C">
              <w:tab/>
            </w:r>
            <w:r w:rsidRPr="6B06F679">
              <w:rPr>
                <w:rStyle w:val="Hyperlink"/>
              </w:rPr>
              <w:t>OnPrem VMware Services MSL3</w:t>
            </w:r>
            <w:r w:rsidR="008E665C">
              <w:tab/>
            </w:r>
            <w:r w:rsidR="008E665C">
              <w:fldChar w:fldCharType="begin"/>
            </w:r>
            <w:r w:rsidR="008E665C">
              <w:instrText>PAGEREF _Toc1568761335 \h</w:instrText>
            </w:r>
            <w:r w:rsidR="008E665C">
              <w:fldChar w:fldCharType="separate"/>
            </w:r>
            <w:r w:rsidRPr="6B06F679">
              <w:rPr>
                <w:rStyle w:val="Hyperlink"/>
              </w:rPr>
              <w:t>17</w:t>
            </w:r>
            <w:r w:rsidR="008E665C">
              <w:fldChar w:fldCharType="end"/>
            </w:r>
          </w:hyperlink>
        </w:p>
        <w:p w14:paraId="100139F9" w14:textId="73B4F5C5" w:rsidR="008E665C" w:rsidRDefault="6B06F679" w:rsidP="6B06F679">
          <w:pPr>
            <w:pStyle w:val="Verzeichnis3"/>
            <w:tabs>
              <w:tab w:val="left" w:pos="1200"/>
              <w:tab w:val="right" w:leader="dot" w:pos="9060"/>
            </w:tabs>
          </w:pPr>
          <w:hyperlink w:anchor="_Toc1704010009">
            <w:r w:rsidRPr="6B06F679">
              <w:rPr>
                <w:rStyle w:val="Hyperlink"/>
              </w:rPr>
              <w:t>6.7.3.</w:t>
            </w:r>
            <w:r w:rsidR="008E665C">
              <w:tab/>
            </w:r>
            <w:r w:rsidRPr="6B06F679">
              <w:rPr>
                <w:rStyle w:val="Hyperlink"/>
              </w:rPr>
              <w:t>OnPrem NetApp Services MSL3</w:t>
            </w:r>
            <w:r w:rsidR="008E665C">
              <w:tab/>
            </w:r>
            <w:r w:rsidR="008E665C">
              <w:fldChar w:fldCharType="begin"/>
            </w:r>
            <w:r w:rsidR="008E665C">
              <w:instrText>PAGEREF _Toc1704010009 \h</w:instrText>
            </w:r>
            <w:r w:rsidR="008E665C">
              <w:fldChar w:fldCharType="separate"/>
            </w:r>
            <w:r w:rsidRPr="6B06F679">
              <w:rPr>
                <w:rStyle w:val="Hyperlink"/>
              </w:rPr>
              <w:t>21</w:t>
            </w:r>
            <w:r w:rsidR="008E665C">
              <w:fldChar w:fldCharType="end"/>
            </w:r>
          </w:hyperlink>
        </w:p>
        <w:p w14:paraId="1A19C91F" w14:textId="20782F74" w:rsidR="008E665C" w:rsidRDefault="6B06F679" w:rsidP="6B06F679">
          <w:pPr>
            <w:pStyle w:val="Verzeichnis3"/>
            <w:tabs>
              <w:tab w:val="left" w:pos="1200"/>
              <w:tab w:val="right" w:leader="dot" w:pos="9060"/>
            </w:tabs>
          </w:pPr>
          <w:hyperlink w:anchor="_Toc275244436">
            <w:r w:rsidRPr="6B06F679">
              <w:rPr>
                <w:rStyle w:val="Hyperlink"/>
              </w:rPr>
              <w:t>6.7.4.</w:t>
            </w:r>
            <w:r w:rsidR="008E665C">
              <w:tab/>
            </w:r>
            <w:r w:rsidRPr="6B06F679">
              <w:rPr>
                <w:rStyle w:val="Hyperlink"/>
              </w:rPr>
              <w:t>OnPrem Hyper-V Services MSL3</w:t>
            </w:r>
            <w:r w:rsidR="008E665C">
              <w:tab/>
            </w:r>
            <w:r w:rsidR="008E665C">
              <w:fldChar w:fldCharType="begin"/>
            </w:r>
            <w:r w:rsidR="008E665C">
              <w:instrText>PAGEREF _Toc275244436 \h</w:instrText>
            </w:r>
            <w:r w:rsidR="008E665C">
              <w:fldChar w:fldCharType="separate"/>
            </w:r>
            <w:r w:rsidRPr="6B06F679">
              <w:rPr>
                <w:rStyle w:val="Hyperlink"/>
              </w:rPr>
              <w:t>21</w:t>
            </w:r>
            <w:r w:rsidR="008E665C">
              <w:fldChar w:fldCharType="end"/>
            </w:r>
          </w:hyperlink>
        </w:p>
        <w:p w14:paraId="6A455E8F" w14:textId="7483C271" w:rsidR="008E665C" w:rsidRDefault="6B06F679" w:rsidP="6B06F679">
          <w:pPr>
            <w:pStyle w:val="Verzeichnis1"/>
            <w:tabs>
              <w:tab w:val="left" w:pos="390"/>
              <w:tab w:val="right" w:leader="dot" w:pos="9060"/>
            </w:tabs>
          </w:pPr>
          <w:hyperlink w:anchor="_Toc1077344469">
            <w:r w:rsidRPr="6B06F679">
              <w:rPr>
                <w:rStyle w:val="Hyperlink"/>
              </w:rPr>
              <w:t>7.</w:t>
            </w:r>
            <w:r w:rsidR="008E665C">
              <w:tab/>
            </w:r>
            <w:r w:rsidRPr="6B06F679">
              <w:rPr>
                <w:rStyle w:val="Hyperlink"/>
              </w:rPr>
              <w:t>Proact Cloud Firewall Services</w:t>
            </w:r>
            <w:r w:rsidR="008E665C">
              <w:tab/>
            </w:r>
            <w:r w:rsidR="008E665C">
              <w:fldChar w:fldCharType="begin"/>
            </w:r>
            <w:r w:rsidR="008E665C">
              <w:instrText>PAGEREF _Toc1077344469 \h</w:instrText>
            </w:r>
            <w:r w:rsidR="008E665C">
              <w:fldChar w:fldCharType="separate"/>
            </w:r>
            <w:r w:rsidRPr="6B06F679">
              <w:rPr>
                <w:rStyle w:val="Hyperlink"/>
              </w:rPr>
              <w:t>27</w:t>
            </w:r>
            <w:r w:rsidR="008E665C">
              <w:fldChar w:fldCharType="end"/>
            </w:r>
          </w:hyperlink>
        </w:p>
        <w:p w14:paraId="02498BEA" w14:textId="46C8C0C9" w:rsidR="008E665C" w:rsidRDefault="6B06F679" w:rsidP="6B06F679">
          <w:pPr>
            <w:pStyle w:val="Verzeichnis2"/>
            <w:tabs>
              <w:tab w:val="left" w:pos="600"/>
              <w:tab w:val="right" w:leader="dot" w:pos="9060"/>
            </w:tabs>
          </w:pPr>
          <w:hyperlink w:anchor="_Toc314364351">
            <w:r w:rsidRPr="6B06F679">
              <w:rPr>
                <w:rStyle w:val="Hyperlink"/>
              </w:rPr>
              <w:t>7.1.</w:t>
            </w:r>
            <w:r w:rsidR="008E665C">
              <w:tab/>
            </w:r>
            <w:r w:rsidRPr="6B06F679">
              <w:rPr>
                <w:rStyle w:val="Hyperlink"/>
              </w:rPr>
              <w:t>Aufbau Firewall-Cluster Proact Cloud</w:t>
            </w:r>
            <w:r w:rsidR="008E665C">
              <w:tab/>
            </w:r>
            <w:r w:rsidR="008E665C">
              <w:fldChar w:fldCharType="begin"/>
            </w:r>
            <w:r w:rsidR="008E665C">
              <w:instrText>PAGEREF _Toc314364351 \h</w:instrText>
            </w:r>
            <w:r w:rsidR="008E665C">
              <w:fldChar w:fldCharType="separate"/>
            </w:r>
            <w:r w:rsidRPr="6B06F679">
              <w:rPr>
                <w:rStyle w:val="Hyperlink"/>
              </w:rPr>
              <w:t>28</w:t>
            </w:r>
            <w:r w:rsidR="008E665C">
              <w:fldChar w:fldCharType="end"/>
            </w:r>
          </w:hyperlink>
        </w:p>
        <w:p w14:paraId="5A893C10" w14:textId="71516C79" w:rsidR="008E665C" w:rsidRDefault="6B06F679" w:rsidP="6B06F679">
          <w:pPr>
            <w:pStyle w:val="Verzeichnis2"/>
            <w:tabs>
              <w:tab w:val="left" w:pos="600"/>
              <w:tab w:val="right" w:leader="dot" w:pos="9060"/>
            </w:tabs>
          </w:pPr>
          <w:hyperlink w:anchor="_Toc969635843">
            <w:r w:rsidRPr="6B06F679">
              <w:rPr>
                <w:rStyle w:val="Hyperlink"/>
              </w:rPr>
              <w:t>7.1.</w:t>
            </w:r>
            <w:r w:rsidR="008E665C">
              <w:tab/>
            </w:r>
            <w:r w:rsidRPr="6B06F679">
              <w:rPr>
                <w:rStyle w:val="Hyperlink"/>
              </w:rPr>
              <w:t>Virtuelles Firewall-Cluster</w:t>
            </w:r>
            <w:r w:rsidR="008E665C">
              <w:tab/>
            </w:r>
            <w:r w:rsidR="008E665C">
              <w:fldChar w:fldCharType="begin"/>
            </w:r>
            <w:r w:rsidR="008E665C">
              <w:instrText>PAGEREF _Toc969635843 \h</w:instrText>
            </w:r>
            <w:r w:rsidR="008E665C">
              <w:fldChar w:fldCharType="separate"/>
            </w:r>
            <w:r w:rsidRPr="6B06F679">
              <w:rPr>
                <w:rStyle w:val="Hyperlink"/>
              </w:rPr>
              <w:t>28</w:t>
            </w:r>
            <w:r w:rsidR="008E665C">
              <w:fldChar w:fldCharType="end"/>
            </w:r>
          </w:hyperlink>
        </w:p>
        <w:p w14:paraId="5DD22A86" w14:textId="5E169FAE" w:rsidR="008E665C" w:rsidRDefault="6B06F679" w:rsidP="6B06F679">
          <w:pPr>
            <w:pStyle w:val="Verzeichnis2"/>
            <w:tabs>
              <w:tab w:val="left" w:pos="600"/>
              <w:tab w:val="right" w:leader="dot" w:pos="9060"/>
            </w:tabs>
          </w:pPr>
          <w:hyperlink w:anchor="_Toc890815432">
            <w:r w:rsidRPr="6B06F679">
              <w:rPr>
                <w:rStyle w:val="Hyperlink"/>
              </w:rPr>
              <w:t>7.2.</w:t>
            </w:r>
            <w:r w:rsidR="008E665C">
              <w:tab/>
            </w:r>
            <w:r w:rsidRPr="6B06F679">
              <w:rPr>
                <w:rStyle w:val="Hyperlink"/>
              </w:rPr>
              <w:t>Rechenzentrums-Netzwerke</w:t>
            </w:r>
            <w:r w:rsidR="008E665C">
              <w:tab/>
            </w:r>
            <w:r w:rsidR="008E665C">
              <w:fldChar w:fldCharType="begin"/>
            </w:r>
            <w:r w:rsidR="008E665C">
              <w:instrText>PAGEREF _Toc890815432 \h</w:instrText>
            </w:r>
            <w:r w:rsidR="008E665C">
              <w:fldChar w:fldCharType="separate"/>
            </w:r>
            <w:r w:rsidRPr="6B06F679">
              <w:rPr>
                <w:rStyle w:val="Hyperlink"/>
              </w:rPr>
              <w:t>29</w:t>
            </w:r>
            <w:r w:rsidR="008E665C">
              <w:fldChar w:fldCharType="end"/>
            </w:r>
          </w:hyperlink>
        </w:p>
        <w:p w14:paraId="62B6390F" w14:textId="17318A83" w:rsidR="008E665C" w:rsidRDefault="6B06F679" w:rsidP="6B06F679">
          <w:pPr>
            <w:pStyle w:val="Verzeichnis2"/>
            <w:tabs>
              <w:tab w:val="left" w:pos="600"/>
              <w:tab w:val="right" w:leader="dot" w:pos="9060"/>
            </w:tabs>
          </w:pPr>
          <w:hyperlink w:anchor="_Toc484702888">
            <w:r w:rsidRPr="6B06F679">
              <w:rPr>
                <w:rStyle w:val="Hyperlink"/>
              </w:rPr>
              <w:t>7.3.</w:t>
            </w:r>
            <w:r w:rsidR="008E665C">
              <w:tab/>
            </w:r>
            <w:r w:rsidRPr="6B06F679">
              <w:rPr>
                <w:rStyle w:val="Hyperlink"/>
              </w:rPr>
              <w:t>veröffentlichte Dienste</w:t>
            </w:r>
            <w:r w:rsidR="008E665C">
              <w:tab/>
            </w:r>
            <w:r w:rsidR="008E665C">
              <w:fldChar w:fldCharType="begin"/>
            </w:r>
            <w:r w:rsidR="008E665C">
              <w:instrText>PAGEREF _Toc484702888 \h</w:instrText>
            </w:r>
            <w:r w:rsidR="008E665C">
              <w:fldChar w:fldCharType="separate"/>
            </w:r>
            <w:r w:rsidRPr="6B06F679">
              <w:rPr>
                <w:rStyle w:val="Hyperlink"/>
              </w:rPr>
              <w:t>29</w:t>
            </w:r>
            <w:r w:rsidR="008E665C">
              <w:fldChar w:fldCharType="end"/>
            </w:r>
          </w:hyperlink>
        </w:p>
        <w:p w14:paraId="03B7E140" w14:textId="354443F7" w:rsidR="008E665C" w:rsidRDefault="6B06F679" w:rsidP="6B06F679">
          <w:pPr>
            <w:pStyle w:val="Verzeichnis2"/>
            <w:tabs>
              <w:tab w:val="left" w:pos="600"/>
              <w:tab w:val="right" w:leader="dot" w:pos="9060"/>
            </w:tabs>
          </w:pPr>
          <w:hyperlink w:anchor="_Toc158836980">
            <w:r w:rsidRPr="6B06F679">
              <w:rPr>
                <w:rStyle w:val="Hyperlink"/>
              </w:rPr>
              <w:t>7.4.</w:t>
            </w:r>
            <w:r w:rsidR="008E665C">
              <w:tab/>
            </w:r>
            <w:r w:rsidRPr="6B06F679">
              <w:rPr>
                <w:rStyle w:val="Hyperlink"/>
              </w:rPr>
              <w:t>Site-to-Site IPSec VPN</w:t>
            </w:r>
            <w:r w:rsidR="008E665C">
              <w:tab/>
            </w:r>
            <w:r w:rsidR="008E665C">
              <w:fldChar w:fldCharType="begin"/>
            </w:r>
            <w:r w:rsidR="008E665C">
              <w:instrText>PAGEREF _Toc158836980 \h</w:instrText>
            </w:r>
            <w:r w:rsidR="008E665C">
              <w:fldChar w:fldCharType="separate"/>
            </w:r>
            <w:r w:rsidRPr="6B06F679">
              <w:rPr>
                <w:rStyle w:val="Hyperlink"/>
              </w:rPr>
              <w:t>31</w:t>
            </w:r>
            <w:r w:rsidR="008E665C">
              <w:fldChar w:fldCharType="end"/>
            </w:r>
          </w:hyperlink>
        </w:p>
        <w:p w14:paraId="4048FDD6" w14:textId="129B6657" w:rsidR="008E665C" w:rsidRDefault="6B06F679" w:rsidP="6B06F679">
          <w:pPr>
            <w:pStyle w:val="Verzeichnis2"/>
            <w:tabs>
              <w:tab w:val="left" w:pos="600"/>
              <w:tab w:val="right" w:leader="dot" w:pos="9060"/>
            </w:tabs>
          </w:pPr>
          <w:hyperlink w:anchor="_Toc653858106">
            <w:r w:rsidRPr="6B06F679">
              <w:rPr>
                <w:rStyle w:val="Hyperlink"/>
              </w:rPr>
              <w:t>7.5.</w:t>
            </w:r>
            <w:r w:rsidR="008E665C">
              <w:tab/>
            </w:r>
            <w:r w:rsidRPr="6B06F679">
              <w:rPr>
                <w:rStyle w:val="Hyperlink"/>
              </w:rPr>
              <w:t>DHCP / Adressverteilung</w:t>
            </w:r>
            <w:r w:rsidR="008E665C">
              <w:tab/>
            </w:r>
            <w:r w:rsidR="008E665C">
              <w:fldChar w:fldCharType="begin"/>
            </w:r>
            <w:r w:rsidR="008E665C">
              <w:instrText>PAGEREF _Toc653858106 \h</w:instrText>
            </w:r>
            <w:r w:rsidR="008E665C">
              <w:fldChar w:fldCharType="separate"/>
            </w:r>
            <w:r w:rsidRPr="6B06F679">
              <w:rPr>
                <w:rStyle w:val="Hyperlink"/>
              </w:rPr>
              <w:t>32</w:t>
            </w:r>
            <w:r w:rsidR="008E665C">
              <w:fldChar w:fldCharType="end"/>
            </w:r>
          </w:hyperlink>
        </w:p>
        <w:p w14:paraId="4B3ECD50" w14:textId="6339F460" w:rsidR="008E665C" w:rsidRDefault="6B06F679" w:rsidP="6B06F679">
          <w:pPr>
            <w:pStyle w:val="Verzeichnis1"/>
            <w:tabs>
              <w:tab w:val="left" w:pos="390"/>
              <w:tab w:val="right" w:leader="dot" w:pos="9060"/>
            </w:tabs>
          </w:pPr>
          <w:hyperlink w:anchor="_Toc1269318540">
            <w:r w:rsidRPr="6B06F679">
              <w:rPr>
                <w:rStyle w:val="Hyperlink"/>
              </w:rPr>
              <w:t>8.</w:t>
            </w:r>
            <w:r w:rsidR="008E665C">
              <w:tab/>
            </w:r>
            <w:r w:rsidRPr="6B06F679">
              <w:rPr>
                <w:rStyle w:val="Hyperlink"/>
              </w:rPr>
              <w:t>Connectivity</w:t>
            </w:r>
            <w:r w:rsidR="008E665C">
              <w:tab/>
            </w:r>
            <w:r w:rsidR="008E665C">
              <w:fldChar w:fldCharType="begin"/>
            </w:r>
            <w:r w:rsidR="008E665C">
              <w:instrText>PAGEREF _Toc1269318540 \h</w:instrText>
            </w:r>
            <w:r w:rsidR="008E665C">
              <w:fldChar w:fldCharType="separate"/>
            </w:r>
            <w:r w:rsidRPr="6B06F679">
              <w:rPr>
                <w:rStyle w:val="Hyperlink"/>
              </w:rPr>
              <w:t>32</w:t>
            </w:r>
            <w:r w:rsidR="008E665C">
              <w:fldChar w:fldCharType="end"/>
            </w:r>
          </w:hyperlink>
        </w:p>
        <w:p w14:paraId="43575658" w14:textId="7002ACC0" w:rsidR="008E665C" w:rsidRDefault="6B06F679" w:rsidP="6B06F679">
          <w:pPr>
            <w:pStyle w:val="Verzeichnis2"/>
            <w:tabs>
              <w:tab w:val="left" w:pos="600"/>
              <w:tab w:val="right" w:leader="dot" w:pos="9060"/>
            </w:tabs>
          </w:pPr>
          <w:hyperlink w:anchor="_Toc1704511046">
            <w:r w:rsidRPr="6B06F679">
              <w:rPr>
                <w:rStyle w:val="Hyperlink"/>
              </w:rPr>
              <w:t>8.1.</w:t>
            </w:r>
            <w:r w:rsidR="008E665C">
              <w:tab/>
            </w:r>
            <w:r w:rsidRPr="6B06F679">
              <w:rPr>
                <w:rStyle w:val="Hyperlink"/>
              </w:rPr>
              <w:t>Globale IP-Netzwerkstruktur</w:t>
            </w:r>
            <w:r w:rsidR="008E665C">
              <w:tab/>
            </w:r>
            <w:r w:rsidR="008E665C">
              <w:fldChar w:fldCharType="begin"/>
            </w:r>
            <w:r w:rsidR="008E665C">
              <w:instrText>PAGEREF _Toc1704511046 \h</w:instrText>
            </w:r>
            <w:r w:rsidR="008E665C">
              <w:fldChar w:fldCharType="separate"/>
            </w:r>
            <w:r w:rsidRPr="6B06F679">
              <w:rPr>
                <w:rStyle w:val="Hyperlink"/>
              </w:rPr>
              <w:t>33</w:t>
            </w:r>
            <w:r w:rsidR="008E665C">
              <w:fldChar w:fldCharType="end"/>
            </w:r>
          </w:hyperlink>
        </w:p>
        <w:p w14:paraId="08985779" w14:textId="3B85AD12" w:rsidR="008E665C" w:rsidRDefault="6B06F679" w:rsidP="6B06F679">
          <w:pPr>
            <w:pStyle w:val="Verzeichnis2"/>
            <w:tabs>
              <w:tab w:val="left" w:pos="600"/>
              <w:tab w:val="right" w:leader="dot" w:pos="9060"/>
            </w:tabs>
          </w:pPr>
          <w:hyperlink w:anchor="_Toc1169486437">
            <w:r w:rsidRPr="6B06F679">
              <w:rPr>
                <w:rStyle w:val="Hyperlink"/>
              </w:rPr>
              <w:t>8.2.</w:t>
            </w:r>
            <w:r w:rsidR="008E665C">
              <w:tab/>
            </w:r>
            <w:r w:rsidRPr="6B06F679">
              <w:rPr>
                <w:rStyle w:val="Hyperlink"/>
              </w:rPr>
              <w:t>Logische Netzwerkstruktur</w:t>
            </w:r>
            <w:r w:rsidR="008E665C">
              <w:tab/>
            </w:r>
            <w:r w:rsidR="008E665C">
              <w:fldChar w:fldCharType="begin"/>
            </w:r>
            <w:r w:rsidR="008E665C">
              <w:instrText>PAGEREF _Toc1169486437 \h</w:instrText>
            </w:r>
            <w:r w:rsidR="008E665C">
              <w:fldChar w:fldCharType="separate"/>
            </w:r>
            <w:r w:rsidRPr="6B06F679">
              <w:rPr>
                <w:rStyle w:val="Hyperlink"/>
              </w:rPr>
              <w:t>33</w:t>
            </w:r>
            <w:r w:rsidR="008E665C">
              <w:fldChar w:fldCharType="end"/>
            </w:r>
          </w:hyperlink>
        </w:p>
        <w:p w14:paraId="576066D7" w14:textId="2A340FB2" w:rsidR="008E665C" w:rsidRDefault="6B06F679" w:rsidP="6B06F679">
          <w:pPr>
            <w:pStyle w:val="Verzeichnis2"/>
            <w:tabs>
              <w:tab w:val="left" w:pos="600"/>
              <w:tab w:val="right" w:leader="dot" w:pos="9060"/>
            </w:tabs>
          </w:pPr>
          <w:hyperlink w:anchor="_Toc2052121921">
            <w:r w:rsidRPr="6B06F679">
              <w:rPr>
                <w:rStyle w:val="Hyperlink"/>
              </w:rPr>
              <w:t>8.3.</w:t>
            </w:r>
            <w:r w:rsidR="008E665C">
              <w:tab/>
            </w:r>
            <w:r w:rsidRPr="6B06F679">
              <w:rPr>
                <w:rStyle w:val="Hyperlink"/>
              </w:rPr>
              <w:t>Direktverbindung Bitmarck</w:t>
            </w:r>
            <w:r w:rsidR="008E665C">
              <w:tab/>
            </w:r>
            <w:r w:rsidR="008E665C">
              <w:fldChar w:fldCharType="begin"/>
            </w:r>
            <w:r w:rsidR="008E665C">
              <w:instrText>PAGEREF _Toc2052121921 \h</w:instrText>
            </w:r>
            <w:r w:rsidR="008E665C">
              <w:fldChar w:fldCharType="separate"/>
            </w:r>
            <w:r w:rsidRPr="6B06F679">
              <w:rPr>
                <w:rStyle w:val="Hyperlink"/>
              </w:rPr>
              <w:t>33</w:t>
            </w:r>
            <w:r w:rsidR="008E665C">
              <w:fldChar w:fldCharType="end"/>
            </w:r>
          </w:hyperlink>
        </w:p>
        <w:p w14:paraId="2856348D" w14:textId="4BF7A3F7" w:rsidR="008E665C" w:rsidRDefault="6B06F679" w:rsidP="6B06F679">
          <w:pPr>
            <w:pStyle w:val="Verzeichnis3"/>
            <w:tabs>
              <w:tab w:val="left" w:pos="1200"/>
              <w:tab w:val="right" w:leader="dot" w:pos="9060"/>
            </w:tabs>
          </w:pPr>
          <w:hyperlink w:anchor="_Toc19297694">
            <w:r w:rsidRPr="6B06F679">
              <w:rPr>
                <w:rStyle w:val="Hyperlink"/>
              </w:rPr>
              <w:t>8.3.1.</w:t>
            </w:r>
            <w:r w:rsidR="008E665C">
              <w:tab/>
            </w:r>
            <w:r w:rsidRPr="6B06F679">
              <w:rPr>
                <w:rStyle w:val="Hyperlink"/>
              </w:rPr>
              <w:t>Support Hinweise</w:t>
            </w:r>
            <w:r w:rsidR="008E665C">
              <w:tab/>
            </w:r>
            <w:r w:rsidR="008E665C">
              <w:fldChar w:fldCharType="begin"/>
            </w:r>
            <w:r w:rsidR="008E665C">
              <w:instrText>PAGEREF _Toc19297694 \h</w:instrText>
            </w:r>
            <w:r w:rsidR="008E665C">
              <w:fldChar w:fldCharType="separate"/>
            </w:r>
            <w:r w:rsidRPr="6B06F679">
              <w:rPr>
                <w:rStyle w:val="Hyperlink"/>
              </w:rPr>
              <w:t>34</w:t>
            </w:r>
            <w:r w:rsidR="008E665C">
              <w:fldChar w:fldCharType="end"/>
            </w:r>
          </w:hyperlink>
        </w:p>
        <w:p w14:paraId="0E2AD506" w14:textId="0FB4E3C3" w:rsidR="008E665C" w:rsidRDefault="6B06F679" w:rsidP="6B06F679">
          <w:pPr>
            <w:pStyle w:val="Verzeichnis2"/>
            <w:tabs>
              <w:tab w:val="left" w:pos="600"/>
              <w:tab w:val="right" w:leader="dot" w:pos="9060"/>
            </w:tabs>
          </w:pPr>
          <w:hyperlink w:anchor="_Toc1646663287">
            <w:r w:rsidRPr="6B06F679">
              <w:rPr>
                <w:rStyle w:val="Hyperlink"/>
              </w:rPr>
              <w:t>8.4.</w:t>
            </w:r>
            <w:r w:rsidR="008E665C">
              <w:tab/>
            </w:r>
            <w:r w:rsidRPr="6B06F679">
              <w:rPr>
                <w:rStyle w:val="Hyperlink"/>
              </w:rPr>
              <w:t>WAN</w:t>
            </w:r>
            <w:r w:rsidR="008E665C">
              <w:tab/>
            </w:r>
            <w:r w:rsidR="008E665C">
              <w:fldChar w:fldCharType="begin"/>
            </w:r>
            <w:r w:rsidR="008E665C">
              <w:instrText>PAGEREF _Toc1646663287 \h</w:instrText>
            </w:r>
            <w:r w:rsidR="008E665C">
              <w:fldChar w:fldCharType="separate"/>
            </w:r>
            <w:r w:rsidRPr="6B06F679">
              <w:rPr>
                <w:rStyle w:val="Hyperlink"/>
              </w:rPr>
              <w:t>35</w:t>
            </w:r>
            <w:r w:rsidR="008E665C">
              <w:fldChar w:fldCharType="end"/>
            </w:r>
          </w:hyperlink>
        </w:p>
        <w:p w14:paraId="1C3B0BD1" w14:textId="5FB1CCA3" w:rsidR="008E665C" w:rsidRDefault="6B06F679" w:rsidP="6B06F679">
          <w:pPr>
            <w:pStyle w:val="Verzeichnis3"/>
            <w:tabs>
              <w:tab w:val="left" w:pos="1200"/>
              <w:tab w:val="right" w:leader="dot" w:pos="9060"/>
            </w:tabs>
          </w:pPr>
          <w:hyperlink w:anchor="_Toc298887720">
            <w:r w:rsidRPr="6B06F679">
              <w:rPr>
                <w:rStyle w:val="Hyperlink"/>
              </w:rPr>
              <w:t>8.4.1.</w:t>
            </w:r>
            <w:r w:rsidR="008E665C">
              <w:tab/>
            </w:r>
            <w:r w:rsidRPr="6B06F679">
              <w:rPr>
                <w:rStyle w:val="Hyperlink"/>
              </w:rPr>
              <w:t>Öffentliche IP-Adressen</w:t>
            </w:r>
            <w:r w:rsidR="008E665C">
              <w:tab/>
            </w:r>
            <w:r w:rsidR="008E665C">
              <w:fldChar w:fldCharType="begin"/>
            </w:r>
            <w:r w:rsidR="008E665C">
              <w:instrText>PAGEREF _Toc298887720 \h</w:instrText>
            </w:r>
            <w:r w:rsidR="008E665C">
              <w:fldChar w:fldCharType="separate"/>
            </w:r>
            <w:r w:rsidRPr="6B06F679">
              <w:rPr>
                <w:rStyle w:val="Hyperlink"/>
              </w:rPr>
              <w:t>36</w:t>
            </w:r>
            <w:r w:rsidR="008E665C">
              <w:fldChar w:fldCharType="end"/>
            </w:r>
          </w:hyperlink>
        </w:p>
        <w:p w14:paraId="20411317" w14:textId="23431B09" w:rsidR="008E665C" w:rsidRDefault="6B06F679" w:rsidP="6B06F679">
          <w:pPr>
            <w:pStyle w:val="Verzeichnis3"/>
            <w:tabs>
              <w:tab w:val="left" w:pos="1200"/>
              <w:tab w:val="right" w:leader="dot" w:pos="9060"/>
            </w:tabs>
          </w:pPr>
          <w:hyperlink w:anchor="_Toc112710767">
            <w:r w:rsidRPr="6B06F679">
              <w:rPr>
                <w:rStyle w:val="Hyperlink"/>
              </w:rPr>
              <w:t>8.4.2.</w:t>
            </w:r>
            <w:r w:rsidR="008E665C">
              <w:tab/>
            </w:r>
            <w:r w:rsidRPr="6B06F679">
              <w:rPr>
                <w:rStyle w:val="Hyperlink"/>
              </w:rPr>
              <w:t>IPv4</w:t>
            </w:r>
            <w:r w:rsidR="008E665C">
              <w:tab/>
            </w:r>
            <w:r w:rsidR="008E665C">
              <w:fldChar w:fldCharType="begin"/>
            </w:r>
            <w:r w:rsidR="008E665C">
              <w:instrText>PAGEREF _Toc112710767 \h</w:instrText>
            </w:r>
            <w:r w:rsidR="008E665C">
              <w:fldChar w:fldCharType="separate"/>
            </w:r>
            <w:r w:rsidRPr="6B06F679">
              <w:rPr>
                <w:rStyle w:val="Hyperlink"/>
              </w:rPr>
              <w:t>36</w:t>
            </w:r>
            <w:r w:rsidR="008E665C">
              <w:fldChar w:fldCharType="end"/>
            </w:r>
          </w:hyperlink>
        </w:p>
        <w:p w14:paraId="7B861BBD" w14:textId="361B5118" w:rsidR="008E665C" w:rsidRDefault="6B06F679" w:rsidP="6B06F679">
          <w:pPr>
            <w:pStyle w:val="Verzeichnis3"/>
            <w:tabs>
              <w:tab w:val="left" w:pos="1200"/>
              <w:tab w:val="right" w:leader="dot" w:pos="9060"/>
            </w:tabs>
          </w:pPr>
          <w:hyperlink w:anchor="_Toc1316494956">
            <w:r w:rsidRPr="6B06F679">
              <w:rPr>
                <w:rStyle w:val="Hyperlink"/>
              </w:rPr>
              <w:t>8.4.3.</w:t>
            </w:r>
            <w:r w:rsidR="008E665C">
              <w:tab/>
            </w:r>
            <w:r w:rsidRPr="6B06F679">
              <w:rPr>
                <w:rStyle w:val="Hyperlink"/>
              </w:rPr>
              <w:t>IPv6</w:t>
            </w:r>
            <w:r w:rsidR="008E665C">
              <w:tab/>
            </w:r>
            <w:r w:rsidR="008E665C">
              <w:fldChar w:fldCharType="begin"/>
            </w:r>
            <w:r w:rsidR="008E665C">
              <w:instrText>PAGEREF _Toc1316494956 \h</w:instrText>
            </w:r>
            <w:r w:rsidR="008E665C">
              <w:fldChar w:fldCharType="separate"/>
            </w:r>
            <w:r w:rsidRPr="6B06F679">
              <w:rPr>
                <w:rStyle w:val="Hyperlink"/>
              </w:rPr>
              <w:t>36</w:t>
            </w:r>
            <w:r w:rsidR="008E665C">
              <w:fldChar w:fldCharType="end"/>
            </w:r>
          </w:hyperlink>
        </w:p>
        <w:p w14:paraId="62E31F50" w14:textId="3D7748B3" w:rsidR="008E665C" w:rsidRDefault="6B06F679" w:rsidP="6B06F679">
          <w:pPr>
            <w:pStyle w:val="Verzeichnis2"/>
            <w:tabs>
              <w:tab w:val="left" w:pos="600"/>
              <w:tab w:val="right" w:leader="dot" w:pos="9060"/>
            </w:tabs>
          </w:pPr>
          <w:hyperlink w:anchor="_Toc443893014">
            <w:r w:rsidRPr="6B06F679">
              <w:rPr>
                <w:rStyle w:val="Hyperlink"/>
              </w:rPr>
              <w:t>8.5.</w:t>
            </w:r>
            <w:r w:rsidR="008E665C">
              <w:tab/>
            </w:r>
            <w:r w:rsidRPr="6B06F679">
              <w:rPr>
                <w:rStyle w:val="Hyperlink"/>
              </w:rPr>
              <w:t>Standort Netzwerke (LAN)</w:t>
            </w:r>
            <w:r w:rsidR="008E665C">
              <w:tab/>
            </w:r>
            <w:r w:rsidR="008E665C">
              <w:fldChar w:fldCharType="begin"/>
            </w:r>
            <w:r w:rsidR="008E665C">
              <w:instrText>PAGEREF _Toc443893014 \h</w:instrText>
            </w:r>
            <w:r w:rsidR="008E665C">
              <w:fldChar w:fldCharType="separate"/>
            </w:r>
            <w:r w:rsidRPr="6B06F679">
              <w:rPr>
                <w:rStyle w:val="Hyperlink"/>
              </w:rPr>
              <w:t>36</w:t>
            </w:r>
            <w:r w:rsidR="008E665C">
              <w:fldChar w:fldCharType="end"/>
            </w:r>
          </w:hyperlink>
        </w:p>
        <w:p w14:paraId="3E35316E" w14:textId="3F86674D" w:rsidR="008E665C" w:rsidRDefault="6B06F679" w:rsidP="6B06F679">
          <w:pPr>
            <w:pStyle w:val="Verzeichnis2"/>
            <w:tabs>
              <w:tab w:val="left" w:pos="600"/>
              <w:tab w:val="right" w:leader="dot" w:pos="9060"/>
            </w:tabs>
          </w:pPr>
          <w:hyperlink w:anchor="_Toc715237253">
            <w:r w:rsidRPr="6B06F679">
              <w:rPr>
                <w:rStyle w:val="Hyperlink"/>
              </w:rPr>
              <w:t>8.6.</w:t>
            </w:r>
            <w:r w:rsidR="008E665C">
              <w:tab/>
            </w:r>
            <w:r w:rsidRPr="6B06F679">
              <w:rPr>
                <w:rStyle w:val="Hyperlink"/>
              </w:rPr>
              <w:t>Routing</w:t>
            </w:r>
            <w:r w:rsidR="008E665C">
              <w:tab/>
            </w:r>
            <w:r w:rsidR="008E665C">
              <w:fldChar w:fldCharType="begin"/>
            </w:r>
            <w:r w:rsidR="008E665C">
              <w:instrText>PAGEREF _Toc715237253 \h</w:instrText>
            </w:r>
            <w:r w:rsidR="008E665C">
              <w:fldChar w:fldCharType="separate"/>
            </w:r>
            <w:r w:rsidRPr="6B06F679">
              <w:rPr>
                <w:rStyle w:val="Hyperlink"/>
              </w:rPr>
              <w:t>37</w:t>
            </w:r>
            <w:r w:rsidR="008E665C">
              <w:fldChar w:fldCharType="end"/>
            </w:r>
          </w:hyperlink>
        </w:p>
        <w:p w14:paraId="19B61BFC" w14:textId="5492F2B9" w:rsidR="008E665C" w:rsidRDefault="6B06F679" w:rsidP="6B06F679">
          <w:pPr>
            <w:pStyle w:val="Verzeichnis3"/>
            <w:tabs>
              <w:tab w:val="left" w:pos="1200"/>
              <w:tab w:val="right" w:leader="dot" w:pos="9060"/>
            </w:tabs>
          </w:pPr>
          <w:hyperlink w:anchor="_Toc1316048534">
            <w:r w:rsidRPr="6B06F679">
              <w:rPr>
                <w:rStyle w:val="Hyperlink"/>
              </w:rPr>
              <w:t>8.6.1.</w:t>
            </w:r>
            <w:r w:rsidR="008E665C">
              <w:tab/>
            </w:r>
            <w:r w:rsidRPr="6B06F679">
              <w:rPr>
                <w:rStyle w:val="Hyperlink"/>
              </w:rPr>
              <w:t>Statisches Routing</w:t>
            </w:r>
            <w:r w:rsidR="008E665C">
              <w:tab/>
            </w:r>
            <w:r w:rsidR="008E665C">
              <w:fldChar w:fldCharType="begin"/>
            </w:r>
            <w:r w:rsidR="008E665C">
              <w:instrText>PAGEREF _Toc1316048534 \h</w:instrText>
            </w:r>
            <w:r w:rsidR="008E665C">
              <w:fldChar w:fldCharType="separate"/>
            </w:r>
            <w:r w:rsidRPr="6B06F679">
              <w:rPr>
                <w:rStyle w:val="Hyperlink"/>
              </w:rPr>
              <w:t>37</w:t>
            </w:r>
            <w:r w:rsidR="008E665C">
              <w:fldChar w:fldCharType="end"/>
            </w:r>
          </w:hyperlink>
        </w:p>
        <w:p w14:paraId="7A5C4FE9" w14:textId="5AACD63A" w:rsidR="008E665C" w:rsidRDefault="6B06F679" w:rsidP="6B06F679">
          <w:pPr>
            <w:pStyle w:val="Verzeichnis3"/>
            <w:tabs>
              <w:tab w:val="left" w:pos="1200"/>
              <w:tab w:val="right" w:leader="dot" w:pos="9060"/>
            </w:tabs>
          </w:pPr>
          <w:hyperlink w:anchor="_Toc1572169908">
            <w:r w:rsidRPr="6B06F679">
              <w:rPr>
                <w:rStyle w:val="Hyperlink"/>
              </w:rPr>
              <w:t>8.6.2.</w:t>
            </w:r>
            <w:r w:rsidR="008E665C">
              <w:tab/>
            </w:r>
            <w:r w:rsidRPr="6B06F679">
              <w:rPr>
                <w:rStyle w:val="Hyperlink"/>
              </w:rPr>
              <w:t>Dynamisches Routing (BGP)</w:t>
            </w:r>
            <w:r w:rsidR="008E665C">
              <w:tab/>
            </w:r>
            <w:r w:rsidR="008E665C">
              <w:fldChar w:fldCharType="begin"/>
            </w:r>
            <w:r w:rsidR="008E665C">
              <w:instrText>PAGEREF _Toc1572169908 \h</w:instrText>
            </w:r>
            <w:r w:rsidR="008E665C">
              <w:fldChar w:fldCharType="separate"/>
            </w:r>
            <w:r w:rsidRPr="6B06F679">
              <w:rPr>
                <w:rStyle w:val="Hyperlink"/>
              </w:rPr>
              <w:t>37</w:t>
            </w:r>
            <w:r w:rsidR="008E665C">
              <w:fldChar w:fldCharType="end"/>
            </w:r>
          </w:hyperlink>
        </w:p>
        <w:p w14:paraId="427294C8" w14:textId="64B918E9" w:rsidR="008E665C" w:rsidRDefault="6B06F679" w:rsidP="6B06F679">
          <w:pPr>
            <w:pStyle w:val="Verzeichnis3"/>
            <w:tabs>
              <w:tab w:val="left" w:pos="1200"/>
              <w:tab w:val="right" w:leader="dot" w:pos="9060"/>
            </w:tabs>
          </w:pPr>
          <w:hyperlink w:anchor="_Toc633252316">
            <w:r w:rsidRPr="6B06F679">
              <w:rPr>
                <w:rStyle w:val="Hyperlink"/>
              </w:rPr>
              <w:t>8.6.3.</w:t>
            </w:r>
            <w:r w:rsidR="008E665C">
              <w:tab/>
            </w:r>
            <w:r w:rsidRPr="6B06F679">
              <w:rPr>
                <w:rStyle w:val="Hyperlink"/>
              </w:rPr>
              <w:t>Peer to Peer Transfernetzwerke</w:t>
            </w:r>
            <w:r w:rsidR="008E665C">
              <w:tab/>
            </w:r>
            <w:r w:rsidR="008E665C">
              <w:fldChar w:fldCharType="begin"/>
            </w:r>
            <w:r w:rsidR="008E665C">
              <w:instrText>PAGEREF _Toc633252316 \h</w:instrText>
            </w:r>
            <w:r w:rsidR="008E665C">
              <w:fldChar w:fldCharType="separate"/>
            </w:r>
            <w:r w:rsidRPr="6B06F679">
              <w:rPr>
                <w:rStyle w:val="Hyperlink"/>
              </w:rPr>
              <w:t>37</w:t>
            </w:r>
            <w:r w:rsidR="008E665C">
              <w:fldChar w:fldCharType="end"/>
            </w:r>
          </w:hyperlink>
        </w:p>
        <w:p w14:paraId="40C28F4D" w14:textId="2FE460D9" w:rsidR="008E665C" w:rsidRDefault="6B06F679" w:rsidP="6B06F679">
          <w:pPr>
            <w:pStyle w:val="Verzeichnis2"/>
            <w:tabs>
              <w:tab w:val="left" w:pos="600"/>
              <w:tab w:val="right" w:leader="dot" w:pos="9060"/>
            </w:tabs>
          </w:pPr>
          <w:hyperlink w:anchor="_Toc1503127937">
            <w:r w:rsidRPr="6B06F679">
              <w:rPr>
                <w:rStyle w:val="Hyperlink"/>
              </w:rPr>
              <w:t>8.7.</w:t>
            </w:r>
            <w:r w:rsidR="008E665C">
              <w:tab/>
            </w:r>
            <w:r w:rsidRPr="6B06F679">
              <w:rPr>
                <w:rStyle w:val="Hyperlink"/>
              </w:rPr>
              <w:t>Proact MPLS (hosted by Webdiscount)</w:t>
            </w:r>
            <w:r w:rsidR="008E665C">
              <w:tab/>
            </w:r>
            <w:r w:rsidR="008E665C">
              <w:fldChar w:fldCharType="begin"/>
            </w:r>
            <w:r w:rsidR="008E665C">
              <w:instrText>PAGEREF _Toc1503127937 \h</w:instrText>
            </w:r>
            <w:r w:rsidR="008E665C">
              <w:fldChar w:fldCharType="separate"/>
            </w:r>
            <w:r w:rsidRPr="6B06F679">
              <w:rPr>
                <w:rStyle w:val="Hyperlink"/>
              </w:rPr>
              <w:t>38</w:t>
            </w:r>
            <w:r w:rsidR="008E665C">
              <w:fldChar w:fldCharType="end"/>
            </w:r>
          </w:hyperlink>
        </w:p>
        <w:p w14:paraId="0300643A" w14:textId="6ADBE8CA" w:rsidR="008E665C" w:rsidRDefault="6B06F679" w:rsidP="6B06F679">
          <w:pPr>
            <w:pStyle w:val="Verzeichnis3"/>
            <w:tabs>
              <w:tab w:val="left" w:pos="1200"/>
              <w:tab w:val="right" w:leader="dot" w:pos="9060"/>
            </w:tabs>
          </w:pPr>
          <w:hyperlink w:anchor="_Toc457346590">
            <w:r w:rsidRPr="6B06F679">
              <w:rPr>
                <w:rStyle w:val="Hyperlink"/>
              </w:rPr>
              <w:t>8.7.1.</w:t>
            </w:r>
            <w:r w:rsidR="008E665C">
              <w:tab/>
            </w:r>
            <w:r w:rsidRPr="6B06F679">
              <w:rPr>
                <w:rStyle w:val="Hyperlink"/>
              </w:rPr>
              <w:t>globale Standortkürzel</w:t>
            </w:r>
            <w:r w:rsidR="008E665C">
              <w:tab/>
            </w:r>
            <w:r w:rsidR="008E665C">
              <w:fldChar w:fldCharType="begin"/>
            </w:r>
            <w:r w:rsidR="008E665C">
              <w:instrText>PAGEREF _Toc457346590 \h</w:instrText>
            </w:r>
            <w:r w:rsidR="008E665C">
              <w:fldChar w:fldCharType="separate"/>
            </w:r>
            <w:r w:rsidRPr="6B06F679">
              <w:rPr>
                <w:rStyle w:val="Hyperlink"/>
              </w:rPr>
              <w:t>39</w:t>
            </w:r>
            <w:r w:rsidR="008E665C">
              <w:fldChar w:fldCharType="end"/>
            </w:r>
          </w:hyperlink>
        </w:p>
        <w:p w14:paraId="4111C416" w14:textId="0B25FEB0" w:rsidR="008E665C" w:rsidRDefault="6B06F679" w:rsidP="6B06F679">
          <w:pPr>
            <w:pStyle w:val="Verzeichnis3"/>
            <w:tabs>
              <w:tab w:val="left" w:pos="1200"/>
              <w:tab w:val="right" w:leader="dot" w:pos="9060"/>
            </w:tabs>
          </w:pPr>
          <w:hyperlink w:anchor="_Toc993847893">
            <w:r w:rsidRPr="6B06F679">
              <w:rPr>
                <w:rStyle w:val="Hyperlink"/>
              </w:rPr>
              <w:t>8.7.2.</w:t>
            </w:r>
            <w:r w:rsidR="008E665C">
              <w:tab/>
            </w:r>
            <w:r w:rsidRPr="6B06F679">
              <w:rPr>
                <w:rStyle w:val="Hyperlink"/>
              </w:rPr>
              <w:t>MPLS Standorte BIG</w:t>
            </w:r>
            <w:r w:rsidR="008E665C">
              <w:tab/>
            </w:r>
            <w:r w:rsidR="008E665C">
              <w:fldChar w:fldCharType="begin"/>
            </w:r>
            <w:r w:rsidR="008E665C">
              <w:instrText>PAGEREF _Toc993847893 \h</w:instrText>
            </w:r>
            <w:r w:rsidR="008E665C">
              <w:fldChar w:fldCharType="separate"/>
            </w:r>
            <w:r w:rsidRPr="6B06F679">
              <w:rPr>
                <w:rStyle w:val="Hyperlink"/>
              </w:rPr>
              <w:t>40</w:t>
            </w:r>
            <w:r w:rsidR="008E665C">
              <w:fldChar w:fldCharType="end"/>
            </w:r>
          </w:hyperlink>
        </w:p>
        <w:p w14:paraId="619C509E" w14:textId="03784A34" w:rsidR="008E665C" w:rsidRDefault="6B06F679" w:rsidP="6B06F679">
          <w:pPr>
            <w:pStyle w:val="Verzeichnis3"/>
            <w:tabs>
              <w:tab w:val="left" w:pos="1200"/>
              <w:tab w:val="right" w:leader="dot" w:pos="9060"/>
            </w:tabs>
          </w:pPr>
          <w:hyperlink w:anchor="_Toc963839487">
            <w:r w:rsidRPr="6B06F679">
              <w:rPr>
                <w:rStyle w:val="Hyperlink"/>
              </w:rPr>
              <w:t>8.7.3.</w:t>
            </w:r>
            <w:r w:rsidR="008E665C">
              <w:tab/>
            </w:r>
            <w:r w:rsidRPr="6B06F679">
              <w:rPr>
                <w:rStyle w:val="Hyperlink"/>
              </w:rPr>
              <w:t>MPLS Standortmigration</w:t>
            </w:r>
            <w:r w:rsidR="008E665C">
              <w:tab/>
            </w:r>
            <w:r w:rsidR="008E665C">
              <w:fldChar w:fldCharType="begin"/>
            </w:r>
            <w:r w:rsidR="008E665C">
              <w:instrText>PAGEREF _Toc963839487 \h</w:instrText>
            </w:r>
            <w:r w:rsidR="008E665C">
              <w:fldChar w:fldCharType="separate"/>
            </w:r>
            <w:r w:rsidRPr="6B06F679">
              <w:rPr>
                <w:rStyle w:val="Hyperlink"/>
              </w:rPr>
              <w:t>41</w:t>
            </w:r>
            <w:r w:rsidR="008E665C">
              <w:fldChar w:fldCharType="end"/>
            </w:r>
          </w:hyperlink>
        </w:p>
        <w:p w14:paraId="44CD98F6" w14:textId="6BCBDC54" w:rsidR="008E665C" w:rsidRDefault="6B06F679" w:rsidP="6B06F679">
          <w:pPr>
            <w:pStyle w:val="Verzeichnis1"/>
            <w:tabs>
              <w:tab w:val="left" w:pos="390"/>
              <w:tab w:val="right" w:leader="dot" w:pos="9060"/>
            </w:tabs>
          </w:pPr>
          <w:hyperlink w:anchor="_Toc647552873">
            <w:r w:rsidRPr="6B06F679">
              <w:rPr>
                <w:rStyle w:val="Hyperlink"/>
              </w:rPr>
              <w:t>9.</w:t>
            </w:r>
            <w:r w:rsidR="008E665C">
              <w:tab/>
            </w:r>
            <w:r w:rsidRPr="6B06F679">
              <w:rPr>
                <w:rStyle w:val="Hyperlink"/>
              </w:rPr>
              <w:t>Active Directory Service</w:t>
            </w:r>
            <w:r w:rsidR="008E665C">
              <w:tab/>
            </w:r>
            <w:r w:rsidR="008E665C">
              <w:fldChar w:fldCharType="begin"/>
            </w:r>
            <w:r w:rsidR="008E665C">
              <w:instrText>PAGEREF _Toc647552873 \h</w:instrText>
            </w:r>
            <w:r w:rsidR="008E665C">
              <w:fldChar w:fldCharType="separate"/>
            </w:r>
            <w:r w:rsidRPr="6B06F679">
              <w:rPr>
                <w:rStyle w:val="Hyperlink"/>
              </w:rPr>
              <w:t>41</w:t>
            </w:r>
            <w:r w:rsidR="008E665C">
              <w:fldChar w:fldCharType="end"/>
            </w:r>
          </w:hyperlink>
        </w:p>
        <w:p w14:paraId="1E71EDDC" w14:textId="090D1ED6" w:rsidR="008E665C" w:rsidRDefault="6B06F679" w:rsidP="6B06F679">
          <w:pPr>
            <w:pStyle w:val="Verzeichnis2"/>
            <w:tabs>
              <w:tab w:val="left" w:pos="600"/>
              <w:tab w:val="right" w:leader="dot" w:pos="9060"/>
            </w:tabs>
          </w:pPr>
          <w:hyperlink w:anchor="_Toc2119483962">
            <w:r w:rsidRPr="6B06F679">
              <w:rPr>
                <w:rStyle w:val="Hyperlink"/>
              </w:rPr>
              <w:t>9.1.</w:t>
            </w:r>
            <w:r w:rsidR="008E665C">
              <w:tab/>
            </w:r>
            <w:r w:rsidRPr="6B06F679">
              <w:rPr>
                <w:rStyle w:val="Hyperlink"/>
              </w:rPr>
              <w:t>Infrastruktur</w:t>
            </w:r>
            <w:r w:rsidR="008E665C">
              <w:tab/>
            </w:r>
            <w:r w:rsidR="008E665C">
              <w:fldChar w:fldCharType="begin"/>
            </w:r>
            <w:r w:rsidR="008E665C">
              <w:instrText>PAGEREF _Toc2119483962 \h</w:instrText>
            </w:r>
            <w:r w:rsidR="008E665C">
              <w:fldChar w:fldCharType="separate"/>
            </w:r>
            <w:r w:rsidRPr="6B06F679">
              <w:rPr>
                <w:rStyle w:val="Hyperlink"/>
              </w:rPr>
              <w:t>42</w:t>
            </w:r>
            <w:r w:rsidR="008E665C">
              <w:fldChar w:fldCharType="end"/>
            </w:r>
          </w:hyperlink>
        </w:p>
        <w:p w14:paraId="13BED842" w14:textId="78A62166" w:rsidR="008E665C" w:rsidRDefault="6B06F679" w:rsidP="6B06F679">
          <w:pPr>
            <w:pStyle w:val="Verzeichnis2"/>
            <w:tabs>
              <w:tab w:val="left" w:pos="600"/>
              <w:tab w:val="right" w:leader="dot" w:pos="9060"/>
            </w:tabs>
          </w:pPr>
          <w:hyperlink w:anchor="_Toc1938157430">
            <w:r w:rsidRPr="6B06F679">
              <w:rPr>
                <w:rStyle w:val="Hyperlink"/>
              </w:rPr>
              <w:t>9.2.</w:t>
            </w:r>
            <w:r w:rsidR="008E665C">
              <w:tab/>
            </w:r>
            <w:r w:rsidRPr="6B06F679">
              <w:rPr>
                <w:rStyle w:val="Hyperlink"/>
              </w:rPr>
              <w:t>Sites und Services</w:t>
            </w:r>
            <w:r w:rsidR="008E665C">
              <w:tab/>
            </w:r>
            <w:r w:rsidR="008E665C">
              <w:fldChar w:fldCharType="begin"/>
            </w:r>
            <w:r w:rsidR="008E665C">
              <w:instrText>PAGEREF _Toc1938157430 \h</w:instrText>
            </w:r>
            <w:r w:rsidR="008E665C">
              <w:fldChar w:fldCharType="separate"/>
            </w:r>
            <w:r w:rsidRPr="6B06F679">
              <w:rPr>
                <w:rStyle w:val="Hyperlink"/>
              </w:rPr>
              <w:t>42</w:t>
            </w:r>
            <w:r w:rsidR="008E665C">
              <w:fldChar w:fldCharType="end"/>
            </w:r>
          </w:hyperlink>
        </w:p>
        <w:p w14:paraId="1B7B0C75" w14:textId="0C96EA12" w:rsidR="008E665C" w:rsidRDefault="6B06F679" w:rsidP="6B06F679">
          <w:pPr>
            <w:pStyle w:val="Verzeichnis3"/>
            <w:tabs>
              <w:tab w:val="left" w:pos="1200"/>
              <w:tab w:val="right" w:leader="dot" w:pos="9060"/>
            </w:tabs>
          </w:pPr>
          <w:hyperlink w:anchor="_Toc1869501095">
            <w:r w:rsidRPr="6B06F679">
              <w:rPr>
                <w:rStyle w:val="Hyperlink"/>
              </w:rPr>
              <w:t>9.2.1.</w:t>
            </w:r>
            <w:r w:rsidR="008E665C">
              <w:tab/>
            </w:r>
            <w:r w:rsidRPr="6B06F679">
              <w:rPr>
                <w:rStyle w:val="Hyperlink"/>
              </w:rPr>
              <w:t>Subnets</w:t>
            </w:r>
            <w:r w:rsidR="008E665C">
              <w:tab/>
            </w:r>
            <w:r w:rsidR="008E665C">
              <w:fldChar w:fldCharType="begin"/>
            </w:r>
            <w:r w:rsidR="008E665C">
              <w:instrText>PAGEREF _Toc1869501095 \h</w:instrText>
            </w:r>
            <w:r w:rsidR="008E665C">
              <w:fldChar w:fldCharType="separate"/>
            </w:r>
            <w:r w:rsidRPr="6B06F679">
              <w:rPr>
                <w:rStyle w:val="Hyperlink"/>
              </w:rPr>
              <w:t>42</w:t>
            </w:r>
            <w:r w:rsidR="008E665C">
              <w:fldChar w:fldCharType="end"/>
            </w:r>
          </w:hyperlink>
        </w:p>
        <w:p w14:paraId="5A99ABFC" w14:textId="7568B416" w:rsidR="008E665C" w:rsidRDefault="6B06F679" w:rsidP="6B06F679">
          <w:pPr>
            <w:pStyle w:val="Verzeichnis3"/>
            <w:tabs>
              <w:tab w:val="left" w:pos="1200"/>
              <w:tab w:val="right" w:leader="dot" w:pos="9060"/>
            </w:tabs>
          </w:pPr>
          <w:hyperlink w:anchor="_Toc1493073602">
            <w:r w:rsidRPr="6B06F679">
              <w:rPr>
                <w:rStyle w:val="Hyperlink"/>
              </w:rPr>
              <w:t>9.2.2.</w:t>
            </w:r>
            <w:r w:rsidR="008E665C">
              <w:tab/>
            </w:r>
            <w:r w:rsidRPr="6B06F679">
              <w:rPr>
                <w:rStyle w:val="Hyperlink"/>
              </w:rPr>
              <w:t>Inter-Site Transport</w:t>
            </w:r>
            <w:r w:rsidR="008E665C">
              <w:tab/>
            </w:r>
            <w:r w:rsidR="008E665C">
              <w:fldChar w:fldCharType="begin"/>
            </w:r>
            <w:r w:rsidR="008E665C">
              <w:instrText>PAGEREF _Toc1493073602 \h</w:instrText>
            </w:r>
            <w:r w:rsidR="008E665C">
              <w:fldChar w:fldCharType="separate"/>
            </w:r>
            <w:r w:rsidRPr="6B06F679">
              <w:rPr>
                <w:rStyle w:val="Hyperlink"/>
              </w:rPr>
              <w:t>44</w:t>
            </w:r>
            <w:r w:rsidR="008E665C">
              <w:fldChar w:fldCharType="end"/>
            </w:r>
          </w:hyperlink>
        </w:p>
        <w:p w14:paraId="5467C753" w14:textId="0BBE62F3" w:rsidR="008E665C" w:rsidRDefault="6B06F679" w:rsidP="6B06F679">
          <w:pPr>
            <w:pStyle w:val="Verzeichnis2"/>
            <w:tabs>
              <w:tab w:val="left" w:pos="600"/>
              <w:tab w:val="right" w:leader="dot" w:pos="9060"/>
            </w:tabs>
          </w:pPr>
          <w:hyperlink w:anchor="_Toc540885701">
            <w:r w:rsidRPr="6B06F679">
              <w:rPr>
                <w:rStyle w:val="Hyperlink"/>
              </w:rPr>
              <w:t>9.3.</w:t>
            </w:r>
            <w:r w:rsidR="008E665C">
              <w:tab/>
            </w:r>
            <w:r w:rsidRPr="6B06F679">
              <w:rPr>
                <w:rStyle w:val="Hyperlink"/>
              </w:rPr>
              <w:t>DNS</w:t>
            </w:r>
            <w:r w:rsidR="008E665C">
              <w:tab/>
            </w:r>
            <w:r w:rsidR="008E665C">
              <w:fldChar w:fldCharType="begin"/>
            </w:r>
            <w:r w:rsidR="008E665C">
              <w:instrText>PAGEREF _Toc540885701 \h</w:instrText>
            </w:r>
            <w:r w:rsidR="008E665C">
              <w:fldChar w:fldCharType="separate"/>
            </w:r>
            <w:r w:rsidRPr="6B06F679">
              <w:rPr>
                <w:rStyle w:val="Hyperlink"/>
              </w:rPr>
              <w:t>45</w:t>
            </w:r>
            <w:r w:rsidR="008E665C">
              <w:fldChar w:fldCharType="end"/>
            </w:r>
          </w:hyperlink>
        </w:p>
        <w:p w14:paraId="2C56A0C2" w14:textId="29A31B25" w:rsidR="008E665C" w:rsidRDefault="6B06F679" w:rsidP="6B06F679">
          <w:pPr>
            <w:pStyle w:val="Verzeichnis2"/>
            <w:tabs>
              <w:tab w:val="left" w:pos="600"/>
              <w:tab w:val="right" w:leader="dot" w:pos="9060"/>
            </w:tabs>
          </w:pPr>
          <w:hyperlink w:anchor="_Toc1754742948">
            <w:r w:rsidRPr="6B06F679">
              <w:rPr>
                <w:rStyle w:val="Hyperlink"/>
              </w:rPr>
              <w:t>9.4.</w:t>
            </w:r>
            <w:r w:rsidR="008E665C">
              <w:tab/>
            </w:r>
            <w:r w:rsidRPr="6B06F679">
              <w:rPr>
                <w:rStyle w:val="Hyperlink"/>
              </w:rPr>
              <w:t>LDAPS</w:t>
            </w:r>
            <w:r w:rsidR="008E665C">
              <w:tab/>
            </w:r>
            <w:r w:rsidR="008E665C">
              <w:fldChar w:fldCharType="begin"/>
            </w:r>
            <w:r w:rsidR="008E665C">
              <w:instrText>PAGEREF _Toc1754742948 \h</w:instrText>
            </w:r>
            <w:r w:rsidR="008E665C">
              <w:fldChar w:fldCharType="separate"/>
            </w:r>
            <w:r w:rsidRPr="6B06F679">
              <w:rPr>
                <w:rStyle w:val="Hyperlink"/>
              </w:rPr>
              <w:t>45</w:t>
            </w:r>
            <w:r w:rsidR="008E665C">
              <w:fldChar w:fldCharType="end"/>
            </w:r>
          </w:hyperlink>
        </w:p>
        <w:p w14:paraId="1261F1A5" w14:textId="1C038F65" w:rsidR="008E665C" w:rsidRDefault="6B06F679" w:rsidP="6B06F679">
          <w:pPr>
            <w:pStyle w:val="Verzeichnis2"/>
            <w:tabs>
              <w:tab w:val="left" w:pos="600"/>
              <w:tab w:val="right" w:leader="dot" w:pos="9060"/>
            </w:tabs>
          </w:pPr>
          <w:hyperlink w:anchor="_Toc1926379115">
            <w:r w:rsidRPr="6B06F679">
              <w:rPr>
                <w:rStyle w:val="Hyperlink"/>
              </w:rPr>
              <w:t>9.5.</w:t>
            </w:r>
            <w:r w:rsidR="008E665C">
              <w:tab/>
            </w:r>
            <w:r w:rsidRPr="6B06F679">
              <w:rPr>
                <w:rStyle w:val="Hyperlink"/>
              </w:rPr>
              <w:t>Betrieb</w:t>
            </w:r>
            <w:r w:rsidR="008E665C">
              <w:tab/>
            </w:r>
            <w:r w:rsidR="008E665C">
              <w:fldChar w:fldCharType="begin"/>
            </w:r>
            <w:r w:rsidR="008E665C">
              <w:instrText>PAGEREF _Toc1926379115 \h</w:instrText>
            </w:r>
            <w:r w:rsidR="008E665C">
              <w:fldChar w:fldCharType="separate"/>
            </w:r>
            <w:r w:rsidRPr="6B06F679">
              <w:rPr>
                <w:rStyle w:val="Hyperlink"/>
              </w:rPr>
              <w:t>46</w:t>
            </w:r>
            <w:r w:rsidR="008E665C">
              <w:fldChar w:fldCharType="end"/>
            </w:r>
          </w:hyperlink>
        </w:p>
        <w:p w14:paraId="527FFF23" w14:textId="273B8BEE" w:rsidR="008E665C" w:rsidRDefault="6B06F679" w:rsidP="6B06F679">
          <w:pPr>
            <w:pStyle w:val="Verzeichnis3"/>
            <w:tabs>
              <w:tab w:val="left" w:pos="1200"/>
              <w:tab w:val="right" w:leader="dot" w:pos="9060"/>
            </w:tabs>
          </w:pPr>
          <w:hyperlink w:anchor="_Toc1297036680">
            <w:r w:rsidRPr="6B06F679">
              <w:rPr>
                <w:rStyle w:val="Hyperlink"/>
              </w:rPr>
              <w:t>9.5.1.</w:t>
            </w:r>
            <w:r w:rsidR="008E665C">
              <w:tab/>
            </w:r>
            <w:r w:rsidRPr="6B06F679">
              <w:rPr>
                <w:rStyle w:val="Hyperlink"/>
              </w:rPr>
              <w:t>Betriebshinweise</w:t>
            </w:r>
            <w:r w:rsidR="008E665C">
              <w:tab/>
            </w:r>
            <w:r w:rsidR="008E665C">
              <w:fldChar w:fldCharType="begin"/>
            </w:r>
            <w:r w:rsidR="008E665C">
              <w:instrText>PAGEREF _Toc1297036680 \h</w:instrText>
            </w:r>
            <w:r w:rsidR="008E665C">
              <w:fldChar w:fldCharType="separate"/>
            </w:r>
            <w:r w:rsidRPr="6B06F679">
              <w:rPr>
                <w:rStyle w:val="Hyperlink"/>
              </w:rPr>
              <w:t>46</w:t>
            </w:r>
            <w:r w:rsidR="008E665C">
              <w:fldChar w:fldCharType="end"/>
            </w:r>
          </w:hyperlink>
        </w:p>
        <w:p w14:paraId="136BC466" w14:textId="085FEB4F" w:rsidR="008E665C" w:rsidRDefault="6B06F679" w:rsidP="6B06F679">
          <w:pPr>
            <w:pStyle w:val="Verzeichnis3"/>
            <w:tabs>
              <w:tab w:val="left" w:pos="1200"/>
              <w:tab w:val="right" w:leader="dot" w:pos="9060"/>
            </w:tabs>
          </w:pPr>
          <w:hyperlink w:anchor="_Toc1186024810">
            <w:r w:rsidRPr="6B06F679">
              <w:rPr>
                <w:rStyle w:val="Hyperlink"/>
              </w:rPr>
              <w:t>9.5.2.</w:t>
            </w:r>
            <w:r w:rsidR="008E665C">
              <w:tab/>
            </w:r>
            <w:r w:rsidRPr="6B06F679">
              <w:rPr>
                <w:rStyle w:val="Hyperlink"/>
              </w:rPr>
              <w:t>Updates</w:t>
            </w:r>
            <w:r w:rsidR="008E665C">
              <w:tab/>
            </w:r>
            <w:r w:rsidR="008E665C">
              <w:fldChar w:fldCharType="begin"/>
            </w:r>
            <w:r w:rsidR="008E665C">
              <w:instrText>PAGEREF _Toc1186024810 \h</w:instrText>
            </w:r>
            <w:r w:rsidR="008E665C">
              <w:fldChar w:fldCharType="separate"/>
            </w:r>
            <w:r w:rsidRPr="6B06F679">
              <w:rPr>
                <w:rStyle w:val="Hyperlink"/>
              </w:rPr>
              <w:t>46</w:t>
            </w:r>
            <w:r w:rsidR="008E665C">
              <w:fldChar w:fldCharType="end"/>
            </w:r>
          </w:hyperlink>
        </w:p>
        <w:p w14:paraId="285A3900" w14:textId="74316E7A" w:rsidR="008E665C" w:rsidRDefault="6B06F679" w:rsidP="6B06F679">
          <w:pPr>
            <w:pStyle w:val="Verzeichnis3"/>
            <w:tabs>
              <w:tab w:val="left" w:pos="1200"/>
              <w:tab w:val="right" w:leader="dot" w:pos="9060"/>
            </w:tabs>
          </w:pPr>
          <w:hyperlink w:anchor="_Toc1432852926">
            <w:r w:rsidRPr="6B06F679">
              <w:rPr>
                <w:rStyle w:val="Hyperlink"/>
              </w:rPr>
              <w:t>9.5.3.</w:t>
            </w:r>
            <w:r w:rsidR="008E665C">
              <w:tab/>
            </w:r>
            <w:r w:rsidRPr="6B06F679">
              <w:rPr>
                <w:rStyle w:val="Hyperlink"/>
              </w:rPr>
              <w:t>Reboot</w:t>
            </w:r>
            <w:r w:rsidR="008E665C">
              <w:tab/>
            </w:r>
            <w:r w:rsidR="008E665C">
              <w:fldChar w:fldCharType="begin"/>
            </w:r>
            <w:r w:rsidR="008E665C">
              <w:instrText>PAGEREF _Toc1432852926 \h</w:instrText>
            </w:r>
            <w:r w:rsidR="008E665C">
              <w:fldChar w:fldCharType="separate"/>
            </w:r>
            <w:r w:rsidRPr="6B06F679">
              <w:rPr>
                <w:rStyle w:val="Hyperlink"/>
              </w:rPr>
              <w:t>46</w:t>
            </w:r>
            <w:r w:rsidR="008E665C">
              <w:fldChar w:fldCharType="end"/>
            </w:r>
          </w:hyperlink>
        </w:p>
        <w:p w14:paraId="28497477" w14:textId="0418DCB0" w:rsidR="008E665C" w:rsidRDefault="6B06F679" w:rsidP="6B06F679">
          <w:pPr>
            <w:pStyle w:val="Verzeichnis3"/>
            <w:tabs>
              <w:tab w:val="left" w:pos="1200"/>
              <w:tab w:val="right" w:leader="dot" w:pos="9060"/>
            </w:tabs>
          </w:pPr>
          <w:hyperlink w:anchor="_Toc2132703273">
            <w:r w:rsidRPr="6B06F679">
              <w:rPr>
                <w:rStyle w:val="Hyperlink"/>
              </w:rPr>
              <w:t>9.5.4.</w:t>
            </w:r>
            <w:r w:rsidR="008E665C">
              <w:tab/>
            </w:r>
            <w:r w:rsidRPr="6B06F679">
              <w:rPr>
                <w:rStyle w:val="Hyperlink"/>
              </w:rPr>
              <w:t>Besonderheiten</w:t>
            </w:r>
            <w:r w:rsidR="008E665C">
              <w:tab/>
            </w:r>
            <w:r w:rsidR="008E665C">
              <w:fldChar w:fldCharType="begin"/>
            </w:r>
            <w:r w:rsidR="008E665C">
              <w:instrText>PAGEREF _Toc2132703273 \h</w:instrText>
            </w:r>
            <w:r w:rsidR="008E665C">
              <w:fldChar w:fldCharType="separate"/>
            </w:r>
            <w:r w:rsidRPr="6B06F679">
              <w:rPr>
                <w:rStyle w:val="Hyperlink"/>
              </w:rPr>
              <w:t>46</w:t>
            </w:r>
            <w:r w:rsidR="008E665C">
              <w:fldChar w:fldCharType="end"/>
            </w:r>
          </w:hyperlink>
        </w:p>
        <w:p w14:paraId="2505CD4D" w14:textId="0DCB0672" w:rsidR="008E665C" w:rsidRDefault="6B06F679" w:rsidP="6B06F679">
          <w:pPr>
            <w:pStyle w:val="Verzeichnis3"/>
            <w:tabs>
              <w:tab w:val="left" w:pos="1200"/>
              <w:tab w:val="right" w:leader="dot" w:pos="9060"/>
            </w:tabs>
          </w:pPr>
          <w:hyperlink w:anchor="_Toc575094212">
            <w:r w:rsidRPr="6B06F679">
              <w:rPr>
                <w:rStyle w:val="Hyperlink"/>
              </w:rPr>
              <w:t>9.5.5.</w:t>
            </w:r>
            <w:r w:rsidR="008E665C">
              <w:tab/>
            </w:r>
            <w:r w:rsidRPr="6B06F679">
              <w:rPr>
                <w:rStyle w:val="Hyperlink"/>
              </w:rPr>
              <w:t>Hinweise zum Patchmanagement</w:t>
            </w:r>
            <w:r w:rsidR="008E665C">
              <w:tab/>
            </w:r>
            <w:r w:rsidR="008E665C">
              <w:fldChar w:fldCharType="begin"/>
            </w:r>
            <w:r w:rsidR="008E665C">
              <w:instrText>PAGEREF _Toc575094212 \h</w:instrText>
            </w:r>
            <w:r w:rsidR="008E665C">
              <w:fldChar w:fldCharType="separate"/>
            </w:r>
            <w:r w:rsidRPr="6B06F679">
              <w:rPr>
                <w:rStyle w:val="Hyperlink"/>
              </w:rPr>
              <w:t>46</w:t>
            </w:r>
            <w:r w:rsidR="008E665C">
              <w:fldChar w:fldCharType="end"/>
            </w:r>
          </w:hyperlink>
        </w:p>
        <w:p w14:paraId="6AA1D52B" w14:textId="06D5B2A1" w:rsidR="008E665C" w:rsidRDefault="6B06F679" w:rsidP="6B06F679">
          <w:pPr>
            <w:pStyle w:val="Verzeichnis3"/>
            <w:tabs>
              <w:tab w:val="left" w:pos="1200"/>
              <w:tab w:val="right" w:leader="dot" w:pos="9060"/>
            </w:tabs>
          </w:pPr>
          <w:hyperlink w:anchor="_Toc1528648061">
            <w:r w:rsidRPr="6B06F679">
              <w:rPr>
                <w:rStyle w:val="Hyperlink"/>
              </w:rPr>
              <w:t>9.5.6.</w:t>
            </w:r>
            <w:r w:rsidR="008E665C">
              <w:tab/>
            </w:r>
            <w:r w:rsidRPr="6B06F679">
              <w:rPr>
                <w:rStyle w:val="Hyperlink"/>
              </w:rPr>
              <w:t>Backup und Restore</w:t>
            </w:r>
            <w:r w:rsidR="008E665C">
              <w:tab/>
            </w:r>
            <w:r w:rsidR="008E665C">
              <w:fldChar w:fldCharType="begin"/>
            </w:r>
            <w:r w:rsidR="008E665C">
              <w:instrText>PAGEREF _Toc1528648061 \h</w:instrText>
            </w:r>
            <w:r w:rsidR="008E665C">
              <w:fldChar w:fldCharType="separate"/>
            </w:r>
            <w:r w:rsidRPr="6B06F679">
              <w:rPr>
                <w:rStyle w:val="Hyperlink"/>
              </w:rPr>
              <w:t>46</w:t>
            </w:r>
            <w:r w:rsidR="008E665C">
              <w:fldChar w:fldCharType="end"/>
            </w:r>
          </w:hyperlink>
        </w:p>
        <w:p w14:paraId="5D7BB66D" w14:textId="7B3ED9C3" w:rsidR="008E665C" w:rsidRDefault="6B06F679" w:rsidP="6B06F679">
          <w:pPr>
            <w:pStyle w:val="Verzeichnis3"/>
            <w:tabs>
              <w:tab w:val="left" w:pos="1200"/>
              <w:tab w:val="right" w:leader="dot" w:pos="9060"/>
            </w:tabs>
          </w:pPr>
          <w:hyperlink w:anchor="_Toc490512042">
            <w:r w:rsidRPr="6B06F679">
              <w:rPr>
                <w:rStyle w:val="Hyperlink"/>
              </w:rPr>
              <w:t>9.5.7.</w:t>
            </w:r>
            <w:r w:rsidR="008E665C">
              <w:tab/>
            </w:r>
            <w:r w:rsidRPr="6B06F679">
              <w:rPr>
                <w:rStyle w:val="Hyperlink"/>
              </w:rPr>
              <w:t>Monitoring</w:t>
            </w:r>
            <w:r w:rsidR="008E665C">
              <w:tab/>
            </w:r>
            <w:r w:rsidR="008E665C">
              <w:fldChar w:fldCharType="begin"/>
            </w:r>
            <w:r w:rsidR="008E665C">
              <w:instrText>PAGEREF _Toc490512042 \h</w:instrText>
            </w:r>
            <w:r w:rsidR="008E665C">
              <w:fldChar w:fldCharType="separate"/>
            </w:r>
            <w:r w:rsidRPr="6B06F679">
              <w:rPr>
                <w:rStyle w:val="Hyperlink"/>
              </w:rPr>
              <w:t>46</w:t>
            </w:r>
            <w:r w:rsidR="008E665C">
              <w:fldChar w:fldCharType="end"/>
            </w:r>
          </w:hyperlink>
        </w:p>
        <w:p w14:paraId="6E124B56" w14:textId="6521C75C" w:rsidR="008E665C" w:rsidRDefault="6B06F679" w:rsidP="6B06F679">
          <w:pPr>
            <w:pStyle w:val="Verzeichnis3"/>
            <w:tabs>
              <w:tab w:val="left" w:pos="1200"/>
              <w:tab w:val="right" w:leader="dot" w:pos="9060"/>
            </w:tabs>
          </w:pPr>
          <w:hyperlink w:anchor="_Toc480165039">
            <w:r w:rsidRPr="6B06F679">
              <w:rPr>
                <w:rStyle w:val="Hyperlink"/>
              </w:rPr>
              <w:t>9.5.8.</w:t>
            </w:r>
            <w:r w:rsidR="008E665C">
              <w:tab/>
            </w:r>
            <w:r w:rsidRPr="6B06F679">
              <w:rPr>
                <w:rStyle w:val="Hyperlink"/>
              </w:rPr>
              <w:t>Virenschutz</w:t>
            </w:r>
            <w:r w:rsidR="008E665C">
              <w:tab/>
            </w:r>
            <w:r w:rsidR="008E665C">
              <w:fldChar w:fldCharType="begin"/>
            </w:r>
            <w:r w:rsidR="008E665C">
              <w:instrText>PAGEREF _Toc480165039 \h</w:instrText>
            </w:r>
            <w:r w:rsidR="008E665C">
              <w:fldChar w:fldCharType="separate"/>
            </w:r>
            <w:r w:rsidRPr="6B06F679">
              <w:rPr>
                <w:rStyle w:val="Hyperlink"/>
              </w:rPr>
              <w:t>47</w:t>
            </w:r>
            <w:r w:rsidR="008E665C">
              <w:fldChar w:fldCharType="end"/>
            </w:r>
          </w:hyperlink>
        </w:p>
        <w:p w14:paraId="4EE116FB" w14:textId="00A198A6" w:rsidR="008E665C" w:rsidRDefault="6B06F679" w:rsidP="6B06F679">
          <w:pPr>
            <w:pStyle w:val="Verzeichnis3"/>
            <w:tabs>
              <w:tab w:val="left" w:pos="1200"/>
              <w:tab w:val="right" w:leader="dot" w:pos="9060"/>
            </w:tabs>
          </w:pPr>
          <w:hyperlink w:anchor="_Toc841413120">
            <w:r w:rsidRPr="6B06F679">
              <w:rPr>
                <w:rStyle w:val="Hyperlink"/>
              </w:rPr>
              <w:t>9.5.9.</w:t>
            </w:r>
            <w:r w:rsidR="008E665C">
              <w:tab/>
            </w:r>
            <w:r w:rsidRPr="6B06F679">
              <w:rPr>
                <w:rStyle w:val="Hyperlink"/>
              </w:rPr>
              <w:t>Verbrauchdatenerfassung</w:t>
            </w:r>
            <w:r w:rsidR="008E665C">
              <w:tab/>
            </w:r>
            <w:r w:rsidR="008E665C">
              <w:fldChar w:fldCharType="begin"/>
            </w:r>
            <w:r w:rsidR="008E665C">
              <w:instrText>PAGEREF _Toc841413120 \h</w:instrText>
            </w:r>
            <w:r w:rsidR="008E665C">
              <w:fldChar w:fldCharType="separate"/>
            </w:r>
            <w:r w:rsidRPr="6B06F679">
              <w:rPr>
                <w:rStyle w:val="Hyperlink"/>
              </w:rPr>
              <w:t>47</w:t>
            </w:r>
            <w:r w:rsidR="008E665C">
              <w:fldChar w:fldCharType="end"/>
            </w:r>
          </w:hyperlink>
        </w:p>
        <w:p w14:paraId="2C3B7506" w14:textId="7D048499" w:rsidR="008E665C" w:rsidRDefault="6B06F679" w:rsidP="6B06F679">
          <w:pPr>
            <w:pStyle w:val="Verzeichnis1"/>
            <w:tabs>
              <w:tab w:val="left" w:pos="390"/>
              <w:tab w:val="right" w:leader="dot" w:pos="9060"/>
            </w:tabs>
          </w:pPr>
          <w:hyperlink w:anchor="_Toc522679753">
            <w:r w:rsidRPr="6B06F679">
              <w:rPr>
                <w:rStyle w:val="Hyperlink"/>
              </w:rPr>
              <w:t>10.</w:t>
            </w:r>
            <w:r w:rsidR="008E665C">
              <w:tab/>
            </w:r>
            <w:r w:rsidRPr="6B06F679">
              <w:rPr>
                <w:rStyle w:val="Hyperlink"/>
              </w:rPr>
              <w:t>File Services</w:t>
            </w:r>
            <w:r w:rsidR="008E665C">
              <w:tab/>
            </w:r>
            <w:r w:rsidR="008E665C">
              <w:fldChar w:fldCharType="begin"/>
            </w:r>
            <w:r w:rsidR="008E665C">
              <w:instrText>PAGEREF _Toc522679753 \h</w:instrText>
            </w:r>
            <w:r w:rsidR="008E665C">
              <w:fldChar w:fldCharType="separate"/>
            </w:r>
            <w:r w:rsidRPr="6B06F679">
              <w:rPr>
                <w:rStyle w:val="Hyperlink"/>
              </w:rPr>
              <w:t>47</w:t>
            </w:r>
            <w:r w:rsidR="008E665C">
              <w:fldChar w:fldCharType="end"/>
            </w:r>
          </w:hyperlink>
        </w:p>
        <w:p w14:paraId="000538DB" w14:textId="6AA20F80" w:rsidR="008E665C" w:rsidRDefault="6B06F679" w:rsidP="6B06F679">
          <w:pPr>
            <w:pStyle w:val="Verzeichnis2"/>
            <w:tabs>
              <w:tab w:val="left" w:pos="795"/>
              <w:tab w:val="right" w:leader="dot" w:pos="9060"/>
            </w:tabs>
          </w:pPr>
          <w:hyperlink w:anchor="_Toc722226676">
            <w:r w:rsidRPr="6B06F679">
              <w:rPr>
                <w:rStyle w:val="Hyperlink"/>
              </w:rPr>
              <w:t>10.1.</w:t>
            </w:r>
            <w:r w:rsidR="008E665C">
              <w:tab/>
            </w:r>
            <w:r w:rsidRPr="6B06F679">
              <w:rPr>
                <w:rStyle w:val="Hyperlink"/>
              </w:rPr>
              <w:t>big-vfileclu01.big.krankenkasse.de</w:t>
            </w:r>
            <w:r w:rsidR="008E665C">
              <w:tab/>
            </w:r>
            <w:r w:rsidR="008E665C">
              <w:fldChar w:fldCharType="begin"/>
            </w:r>
            <w:r w:rsidR="008E665C">
              <w:instrText>PAGEREF _Toc722226676 \h</w:instrText>
            </w:r>
            <w:r w:rsidR="008E665C">
              <w:fldChar w:fldCharType="separate"/>
            </w:r>
            <w:r w:rsidRPr="6B06F679">
              <w:rPr>
                <w:rStyle w:val="Hyperlink"/>
              </w:rPr>
              <w:t>48</w:t>
            </w:r>
            <w:r w:rsidR="008E665C">
              <w:fldChar w:fldCharType="end"/>
            </w:r>
          </w:hyperlink>
        </w:p>
        <w:p w14:paraId="6362DC95" w14:textId="7B5C61F0" w:rsidR="008E665C" w:rsidRDefault="6B06F679" w:rsidP="6B06F679">
          <w:pPr>
            <w:pStyle w:val="Verzeichnis3"/>
            <w:tabs>
              <w:tab w:val="left" w:pos="1200"/>
              <w:tab w:val="right" w:leader="dot" w:pos="9060"/>
            </w:tabs>
          </w:pPr>
          <w:hyperlink w:anchor="_Toc2136782673">
            <w:r w:rsidRPr="6B06F679">
              <w:rPr>
                <w:rStyle w:val="Hyperlink"/>
              </w:rPr>
              <w:t>10.1.1.</w:t>
            </w:r>
            <w:r w:rsidR="008E665C">
              <w:tab/>
            </w:r>
            <w:r w:rsidRPr="6B06F679">
              <w:rPr>
                <w:rStyle w:val="Hyperlink"/>
              </w:rPr>
              <w:t>Infrastruktur</w:t>
            </w:r>
            <w:r w:rsidR="008E665C">
              <w:tab/>
            </w:r>
            <w:r w:rsidR="008E665C">
              <w:fldChar w:fldCharType="begin"/>
            </w:r>
            <w:r w:rsidR="008E665C">
              <w:instrText>PAGEREF _Toc2136782673 \h</w:instrText>
            </w:r>
            <w:r w:rsidR="008E665C">
              <w:fldChar w:fldCharType="separate"/>
            </w:r>
            <w:r w:rsidRPr="6B06F679">
              <w:rPr>
                <w:rStyle w:val="Hyperlink"/>
              </w:rPr>
              <w:t>48</w:t>
            </w:r>
            <w:r w:rsidR="008E665C">
              <w:fldChar w:fldCharType="end"/>
            </w:r>
          </w:hyperlink>
        </w:p>
        <w:p w14:paraId="62B534B8" w14:textId="2BF5E123" w:rsidR="008E665C" w:rsidRDefault="6B06F679" w:rsidP="6B06F679">
          <w:pPr>
            <w:pStyle w:val="Verzeichnis3"/>
            <w:tabs>
              <w:tab w:val="left" w:pos="1200"/>
              <w:tab w:val="right" w:leader="dot" w:pos="9060"/>
            </w:tabs>
          </w:pPr>
          <w:hyperlink w:anchor="_Toc1079499049">
            <w:r w:rsidRPr="6B06F679">
              <w:rPr>
                <w:rStyle w:val="Hyperlink"/>
              </w:rPr>
              <w:t>10.1.2.</w:t>
            </w:r>
            <w:r w:rsidR="008E665C">
              <w:tab/>
            </w:r>
            <w:r w:rsidRPr="6B06F679">
              <w:rPr>
                <w:rStyle w:val="Hyperlink"/>
              </w:rPr>
              <w:t>Konfiguration</w:t>
            </w:r>
            <w:r w:rsidR="008E665C">
              <w:tab/>
            </w:r>
            <w:r w:rsidR="008E665C">
              <w:fldChar w:fldCharType="begin"/>
            </w:r>
            <w:r w:rsidR="008E665C">
              <w:instrText>PAGEREF _Toc1079499049 \h</w:instrText>
            </w:r>
            <w:r w:rsidR="008E665C">
              <w:fldChar w:fldCharType="separate"/>
            </w:r>
            <w:r w:rsidRPr="6B06F679">
              <w:rPr>
                <w:rStyle w:val="Hyperlink"/>
              </w:rPr>
              <w:t>48</w:t>
            </w:r>
            <w:r w:rsidR="008E665C">
              <w:fldChar w:fldCharType="end"/>
            </w:r>
          </w:hyperlink>
        </w:p>
        <w:p w14:paraId="5CB45075" w14:textId="26E3D1D9" w:rsidR="008E665C" w:rsidRDefault="6B06F679" w:rsidP="6B06F679">
          <w:pPr>
            <w:pStyle w:val="Verzeichnis3"/>
            <w:tabs>
              <w:tab w:val="left" w:pos="1200"/>
              <w:tab w:val="right" w:leader="dot" w:pos="9060"/>
            </w:tabs>
          </w:pPr>
          <w:hyperlink w:anchor="_Toc1302111389">
            <w:r w:rsidRPr="6B06F679">
              <w:rPr>
                <w:rStyle w:val="Hyperlink"/>
              </w:rPr>
              <w:t>10.1.3.</w:t>
            </w:r>
            <w:r w:rsidR="008E665C">
              <w:tab/>
            </w:r>
            <w:r w:rsidRPr="6B06F679">
              <w:rPr>
                <w:rStyle w:val="Hyperlink"/>
              </w:rPr>
              <w:t>Betrieb</w:t>
            </w:r>
            <w:r w:rsidR="008E665C">
              <w:tab/>
            </w:r>
            <w:r w:rsidR="008E665C">
              <w:fldChar w:fldCharType="begin"/>
            </w:r>
            <w:r w:rsidR="008E665C">
              <w:instrText>PAGEREF _Toc1302111389 \h</w:instrText>
            </w:r>
            <w:r w:rsidR="008E665C">
              <w:fldChar w:fldCharType="separate"/>
            </w:r>
            <w:r w:rsidRPr="6B06F679">
              <w:rPr>
                <w:rStyle w:val="Hyperlink"/>
              </w:rPr>
              <w:t>53</w:t>
            </w:r>
            <w:r w:rsidR="008E665C">
              <w:fldChar w:fldCharType="end"/>
            </w:r>
          </w:hyperlink>
        </w:p>
        <w:p w14:paraId="0C7F7BA3" w14:textId="4AC5FBDD" w:rsidR="008E665C" w:rsidRDefault="6B06F679" w:rsidP="6B06F679">
          <w:pPr>
            <w:pStyle w:val="Verzeichnis2"/>
            <w:tabs>
              <w:tab w:val="left" w:pos="795"/>
              <w:tab w:val="right" w:leader="dot" w:pos="9060"/>
            </w:tabs>
          </w:pPr>
          <w:hyperlink w:anchor="_Toc938247774">
            <w:r w:rsidRPr="6B06F679">
              <w:rPr>
                <w:rStyle w:val="Hyperlink"/>
              </w:rPr>
              <w:t>10.2.</w:t>
            </w:r>
            <w:r w:rsidR="008E665C">
              <w:tab/>
            </w:r>
            <w:r w:rsidRPr="6B06F679">
              <w:rPr>
                <w:rStyle w:val="Hyperlink"/>
              </w:rPr>
              <w:t>big-vffslclu01.big.krankenkasse.de</w:t>
            </w:r>
            <w:r w:rsidR="008E665C">
              <w:tab/>
            </w:r>
            <w:r w:rsidR="008E665C">
              <w:fldChar w:fldCharType="begin"/>
            </w:r>
            <w:r w:rsidR="008E665C">
              <w:instrText>PAGEREF _Toc938247774 \h</w:instrText>
            </w:r>
            <w:r w:rsidR="008E665C">
              <w:fldChar w:fldCharType="separate"/>
            </w:r>
            <w:r w:rsidRPr="6B06F679">
              <w:rPr>
                <w:rStyle w:val="Hyperlink"/>
              </w:rPr>
              <w:t>55</w:t>
            </w:r>
            <w:r w:rsidR="008E665C">
              <w:fldChar w:fldCharType="end"/>
            </w:r>
          </w:hyperlink>
        </w:p>
        <w:p w14:paraId="11B6DB9B" w14:textId="6FBDFCE4" w:rsidR="008E665C" w:rsidRDefault="6B06F679" w:rsidP="6B06F679">
          <w:pPr>
            <w:pStyle w:val="Verzeichnis3"/>
            <w:tabs>
              <w:tab w:val="left" w:pos="1200"/>
              <w:tab w:val="right" w:leader="dot" w:pos="9060"/>
            </w:tabs>
          </w:pPr>
          <w:hyperlink w:anchor="_Toc1249559967">
            <w:r w:rsidRPr="6B06F679">
              <w:rPr>
                <w:rStyle w:val="Hyperlink"/>
              </w:rPr>
              <w:t>10.2.1.</w:t>
            </w:r>
            <w:r w:rsidR="008E665C">
              <w:tab/>
            </w:r>
            <w:r w:rsidRPr="6B06F679">
              <w:rPr>
                <w:rStyle w:val="Hyperlink"/>
              </w:rPr>
              <w:t>Infrastruktur</w:t>
            </w:r>
            <w:r w:rsidR="008E665C">
              <w:tab/>
            </w:r>
            <w:r w:rsidR="008E665C">
              <w:fldChar w:fldCharType="begin"/>
            </w:r>
            <w:r w:rsidR="008E665C">
              <w:instrText>PAGEREF _Toc1249559967 \h</w:instrText>
            </w:r>
            <w:r w:rsidR="008E665C">
              <w:fldChar w:fldCharType="separate"/>
            </w:r>
            <w:r w:rsidRPr="6B06F679">
              <w:rPr>
                <w:rStyle w:val="Hyperlink"/>
              </w:rPr>
              <w:t>55</w:t>
            </w:r>
            <w:r w:rsidR="008E665C">
              <w:fldChar w:fldCharType="end"/>
            </w:r>
          </w:hyperlink>
        </w:p>
        <w:p w14:paraId="2F139669" w14:textId="5B5EE1E0" w:rsidR="008E665C" w:rsidRDefault="6B06F679" w:rsidP="6B06F679">
          <w:pPr>
            <w:pStyle w:val="Verzeichnis3"/>
            <w:tabs>
              <w:tab w:val="left" w:pos="1200"/>
              <w:tab w:val="right" w:leader="dot" w:pos="9060"/>
            </w:tabs>
          </w:pPr>
          <w:hyperlink w:anchor="_Toc336612659">
            <w:r w:rsidRPr="6B06F679">
              <w:rPr>
                <w:rStyle w:val="Hyperlink"/>
              </w:rPr>
              <w:t>10.2.2.</w:t>
            </w:r>
            <w:r w:rsidR="008E665C">
              <w:tab/>
            </w:r>
            <w:r w:rsidRPr="6B06F679">
              <w:rPr>
                <w:rStyle w:val="Hyperlink"/>
              </w:rPr>
              <w:t>Konfiguration</w:t>
            </w:r>
            <w:r w:rsidR="008E665C">
              <w:tab/>
            </w:r>
            <w:r w:rsidR="008E665C">
              <w:fldChar w:fldCharType="begin"/>
            </w:r>
            <w:r w:rsidR="008E665C">
              <w:instrText>PAGEREF _Toc336612659 \h</w:instrText>
            </w:r>
            <w:r w:rsidR="008E665C">
              <w:fldChar w:fldCharType="separate"/>
            </w:r>
            <w:r w:rsidRPr="6B06F679">
              <w:rPr>
                <w:rStyle w:val="Hyperlink"/>
              </w:rPr>
              <w:t>55</w:t>
            </w:r>
            <w:r w:rsidR="008E665C">
              <w:fldChar w:fldCharType="end"/>
            </w:r>
          </w:hyperlink>
        </w:p>
        <w:p w14:paraId="1D7E1077" w14:textId="208B4170" w:rsidR="008E665C" w:rsidRDefault="6B06F679" w:rsidP="6B06F679">
          <w:pPr>
            <w:pStyle w:val="Verzeichnis3"/>
            <w:tabs>
              <w:tab w:val="left" w:pos="1200"/>
              <w:tab w:val="right" w:leader="dot" w:pos="9060"/>
            </w:tabs>
          </w:pPr>
          <w:hyperlink w:anchor="_Toc922356607">
            <w:r w:rsidRPr="6B06F679">
              <w:rPr>
                <w:rStyle w:val="Hyperlink"/>
              </w:rPr>
              <w:t>10.2.3.</w:t>
            </w:r>
            <w:r w:rsidR="008E665C">
              <w:tab/>
            </w:r>
            <w:r w:rsidRPr="6B06F679">
              <w:rPr>
                <w:rStyle w:val="Hyperlink"/>
              </w:rPr>
              <w:t>Betrieb</w:t>
            </w:r>
            <w:r w:rsidR="008E665C">
              <w:tab/>
            </w:r>
            <w:r w:rsidR="008E665C">
              <w:fldChar w:fldCharType="begin"/>
            </w:r>
            <w:r w:rsidR="008E665C">
              <w:instrText>PAGEREF _Toc922356607 \h</w:instrText>
            </w:r>
            <w:r w:rsidR="008E665C">
              <w:fldChar w:fldCharType="separate"/>
            </w:r>
            <w:r w:rsidRPr="6B06F679">
              <w:rPr>
                <w:rStyle w:val="Hyperlink"/>
              </w:rPr>
              <w:t>56</w:t>
            </w:r>
            <w:r w:rsidR="008E665C">
              <w:fldChar w:fldCharType="end"/>
            </w:r>
          </w:hyperlink>
        </w:p>
        <w:p w14:paraId="084A624D" w14:textId="57E6DA20" w:rsidR="008E665C" w:rsidRDefault="6B06F679" w:rsidP="6B06F679">
          <w:pPr>
            <w:pStyle w:val="Verzeichnis1"/>
            <w:tabs>
              <w:tab w:val="left" w:pos="390"/>
              <w:tab w:val="right" w:leader="dot" w:pos="9060"/>
            </w:tabs>
          </w:pPr>
          <w:hyperlink w:anchor="_Toc1306217564">
            <w:r w:rsidRPr="6B06F679">
              <w:rPr>
                <w:rStyle w:val="Hyperlink"/>
              </w:rPr>
              <w:t>11.</w:t>
            </w:r>
            <w:r w:rsidR="008E665C">
              <w:tab/>
            </w:r>
            <w:r w:rsidRPr="6B06F679">
              <w:rPr>
                <w:rStyle w:val="Hyperlink"/>
              </w:rPr>
              <w:t>VMware Services</w:t>
            </w:r>
            <w:r w:rsidR="008E665C">
              <w:tab/>
            </w:r>
            <w:r w:rsidR="008E665C">
              <w:fldChar w:fldCharType="begin"/>
            </w:r>
            <w:r w:rsidR="008E665C">
              <w:instrText>PAGEREF _Toc1306217564 \h</w:instrText>
            </w:r>
            <w:r w:rsidR="008E665C">
              <w:fldChar w:fldCharType="separate"/>
            </w:r>
            <w:r w:rsidRPr="6B06F679">
              <w:rPr>
                <w:rStyle w:val="Hyperlink"/>
              </w:rPr>
              <w:t>58</w:t>
            </w:r>
            <w:r w:rsidR="008E665C">
              <w:fldChar w:fldCharType="end"/>
            </w:r>
          </w:hyperlink>
        </w:p>
        <w:p w14:paraId="28A9D8E0" w14:textId="0ACB96A3" w:rsidR="008E665C" w:rsidRDefault="6B06F679" w:rsidP="6B06F679">
          <w:pPr>
            <w:pStyle w:val="Verzeichnis2"/>
            <w:tabs>
              <w:tab w:val="left" w:pos="795"/>
              <w:tab w:val="right" w:leader="dot" w:pos="9060"/>
            </w:tabs>
          </w:pPr>
          <w:hyperlink w:anchor="_Toc651962966">
            <w:r w:rsidRPr="6B06F679">
              <w:rPr>
                <w:rStyle w:val="Hyperlink"/>
              </w:rPr>
              <w:t>11.1.</w:t>
            </w:r>
            <w:r w:rsidR="008E665C">
              <w:tab/>
            </w:r>
            <w:r w:rsidRPr="6B06F679">
              <w:rPr>
                <w:rStyle w:val="Hyperlink"/>
              </w:rPr>
              <w:t>Infrastruktur</w:t>
            </w:r>
            <w:r w:rsidR="008E665C">
              <w:tab/>
            </w:r>
            <w:r w:rsidR="008E665C">
              <w:fldChar w:fldCharType="begin"/>
            </w:r>
            <w:r w:rsidR="008E665C">
              <w:instrText>PAGEREF _Toc651962966 \h</w:instrText>
            </w:r>
            <w:r w:rsidR="008E665C">
              <w:fldChar w:fldCharType="separate"/>
            </w:r>
            <w:r w:rsidRPr="6B06F679">
              <w:rPr>
                <w:rStyle w:val="Hyperlink"/>
              </w:rPr>
              <w:t>59</w:t>
            </w:r>
            <w:r w:rsidR="008E665C">
              <w:fldChar w:fldCharType="end"/>
            </w:r>
          </w:hyperlink>
        </w:p>
        <w:p w14:paraId="16F1C5FF" w14:textId="0DAAB902" w:rsidR="008E665C" w:rsidRDefault="6B06F679" w:rsidP="6B06F679">
          <w:pPr>
            <w:pStyle w:val="Verzeichnis2"/>
            <w:tabs>
              <w:tab w:val="left" w:pos="795"/>
              <w:tab w:val="right" w:leader="dot" w:pos="9060"/>
            </w:tabs>
          </w:pPr>
          <w:hyperlink w:anchor="_Toc845611810">
            <w:r w:rsidRPr="6B06F679">
              <w:rPr>
                <w:rStyle w:val="Hyperlink"/>
              </w:rPr>
              <w:t>11.2.</w:t>
            </w:r>
            <w:r w:rsidR="008E665C">
              <w:tab/>
            </w:r>
            <w:r w:rsidRPr="6B06F679">
              <w:rPr>
                <w:rStyle w:val="Hyperlink"/>
              </w:rPr>
              <w:t>Konfigurationen</w:t>
            </w:r>
            <w:r w:rsidR="008E665C">
              <w:tab/>
            </w:r>
            <w:r w:rsidR="008E665C">
              <w:fldChar w:fldCharType="begin"/>
            </w:r>
            <w:r w:rsidR="008E665C">
              <w:instrText>PAGEREF _Toc845611810 \h</w:instrText>
            </w:r>
            <w:r w:rsidR="008E665C">
              <w:fldChar w:fldCharType="separate"/>
            </w:r>
            <w:r w:rsidRPr="6B06F679">
              <w:rPr>
                <w:rStyle w:val="Hyperlink"/>
              </w:rPr>
              <w:t>59</w:t>
            </w:r>
            <w:r w:rsidR="008E665C">
              <w:fldChar w:fldCharType="end"/>
            </w:r>
          </w:hyperlink>
        </w:p>
        <w:p w14:paraId="54457917" w14:textId="14C1BF4D" w:rsidR="008E665C" w:rsidRDefault="6B06F679" w:rsidP="6B06F679">
          <w:pPr>
            <w:pStyle w:val="Verzeichnis3"/>
            <w:tabs>
              <w:tab w:val="left" w:pos="1200"/>
              <w:tab w:val="right" w:leader="dot" w:pos="9060"/>
            </w:tabs>
          </w:pPr>
          <w:hyperlink w:anchor="_Toc720184348">
            <w:r w:rsidRPr="6B06F679">
              <w:rPr>
                <w:rStyle w:val="Hyperlink"/>
              </w:rPr>
              <w:t>11.2.1.</w:t>
            </w:r>
            <w:r w:rsidR="008E665C">
              <w:tab/>
            </w:r>
            <w:r w:rsidRPr="6B06F679">
              <w:rPr>
                <w:rStyle w:val="Hyperlink"/>
              </w:rPr>
              <w:t>Hardware Systeminformationen ESXi Hosts</w:t>
            </w:r>
            <w:r w:rsidR="008E665C">
              <w:tab/>
            </w:r>
            <w:r w:rsidR="008E665C">
              <w:fldChar w:fldCharType="begin"/>
            </w:r>
            <w:r w:rsidR="008E665C">
              <w:instrText>PAGEREF _Toc720184348 \h</w:instrText>
            </w:r>
            <w:r w:rsidR="008E665C">
              <w:fldChar w:fldCharType="separate"/>
            </w:r>
            <w:r w:rsidRPr="6B06F679">
              <w:rPr>
                <w:rStyle w:val="Hyperlink"/>
              </w:rPr>
              <w:t>59</w:t>
            </w:r>
            <w:r w:rsidR="008E665C">
              <w:fldChar w:fldCharType="end"/>
            </w:r>
          </w:hyperlink>
        </w:p>
        <w:p w14:paraId="08433CB4" w14:textId="5BDB639C" w:rsidR="008E665C" w:rsidRDefault="6B06F679" w:rsidP="6B06F679">
          <w:pPr>
            <w:pStyle w:val="Verzeichnis3"/>
            <w:tabs>
              <w:tab w:val="left" w:pos="1200"/>
              <w:tab w:val="right" w:leader="dot" w:pos="9060"/>
            </w:tabs>
          </w:pPr>
          <w:hyperlink w:anchor="_Toc713928236">
            <w:r w:rsidRPr="6B06F679">
              <w:rPr>
                <w:rStyle w:val="Hyperlink"/>
              </w:rPr>
              <w:t>11.2.2.</w:t>
            </w:r>
            <w:r w:rsidR="008E665C">
              <w:tab/>
            </w:r>
            <w:r w:rsidRPr="6B06F679">
              <w:rPr>
                <w:rStyle w:val="Hyperlink"/>
              </w:rPr>
              <w:t>vSphere Cluster</w:t>
            </w:r>
            <w:r w:rsidR="008E665C">
              <w:tab/>
            </w:r>
            <w:r w:rsidR="008E665C">
              <w:fldChar w:fldCharType="begin"/>
            </w:r>
            <w:r w:rsidR="008E665C">
              <w:instrText>PAGEREF _Toc713928236 \h</w:instrText>
            </w:r>
            <w:r w:rsidR="008E665C">
              <w:fldChar w:fldCharType="separate"/>
            </w:r>
            <w:r w:rsidRPr="6B06F679">
              <w:rPr>
                <w:rStyle w:val="Hyperlink"/>
              </w:rPr>
              <w:t>59</w:t>
            </w:r>
            <w:r w:rsidR="008E665C">
              <w:fldChar w:fldCharType="end"/>
            </w:r>
          </w:hyperlink>
        </w:p>
        <w:p w14:paraId="167C7499" w14:textId="229C0847" w:rsidR="008E665C" w:rsidRDefault="6B06F679" w:rsidP="6B06F679">
          <w:pPr>
            <w:pStyle w:val="Verzeichnis3"/>
            <w:tabs>
              <w:tab w:val="left" w:pos="1200"/>
              <w:tab w:val="right" w:leader="dot" w:pos="9060"/>
            </w:tabs>
          </w:pPr>
          <w:hyperlink w:anchor="_Toc929882907">
            <w:r w:rsidRPr="6B06F679">
              <w:rPr>
                <w:rStyle w:val="Hyperlink"/>
              </w:rPr>
              <w:t>11.2.3.</w:t>
            </w:r>
            <w:r w:rsidR="008E665C">
              <w:tab/>
            </w:r>
            <w:r w:rsidRPr="6B06F679">
              <w:rPr>
                <w:rStyle w:val="Hyperlink"/>
              </w:rPr>
              <w:t>vSphere Datastores</w:t>
            </w:r>
            <w:r w:rsidR="008E665C">
              <w:tab/>
            </w:r>
            <w:r w:rsidR="008E665C">
              <w:fldChar w:fldCharType="begin"/>
            </w:r>
            <w:r w:rsidR="008E665C">
              <w:instrText>PAGEREF _Toc929882907 \h</w:instrText>
            </w:r>
            <w:r w:rsidR="008E665C">
              <w:fldChar w:fldCharType="separate"/>
            </w:r>
            <w:r w:rsidRPr="6B06F679">
              <w:rPr>
                <w:rStyle w:val="Hyperlink"/>
              </w:rPr>
              <w:t>59</w:t>
            </w:r>
            <w:r w:rsidR="008E665C">
              <w:fldChar w:fldCharType="end"/>
            </w:r>
          </w:hyperlink>
        </w:p>
        <w:p w14:paraId="3F91D5B1" w14:textId="6AC51F21" w:rsidR="008E665C" w:rsidRDefault="6B06F679" w:rsidP="6B06F679">
          <w:pPr>
            <w:pStyle w:val="Verzeichnis3"/>
            <w:tabs>
              <w:tab w:val="left" w:pos="1200"/>
              <w:tab w:val="right" w:leader="dot" w:pos="9060"/>
            </w:tabs>
          </w:pPr>
          <w:hyperlink w:anchor="_Toc900640352">
            <w:r w:rsidRPr="6B06F679">
              <w:rPr>
                <w:rStyle w:val="Hyperlink"/>
              </w:rPr>
              <w:t>11.2.4.</w:t>
            </w:r>
            <w:r w:rsidR="008E665C">
              <w:tab/>
            </w:r>
            <w:r w:rsidRPr="6B06F679">
              <w:rPr>
                <w:rStyle w:val="Hyperlink"/>
              </w:rPr>
              <w:t>FC-SAN</w:t>
            </w:r>
            <w:r w:rsidR="008E665C">
              <w:tab/>
            </w:r>
            <w:r w:rsidR="008E665C">
              <w:fldChar w:fldCharType="begin"/>
            </w:r>
            <w:r w:rsidR="008E665C">
              <w:instrText>PAGEREF _Toc900640352 \h</w:instrText>
            </w:r>
            <w:r w:rsidR="008E665C">
              <w:fldChar w:fldCharType="separate"/>
            </w:r>
            <w:r w:rsidRPr="6B06F679">
              <w:rPr>
                <w:rStyle w:val="Hyperlink"/>
              </w:rPr>
              <w:t>60</w:t>
            </w:r>
            <w:r w:rsidR="008E665C">
              <w:fldChar w:fldCharType="end"/>
            </w:r>
          </w:hyperlink>
        </w:p>
        <w:p w14:paraId="58BFC569" w14:textId="0ED31589" w:rsidR="008E665C" w:rsidRDefault="6B06F679" w:rsidP="6B06F679">
          <w:pPr>
            <w:pStyle w:val="Verzeichnis2"/>
            <w:tabs>
              <w:tab w:val="left" w:pos="795"/>
              <w:tab w:val="right" w:leader="dot" w:pos="9060"/>
            </w:tabs>
          </w:pPr>
          <w:hyperlink w:anchor="_Toc2050936686">
            <w:r w:rsidRPr="6B06F679">
              <w:rPr>
                <w:rStyle w:val="Hyperlink"/>
              </w:rPr>
              <w:t>11.3.</w:t>
            </w:r>
            <w:r w:rsidR="008E665C">
              <w:tab/>
            </w:r>
            <w:r w:rsidRPr="6B06F679">
              <w:rPr>
                <w:rStyle w:val="Hyperlink"/>
              </w:rPr>
              <w:t>Namenskonvention</w:t>
            </w:r>
            <w:r w:rsidR="008E665C">
              <w:tab/>
            </w:r>
            <w:r w:rsidR="008E665C">
              <w:fldChar w:fldCharType="begin"/>
            </w:r>
            <w:r w:rsidR="008E665C">
              <w:instrText>PAGEREF _Toc2050936686 \h</w:instrText>
            </w:r>
            <w:r w:rsidR="008E665C">
              <w:fldChar w:fldCharType="separate"/>
            </w:r>
            <w:r w:rsidRPr="6B06F679">
              <w:rPr>
                <w:rStyle w:val="Hyperlink"/>
              </w:rPr>
              <w:t>60</w:t>
            </w:r>
            <w:r w:rsidR="008E665C">
              <w:fldChar w:fldCharType="end"/>
            </w:r>
          </w:hyperlink>
        </w:p>
        <w:p w14:paraId="50052C61" w14:textId="06B35E73" w:rsidR="008E665C" w:rsidRDefault="6B06F679" w:rsidP="6B06F679">
          <w:pPr>
            <w:pStyle w:val="Verzeichnis2"/>
            <w:tabs>
              <w:tab w:val="left" w:pos="795"/>
              <w:tab w:val="right" w:leader="dot" w:pos="9060"/>
            </w:tabs>
          </w:pPr>
          <w:hyperlink w:anchor="_Toc854763116">
            <w:r w:rsidRPr="6B06F679">
              <w:rPr>
                <w:rStyle w:val="Hyperlink"/>
              </w:rPr>
              <w:t>11.4.</w:t>
            </w:r>
            <w:r w:rsidR="008E665C">
              <w:tab/>
            </w:r>
            <w:r w:rsidRPr="6B06F679">
              <w:rPr>
                <w:rStyle w:val="Hyperlink"/>
              </w:rPr>
              <w:t>Lizenzen</w:t>
            </w:r>
            <w:r w:rsidR="008E665C">
              <w:tab/>
            </w:r>
            <w:r w:rsidR="008E665C">
              <w:fldChar w:fldCharType="begin"/>
            </w:r>
            <w:r w:rsidR="008E665C">
              <w:instrText>PAGEREF _Toc854763116 \h</w:instrText>
            </w:r>
            <w:r w:rsidR="008E665C">
              <w:fldChar w:fldCharType="separate"/>
            </w:r>
            <w:r w:rsidRPr="6B06F679">
              <w:rPr>
                <w:rStyle w:val="Hyperlink"/>
              </w:rPr>
              <w:t>60</w:t>
            </w:r>
            <w:r w:rsidR="008E665C">
              <w:fldChar w:fldCharType="end"/>
            </w:r>
          </w:hyperlink>
        </w:p>
        <w:p w14:paraId="718459E8" w14:textId="06C9BA3A" w:rsidR="008E665C" w:rsidRDefault="6B06F679" w:rsidP="6B06F679">
          <w:pPr>
            <w:pStyle w:val="Verzeichnis2"/>
            <w:tabs>
              <w:tab w:val="left" w:pos="795"/>
              <w:tab w:val="right" w:leader="dot" w:pos="9060"/>
            </w:tabs>
          </w:pPr>
          <w:hyperlink w:anchor="_Toc1794821868">
            <w:r w:rsidRPr="6B06F679">
              <w:rPr>
                <w:rStyle w:val="Hyperlink"/>
              </w:rPr>
              <w:t>11.5.</w:t>
            </w:r>
            <w:r w:rsidR="008E665C">
              <w:tab/>
            </w:r>
            <w:r w:rsidRPr="6B06F679">
              <w:rPr>
                <w:rStyle w:val="Hyperlink"/>
              </w:rPr>
              <w:t>Betrieb</w:t>
            </w:r>
            <w:r w:rsidR="008E665C">
              <w:tab/>
            </w:r>
            <w:r w:rsidR="008E665C">
              <w:fldChar w:fldCharType="begin"/>
            </w:r>
            <w:r w:rsidR="008E665C">
              <w:instrText>PAGEREF _Toc1794821868 \h</w:instrText>
            </w:r>
            <w:r w:rsidR="008E665C">
              <w:fldChar w:fldCharType="separate"/>
            </w:r>
            <w:r w:rsidRPr="6B06F679">
              <w:rPr>
                <w:rStyle w:val="Hyperlink"/>
              </w:rPr>
              <w:t>60</w:t>
            </w:r>
            <w:r w:rsidR="008E665C">
              <w:fldChar w:fldCharType="end"/>
            </w:r>
          </w:hyperlink>
        </w:p>
        <w:p w14:paraId="7D79FCDC" w14:textId="67C1FF53" w:rsidR="008E665C" w:rsidRDefault="6B06F679" w:rsidP="6B06F679">
          <w:pPr>
            <w:pStyle w:val="Verzeichnis3"/>
            <w:tabs>
              <w:tab w:val="left" w:pos="1200"/>
              <w:tab w:val="right" w:leader="dot" w:pos="9060"/>
            </w:tabs>
          </w:pPr>
          <w:hyperlink w:anchor="_Toc1444707655">
            <w:r w:rsidRPr="6B06F679">
              <w:rPr>
                <w:rStyle w:val="Hyperlink"/>
              </w:rPr>
              <w:t>11.5.1.</w:t>
            </w:r>
            <w:r w:rsidR="008E665C">
              <w:tab/>
            </w:r>
            <w:r w:rsidRPr="6B06F679">
              <w:rPr>
                <w:rStyle w:val="Hyperlink"/>
              </w:rPr>
              <w:t>Updates</w:t>
            </w:r>
            <w:r w:rsidR="008E665C">
              <w:tab/>
            </w:r>
            <w:r w:rsidR="008E665C">
              <w:fldChar w:fldCharType="begin"/>
            </w:r>
            <w:r w:rsidR="008E665C">
              <w:instrText>PAGEREF _Toc1444707655 \h</w:instrText>
            </w:r>
            <w:r w:rsidR="008E665C">
              <w:fldChar w:fldCharType="separate"/>
            </w:r>
            <w:r w:rsidRPr="6B06F679">
              <w:rPr>
                <w:rStyle w:val="Hyperlink"/>
              </w:rPr>
              <w:t>60</w:t>
            </w:r>
            <w:r w:rsidR="008E665C">
              <w:fldChar w:fldCharType="end"/>
            </w:r>
          </w:hyperlink>
        </w:p>
        <w:p w14:paraId="4BE66D32" w14:textId="6DA15CCA" w:rsidR="008E665C" w:rsidRDefault="6B06F679" w:rsidP="6B06F679">
          <w:pPr>
            <w:pStyle w:val="Verzeichnis3"/>
            <w:tabs>
              <w:tab w:val="left" w:pos="1200"/>
              <w:tab w:val="right" w:leader="dot" w:pos="9060"/>
            </w:tabs>
          </w:pPr>
          <w:hyperlink w:anchor="_Toc320542574">
            <w:r w:rsidRPr="6B06F679">
              <w:rPr>
                <w:rStyle w:val="Hyperlink"/>
              </w:rPr>
              <w:t>11.5.2.</w:t>
            </w:r>
            <w:r w:rsidR="008E665C">
              <w:tab/>
            </w:r>
            <w:r w:rsidRPr="6B06F679">
              <w:rPr>
                <w:rStyle w:val="Hyperlink"/>
              </w:rPr>
              <w:t>Monitoring</w:t>
            </w:r>
            <w:r w:rsidR="008E665C">
              <w:tab/>
            </w:r>
            <w:r w:rsidR="008E665C">
              <w:fldChar w:fldCharType="begin"/>
            </w:r>
            <w:r w:rsidR="008E665C">
              <w:instrText>PAGEREF _Toc320542574 \h</w:instrText>
            </w:r>
            <w:r w:rsidR="008E665C">
              <w:fldChar w:fldCharType="separate"/>
            </w:r>
            <w:r w:rsidRPr="6B06F679">
              <w:rPr>
                <w:rStyle w:val="Hyperlink"/>
              </w:rPr>
              <w:t>60</w:t>
            </w:r>
            <w:r w:rsidR="008E665C">
              <w:fldChar w:fldCharType="end"/>
            </w:r>
          </w:hyperlink>
        </w:p>
        <w:p w14:paraId="61F7F8F2" w14:textId="0B019CCF" w:rsidR="008E665C" w:rsidRDefault="6B06F679" w:rsidP="6B06F679">
          <w:pPr>
            <w:pStyle w:val="Verzeichnis1"/>
            <w:tabs>
              <w:tab w:val="left" w:pos="390"/>
              <w:tab w:val="right" w:leader="dot" w:pos="9060"/>
            </w:tabs>
          </w:pPr>
          <w:hyperlink w:anchor="_Toc47811623">
            <w:r w:rsidRPr="6B06F679">
              <w:rPr>
                <w:rStyle w:val="Hyperlink"/>
              </w:rPr>
              <w:t>12.</w:t>
            </w:r>
            <w:r w:rsidR="008E665C">
              <w:tab/>
            </w:r>
            <w:r w:rsidRPr="6B06F679">
              <w:rPr>
                <w:rStyle w:val="Hyperlink"/>
              </w:rPr>
              <w:t>Hyper-V Services</w:t>
            </w:r>
            <w:r w:rsidR="008E665C">
              <w:tab/>
            </w:r>
            <w:r w:rsidR="008E665C">
              <w:fldChar w:fldCharType="begin"/>
            </w:r>
            <w:r w:rsidR="008E665C">
              <w:instrText>PAGEREF _Toc47811623 \h</w:instrText>
            </w:r>
            <w:r w:rsidR="008E665C">
              <w:fldChar w:fldCharType="separate"/>
            </w:r>
            <w:r w:rsidRPr="6B06F679">
              <w:rPr>
                <w:rStyle w:val="Hyperlink"/>
              </w:rPr>
              <w:t>60</w:t>
            </w:r>
            <w:r w:rsidR="008E665C">
              <w:fldChar w:fldCharType="end"/>
            </w:r>
          </w:hyperlink>
        </w:p>
        <w:p w14:paraId="01163755" w14:textId="70463BD6" w:rsidR="008E665C" w:rsidRDefault="6B06F679" w:rsidP="6B06F679">
          <w:pPr>
            <w:pStyle w:val="Verzeichnis2"/>
            <w:tabs>
              <w:tab w:val="left" w:pos="795"/>
              <w:tab w:val="right" w:leader="dot" w:pos="9060"/>
            </w:tabs>
          </w:pPr>
          <w:hyperlink w:anchor="_Toc1653557051">
            <w:r w:rsidRPr="6B06F679">
              <w:rPr>
                <w:rStyle w:val="Hyperlink"/>
              </w:rPr>
              <w:t>12.1.</w:t>
            </w:r>
            <w:r w:rsidR="008E665C">
              <w:tab/>
            </w:r>
            <w:r w:rsidRPr="6B06F679">
              <w:rPr>
                <w:rStyle w:val="Hyperlink"/>
              </w:rPr>
              <w:t>Infrastruktur</w:t>
            </w:r>
            <w:r w:rsidR="008E665C">
              <w:tab/>
            </w:r>
            <w:r w:rsidR="008E665C">
              <w:fldChar w:fldCharType="begin"/>
            </w:r>
            <w:r w:rsidR="008E665C">
              <w:instrText>PAGEREF _Toc1653557051 \h</w:instrText>
            </w:r>
            <w:r w:rsidR="008E665C">
              <w:fldChar w:fldCharType="separate"/>
            </w:r>
            <w:r w:rsidRPr="6B06F679">
              <w:rPr>
                <w:rStyle w:val="Hyperlink"/>
              </w:rPr>
              <w:t>61</w:t>
            </w:r>
            <w:r w:rsidR="008E665C">
              <w:fldChar w:fldCharType="end"/>
            </w:r>
          </w:hyperlink>
        </w:p>
        <w:p w14:paraId="4C555C12" w14:textId="7BA97B9A" w:rsidR="008E665C" w:rsidRDefault="6B06F679" w:rsidP="6B06F679">
          <w:pPr>
            <w:pStyle w:val="Verzeichnis2"/>
            <w:tabs>
              <w:tab w:val="left" w:pos="795"/>
              <w:tab w:val="right" w:leader="dot" w:pos="9060"/>
            </w:tabs>
          </w:pPr>
          <w:hyperlink w:anchor="_Toc2094916982">
            <w:r w:rsidRPr="6B06F679">
              <w:rPr>
                <w:rStyle w:val="Hyperlink"/>
              </w:rPr>
              <w:t>12.2.</w:t>
            </w:r>
            <w:r w:rsidR="008E665C">
              <w:tab/>
            </w:r>
            <w:r w:rsidRPr="6B06F679">
              <w:rPr>
                <w:rStyle w:val="Hyperlink"/>
              </w:rPr>
              <w:t>Konfigurationen</w:t>
            </w:r>
            <w:r w:rsidR="008E665C">
              <w:tab/>
            </w:r>
            <w:r w:rsidR="008E665C">
              <w:fldChar w:fldCharType="begin"/>
            </w:r>
            <w:r w:rsidR="008E665C">
              <w:instrText>PAGEREF _Toc2094916982 \h</w:instrText>
            </w:r>
            <w:r w:rsidR="008E665C">
              <w:fldChar w:fldCharType="separate"/>
            </w:r>
            <w:r w:rsidRPr="6B06F679">
              <w:rPr>
                <w:rStyle w:val="Hyperlink"/>
              </w:rPr>
              <w:t>61</w:t>
            </w:r>
            <w:r w:rsidR="008E665C">
              <w:fldChar w:fldCharType="end"/>
            </w:r>
          </w:hyperlink>
        </w:p>
        <w:p w14:paraId="01B9EE1E" w14:textId="5D1CE24B" w:rsidR="008E665C" w:rsidRDefault="6B06F679" w:rsidP="6B06F679">
          <w:pPr>
            <w:pStyle w:val="Verzeichnis3"/>
            <w:tabs>
              <w:tab w:val="left" w:pos="1200"/>
              <w:tab w:val="right" w:leader="dot" w:pos="9060"/>
            </w:tabs>
          </w:pPr>
          <w:hyperlink w:anchor="_Toc1954836671">
            <w:r w:rsidRPr="6B06F679">
              <w:rPr>
                <w:rStyle w:val="Hyperlink"/>
              </w:rPr>
              <w:t>12.2.1.</w:t>
            </w:r>
            <w:r w:rsidR="008E665C">
              <w:tab/>
            </w:r>
            <w:r w:rsidRPr="6B06F679">
              <w:rPr>
                <w:rStyle w:val="Hyperlink"/>
              </w:rPr>
              <w:t>Hardware Systeminformationen ESXi Hosts</w:t>
            </w:r>
            <w:r w:rsidR="008E665C">
              <w:tab/>
            </w:r>
            <w:r w:rsidR="008E665C">
              <w:fldChar w:fldCharType="begin"/>
            </w:r>
            <w:r w:rsidR="008E665C">
              <w:instrText>PAGEREF _Toc1954836671 \h</w:instrText>
            </w:r>
            <w:r w:rsidR="008E665C">
              <w:fldChar w:fldCharType="separate"/>
            </w:r>
            <w:r w:rsidRPr="6B06F679">
              <w:rPr>
                <w:rStyle w:val="Hyperlink"/>
              </w:rPr>
              <w:t>61</w:t>
            </w:r>
            <w:r w:rsidR="008E665C">
              <w:fldChar w:fldCharType="end"/>
            </w:r>
          </w:hyperlink>
        </w:p>
        <w:p w14:paraId="54F0B017" w14:textId="40D781EB" w:rsidR="008E665C" w:rsidRDefault="6B06F679" w:rsidP="6B06F679">
          <w:pPr>
            <w:pStyle w:val="Verzeichnis3"/>
            <w:tabs>
              <w:tab w:val="left" w:pos="1200"/>
              <w:tab w:val="right" w:leader="dot" w:pos="9060"/>
            </w:tabs>
          </w:pPr>
          <w:hyperlink w:anchor="_Toc816961594">
            <w:r w:rsidRPr="6B06F679">
              <w:rPr>
                <w:rStyle w:val="Hyperlink"/>
              </w:rPr>
              <w:t>12.2.2.</w:t>
            </w:r>
            <w:r w:rsidR="008E665C">
              <w:tab/>
            </w:r>
            <w:r w:rsidRPr="6B06F679">
              <w:rPr>
                <w:rStyle w:val="Hyperlink"/>
              </w:rPr>
              <w:t>Failover Cluster</w:t>
            </w:r>
            <w:r w:rsidR="008E665C">
              <w:tab/>
            </w:r>
            <w:r w:rsidR="008E665C">
              <w:fldChar w:fldCharType="begin"/>
            </w:r>
            <w:r w:rsidR="008E665C">
              <w:instrText>PAGEREF _Toc816961594 \h</w:instrText>
            </w:r>
            <w:r w:rsidR="008E665C">
              <w:fldChar w:fldCharType="separate"/>
            </w:r>
            <w:r w:rsidRPr="6B06F679">
              <w:rPr>
                <w:rStyle w:val="Hyperlink"/>
              </w:rPr>
              <w:t>61</w:t>
            </w:r>
            <w:r w:rsidR="008E665C">
              <w:fldChar w:fldCharType="end"/>
            </w:r>
          </w:hyperlink>
        </w:p>
        <w:p w14:paraId="30A04F3B" w14:textId="522764CA" w:rsidR="008E665C" w:rsidRDefault="6B06F679" w:rsidP="6B06F679">
          <w:pPr>
            <w:pStyle w:val="Verzeichnis3"/>
            <w:tabs>
              <w:tab w:val="left" w:pos="1200"/>
              <w:tab w:val="right" w:leader="dot" w:pos="9060"/>
            </w:tabs>
          </w:pPr>
          <w:hyperlink w:anchor="_Toc863636028">
            <w:r w:rsidRPr="6B06F679">
              <w:rPr>
                <w:rStyle w:val="Hyperlink"/>
              </w:rPr>
              <w:t>12.2.3.</w:t>
            </w:r>
            <w:r w:rsidR="008E665C">
              <w:tab/>
            </w:r>
            <w:r w:rsidRPr="6B06F679">
              <w:rPr>
                <w:rStyle w:val="Hyperlink"/>
              </w:rPr>
              <w:t>Cluster Shared Volumes</w:t>
            </w:r>
            <w:r w:rsidR="008E665C">
              <w:tab/>
            </w:r>
            <w:r w:rsidR="008E665C">
              <w:fldChar w:fldCharType="begin"/>
            </w:r>
            <w:r w:rsidR="008E665C">
              <w:instrText>PAGEREF _Toc863636028 \h</w:instrText>
            </w:r>
            <w:r w:rsidR="008E665C">
              <w:fldChar w:fldCharType="separate"/>
            </w:r>
            <w:r w:rsidRPr="6B06F679">
              <w:rPr>
                <w:rStyle w:val="Hyperlink"/>
              </w:rPr>
              <w:t>61</w:t>
            </w:r>
            <w:r w:rsidR="008E665C">
              <w:fldChar w:fldCharType="end"/>
            </w:r>
          </w:hyperlink>
        </w:p>
        <w:p w14:paraId="110C51FE" w14:textId="091F0808" w:rsidR="008E665C" w:rsidRDefault="6B06F679" w:rsidP="6B06F679">
          <w:pPr>
            <w:pStyle w:val="Verzeichnis2"/>
            <w:tabs>
              <w:tab w:val="left" w:pos="795"/>
              <w:tab w:val="right" w:leader="dot" w:pos="9060"/>
            </w:tabs>
          </w:pPr>
          <w:hyperlink w:anchor="_Toc1427053215">
            <w:r w:rsidRPr="6B06F679">
              <w:rPr>
                <w:rStyle w:val="Hyperlink"/>
              </w:rPr>
              <w:t>12.3.</w:t>
            </w:r>
            <w:r w:rsidR="008E665C">
              <w:tab/>
            </w:r>
            <w:r w:rsidRPr="6B06F679">
              <w:rPr>
                <w:rStyle w:val="Hyperlink"/>
              </w:rPr>
              <w:t>Namenskonvention</w:t>
            </w:r>
            <w:r w:rsidR="008E665C">
              <w:tab/>
            </w:r>
            <w:r w:rsidR="008E665C">
              <w:fldChar w:fldCharType="begin"/>
            </w:r>
            <w:r w:rsidR="008E665C">
              <w:instrText>PAGEREF _Toc1427053215 \h</w:instrText>
            </w:r>
            <w:r w:rsidR="008E665C">
              <w:fldChar w:fldCharType="separate"/>
            </w:r>
            <w:r w:rsidRPr="6B06F679">
              <w:rPr>
                <w:rStyle w:val="Hyperlink"/>
              </w:rPr>
              <w:t>62</w:t>
            </w:r>
            <w:r w:rsidR="008E665C">
              <w:fldChar w:fldCharType="end"/>
            </w:r>
          </w:hyperlink>
        </w:p>
        <w:p w14:paraId="20B242A9" w14:textId="19034DB7" w:rsidR="008E665C" w:rsidRDefault="6B06F679" w:rsidP="6B06F679">
          <w:pPr>
            <w:pStyle w:val="Verzeichnis2"/>
            <w:tabs>
              <w:tab w:val="left" w:pos="795"/>
              <w:tab w:val="right" w:leader="dot" w:pos="9060"/>
            </w:tabs>
          </w:pPr>
          <w:hyperlink w:anchor="_Toc1331826747">
            <w:r w:rsidRPr="6B06F679">
              <w:rPr>
                <w:rStyle w:val="Hyperlink"/>
              </w:rPr>
              <w:t>12.4.</w:t>
            </w:r>
            <w:r w:rsidR="008E665C">
              <w:tab/>
            </w:r>
            <w:r w:rsidRPr="6B06F679">
              <w:rPr>
                <w:rStyle w:val="Hyperlink"/>
              </w:rPr>
              <w:t>Lizenzen</w:t>
            </w:r>
            <w:r w:rsidR="008E665C">
              <w:tab/>
            </w:r>
            <w:r w:rsidR="008E665C">
              <w:fldChar w:fldCharType="begin"/>
            </w:r>
            <w:r w:rsidR="008E665C">
              <w:instrText>PAGEREF _Toc1331826747 \h</w:instrText>
            </w:r>
            <w:r w:rsidR="008E665C">
              <w:fldChar w:fldCharType="separate"/>
            </w:r>
            <w:r w:rsidRPr="6B06F679">
              <w:rPr>
                <w:rStyle w:val="Hyperlink"/>
              </w:rPr>
              <w:t>62</w:t>
            </w:r>
            <w:r w:rsidR="008E665C">
              <w:fldChar w:fldCharType="end"/>
            </w:r>
          </w:hyperlink>
        </w:p>
        <w:p w14:paraId="71B40883" w14:textId="5F4BD95D" w:rsidR="008E665C" w:rsidRDefault="6B06F679" w:rsidP="6B06F679">
          <w:pPr>
            <w:pStyle w:val="Verzeichnis2"/>
            <w:tabs>
              <w:tab w:val="left" w:pos="795"/>
              <w:tab w:val="right" w:leader="dot" w:pos="9060"/>
            </w:tabs>
          </w:pPr>
          <w:hyperlink w:anchor="_Toc828464329">
            <w:r w:rsidRPr="6B06F679">
              <w:rPr>
                <w:rStyle w:val="Hyperlink"/>
              </w:rPr>
              <w:t>12.5.</w:t>
            </w:r>
            <w:r w:rsidR="008E665C">
              <w:tab/>
            </w:r>
            <w:r w:rsidRPr="6B06F679">
              <w:rPr>
                <w:rStyle w:val="Hyperlink"/>
              </w:rPr>
              <w:t>Betrieb</w:t>
            </w:r>
            <w:r w:rsidR="008E665C">
              <w:tab/>
            </w:r>
            <w:r w:rsidR="008E665C">
              <w:fldChar w:fldCharType="begin"/>
            </w:r>
            <w:r w:rsidR="008E665C">
              <w:instrText>PAGEREF _Toc828464329 \h</w:instrText>
            </w:r>
            <w:r w:rsidR="008E665C">
              <w:fldChar w:fldCharType="separate"/>
            </w:r>
            <w:r w:rsidRPr="6B06F679">
              <w:rPr>
                <w:rStyle w:val="Hyperlink"/>
              </w:rPr>
              <w:t>62</w:t>
            </w:r>
            <w:r w:rsidR="008E665C">
              <w:fldChar w:fldCharType="end"/>
            </w:r>
          </w:hyperlink>
        </w:p>
        <w:p w14:paraId="22B76F7F" w14:textId="40A9C906" w:rsidR="008E665C" w:rsidRDefault="6B06F679" w:rsidP="6B06F679">
          <w:pPr>
            <w:pStyle w:val="Verzeichnis3"/>
            <w:tabs>
              <w:tab w:val="left" w:pos="1200"/>
              <w:tab w:val="right" w:leader="dot" w:pos="9060"/>
            </w:tabs>
          </w:pPr>
          <w:hyperlink w:anchor="_Toc345431872">
            <w:r w:rsidRPr="6B06F679">
              <w:rPr>
                <w:rStyle w:val="Hyperlink"/>
              </w:rPr>
              <w:t>12.5.1.</w:t>
            </w:r>
            <w:r w:rsidR="008E665C">
              <w:tab/>
            </w:r>
            <w:r w:rsidRPr="6B06F679">
              <w:rPr>
                <w:rStyle w:val="Hyperlink"/>
              </w:rPr>
              <w:t>Updates</w:t>
            </w:r>
            <w:r w:rsidR="008E665C">
              <w:tab/>
            </w:r>
            <w:r w:rsidR="008E665C">
              <w:fldChar w:fldCharType="begin"/>
            </w:r>
            <w:r w:rsidR="008E665C">
              <w:instrText>PAGEREF _Toc345431872 \h</w:instrText>
            </w:r>
            <w:r w:rsidR="008E665C">
              <w:fldChar w:fldCharType="separate"/>
            </w:r>
            <w:r w:rsidRPr="6B06F679">
              <w:rPr>
                <w:rStyle w:val="Hyperlink"/>
              </w:rPr>
              <w:t>62</w:t>
            </w:r>
            <w:r w:rsidR="008E665C">
              <w:fldChar w:fldCharType="end"/>
            </w:r>
          </w:hyperlink>
        </w:p>
        <w:p w14:paraId="723D0FCF" w14:textId="3A8E18E8" w:rsidR="008E665C" w:rsidRDefault="6B06F679" w:rsidP="6B06F679">
          <w:pPr>
            <w:pStyle w:val="Verzeichnis3"/>
            <w:tabs>
              <w:tab w:val="left" w:pos="1200"/>
              <w:tab w:val="right" w:leader="dot" w:pos="9060"/>
            </w:tabs>
          </w:pPr>
          <w:hyperlink w:anchor="_Toc1768928130">
            <w:r w:rsidRPr="6B06F679">
              <w:rPr>
                <w:rStyle w:val="Hyperlink"/>
              </w:rPr>
              <w:t>12.5.2.</w:t>
            </w:r>
            <w:r w:rsidR="008E665C">
              <w:tab/>
            </w:r>
            <w:r w:rsidRPr="6B06F679">
              <w:rPr>
                <w:rStyle w:val="Hyperlink"/>
              </w:rPr>
              <w:t>Monitoring</w:t>
            </w:r>
            <w:r w:rsidR="008E665C">
              <w:tab/>
            </w:r>
            <w:r w:rsidR="008E665C">
              <w:fldChar w:fldCharType="begin"/>
            </w:r>
            <w:r w:rsidR="008E665C">
              <w:instrText>PAGEREF _Toc1768928130 \h</w:instrText>
            </w:r>
            <w:r w:rsidR="008E665C">
              <w:fldChar w:fldCharType="separate"/>
            </w:r>
            <w:r w:rsidRPr="6B06F679">
              <w:rPr>
                <w:rStyle w:val="Hyperlink"/>
              </w:rPr>
              <w:t>62</w:t>
            </w:r>
            <w:r w:rsidR="008E665C">
              <w:fldChar w:fldCharType="end"/>
            </w:r>
          </w:hyperlink>
        </w:p>
        <w:p w14:paraId="2B946CA4" w14:textId="2FD962A4" w:rsidR="008E665C" w:rsidRDefault="6B06F679" w:rsidP="6B06F679">
          <w:pPr>
            <w:pStyle w:val="Verzeichnis1"/>
            <w:tabs>
              <w:tab w:val="left" w:pos="390"/>
              <w:tab w:val="right" w:leader="dot" w:pos="9060"/>
            </w:tabs>
          </w:pPr>
          <w:hyperlink w:anchor="_Toc583870683">
            <w:r w:rsidRPr="6B06F679">
              <w:rPr>
                <w:rStyle w:val="Hyperlink"/>
              </w:rPr>
              <w:t>13.</w:t>
            </w:r>
            <w:r w:rsidR="008E665C">
              <w:tab/>
            </w:r>
            <w:r w:rsidRPr="6B06F679">
              <w:rPr>
                <w:rStyle w:val="Hyperlink"/>
              </w:rPr>
              <w:t>PKI Services</w:t>
            </w:r>
            <w:r w:rsidR="008E665C">
              <w:tab/>
            </w:r>
            <w:r w:rsidR="008E665C">
              <w:fldChar w:fldCharType="begin"/>
            </w:r>
            <w:r w:rsidR="008E665C">
              <w:instrText>PAGEREF _Toc583870683 \h</w:instrText>
            </w:r>
            <w:r w:rsidR="008E665C">
              <w:fldChar w:fldCharType="separate"/>
            </w:r>
            <w:r w:rsidRPr="6B06F679">
              <w:rPr>
                <w:rStyle w:val="Hyperlink"/>
              </w:rPr>
              <w:t>62</w:t>
            </w:r>
            <w:r w:rsidR="008E665C">
              <w:fldChar w:fldCharType="end"/>
            </w:r>
          </w:hyperlink>
        </w:p>
        <w:p w14:paraId="78188D8A" w14:textId="562559B9" w:rsidR="008E665C" w:rsidRDefault="6B06F679" w:rsidP="6B06F679">
          <w:pPr>
            <w:pStyle w:val="Verzeichnis2"/>
            <w:tabs>
              <w:tab w:val="left" w:pos="795"/>
              <w:tab w:val="right" w:leader="dot" w:pos="9060"/>
            </w:tabs>
          </w:pPr>
          <w:hyperlink w:anchor="_Toc608834517">
            <w:r w:rsidRPr="6B06F679">
              <w:rPr>
                <w:rStyle w:val="Hyperlink"/>
              </w:rPr>
              <w:t>13.1.</w:t>
            </w:r>
            <w:r w:rsidR="008E665C">
              <w:tab/>
            </w:r>
            <w:r w:rsidRPr="6B06F679">
              <w:rPr>
                <w:rStyle w:val="Hyperlink"/>
              </w:rPr>
              <w:t>Infrastruktur</w:t>
            </w:r>
            <w:r w:rsidR="008E665C">
              <w:tab/>
            </w:r>
            <w:r w:rsidR="008E665C">
              <w:fldChar w:fldCharType="begin"/>
            </w:r>
            <w:r w:rsidR="008E665C">
              <w:instrText>PAGEREF _Toc608834517 \h</w:instrText>
            </w:r>
            <w:r w:rsidR="008E665C">
              <w:fldChar w:fldCharType="separate"/>
            </w:r>
            <w:r w:rsidRPr="6B06F679">
              <w:rPr>
                <w:rStyle w:val="Hyperlink"/>
              </w:rPr>
              <w:t>63</w:t>
            </w:r>
            <w:r w:rsidR="008E665C">
              <w:fldChar w:fldCharType="end"/>
            </w:r>
          </w:hyperlink>
        </w:p>
        <w:p w14:paraId="60FAEFA7" w14:textId="24EA573D" w:rsidR="008E665C" w:rsidRDefault="6B06F679" w:rsidP="6B06F679">
          <w:pPr>
            <w:pStyle w:val="Verzeichnis2"/>
            <w:tabs>
              <w:tab w:val="left" w:pos="795"/>
              <w:tab w:val="right" w:leader="dot" w:pos="9060"/>
            </w:tabs>
          </w:pPr>
          <w:hyperlink w:anchor="_Toc1842149781">
            <w:r w:rsidRPr="6B06F679">
              <w:rPr>
                <w:rStyle w:val="Hyperlink"/>
              </w:rPr>
              <w:t>13.2.</w:t>
            </w:r>
            <w:r w:rsidR="008E665C">
              <w:tab/>
            </w:r>
            <w:r w:rsidRPr="6B06F679">
              <w:rPr>
                <w:rStyle w:val="Hyperlink"/>
              </w:rPr>
              <w:t>Konfiguration</w:t>
            </w:r>
            <w:r w:rsidR="008E665C">
              <w:tab/>
            </w:r>
            <w:r w:rsidR="008E665C">
              <w:fldChar w:fldCharType="begin"/>
            </w:r>
            <w:r w:rsidR="008E665C">
              <w:instrText>PAGEREF _Toc1842149781 \h</w:instrText>
            </w:r>
            <w:r w:rsidR="008E665C">
              <w:fldChar w:fldCharType="separate"/>
            </w:r>
            <w:r w:rsidRPr="6B06F679">
              <w:rPr>
                <w:rStyle w:val="Hyperlink"/>
              </w:rPr>
              <w:t>64</w:t>
            </w:r>
            <w:r w:rsidR="008E665C">
              <w:fldChar w:fldCharType="end"/>
            </w:r>
          </w:hyperlink>
        </w:p>
        <w:p w14:paraId="15C8B1B6" w14:textId="41E7D632" w:rsidR="008E665C" w:rsidRDefault="6B06F679" w:rsidP="6B06F679">
          <w:pPr>
            <w:pStyle w:val="Verzeichnis3"/>
            <w:tabs>
              <w:tab w:val="left" w:pos="1200"/>
              <w:tab w:val="right" w:leader="dot" w:pos="9060"/>
            </w:tabs>
          </w:pPr>
          <w:hyperlink w:anchor="_Toc2128268625">
            <w:r w:rsidRPr="6B06F679">
              <w:rPr>
                <w:rStyle w:val="Hyperlink"/>
              </w:rPr>
              <w:t>13.2.1.</w:t>
            </w:r>
            <w:r w:rsidR="008E665C">
              <w:tab/>
            </w:r>
            <w:r w:rsidRPr="6B06F679">
              <w:rPr>
                <w:rStyle w:val="Hyperlink"/>
              </w:rPr>
              <w:t>CRL (CDP)</w:t>
            </w:r>
            <w:r w:rsidR="008E665C">
              <w:tab/>
            </w:r>
            <w:r w:rsidR="008E665C">
              <w:fldChar w:fldCharType="begin"/>
            </w:r>
            <w:r w:rsidR="008E665C">
              <w:instrText>PAGEREF _Toc2128268625 \h</w:instrText>
            </w:r>
            <w:r w:rsidR="008E665C">
              <w:fldChar w:fldCharType="separate"/>
            </w:r>
            <w:r w:rsidRPr="6B06F679">
              <w:rPr>
                <w:rStyle w:val="Hyperlink"/>
              </w:rPr>
              <w:t>64</w:t>
            </w:r>
            <w:r w:rsidR="008E665C">
              <w:fldChar w:fldCharType="end"/>
            </w:r>
          </w:hyperlink>
        </w:p>
        <w:p w14:paraId="4F565700" w14:textId="7C7F0E8E" w:rsidR="008E665C" w:rsidRDefault="6B06F679" w:rsidP="6B06F679">
          <w:pPr>
            <w:pStyle w:val="Verzeichnis3"/>
            <w:tabs>
              <w:tab w:val="left" w:pos="1200"/>
              <w:tab w:val="right" w:leader="dot" w:pos="9060"/>
            </w:tabs>
          </w:pPr>
          <w:hyperlink w:anchor="_Toc1069173251">
            <w:r w:rsidRPr="6B06F679">
              <w:rPr>
                <w:rStyle w:val="Hyperlink"/>
              </w:rPr>
              <w:t>13.2.2.</w:t>
            </w:r>
            <w:r w:rsidR="008E665C">
              <w:tab/>
            </w:r>
            <w:r w:rsidRPr="6B06F679">
              <w:rPr>
                <w:rStyle w:val="Hyperlink"/>
              </w:rPr>
              <w:t>AIA</w:t>
            </w:r>
            <w:r w:rsidR="008E665C">
              <w:tab/>
            </w:r>
            <w:r w:rsidR="008E665C">
              <w:fldChar w:fldCharType="begin"/>
            </w:r>
            <w:r w:rsidR="008E665C">
              <w:instrText>PAGEREF _Toc1069173251 \h</w:instrText>
            </w:r>
            <w:r w:rsidR="008E665C">
              <w:fldChar w:fldCharType="separate"/>
            </w:r>
            <w:r w:rsidRPr="6B06F679">
              <w:rPr>
                <w:rStyle w:val="Hyperlink"/>
              </w:rPr>
              <w:t>64</w:t>
            </w:r>
            <w:r w:rsidR="008E665C">
              <w:fldChar w:fldCharType="end"/>
            </w:r>
          </w:hyperlink>
        </w:p>
        <w:p w14:paraId="3E548A92" w14:textId="4EA62C0D" w:rsidR="008E665C" w:rsidRDefault="6B06F679" w:rsidP="6B06F679">
          <w:pPr>
            <w:pStyle w:val="Verzeichnis3"/>
            <w:tabs>
              <w:tab w:val="left" w:pos="1200"/>
              <w:tab w:val="right" w:leader="dot" w:pos="9060"/>
            </w:tabs>
          </w:pPr>
          <w:hyperlink w:anchor="_Toc990119910">
            <w:r w:rsidRPr="6B06F679">
              <w:rPr>
                <w:rStyle w:val="Hyperlink"/>
              </w:rPr>
              <w:t>13.2.3.</w:t>
            </w:r>
            <w:r w:rsidR="008E665C">
              <w:tab/>
            </w:r>
            <w:r w:rsidRPr="6B06F679">
              <w:rPr>
                <w:rStyle w:val="Hyperlink"/>
              </w:rPr>
              <w:t>Templates</w:t>
            </w:r>
            <w:r w:rsidR="008E665C">
              <w:tab/>
            </w:r>
            <w:r w:rsidR="008E665C">
              <w:fldChar w:fldCharType="begin"/>
            </w:r>
            <w:r w:rsidR="008E665C">
              <w:instrText>PAGEREF _Toc990119910 \h</w:instrText>
            </w:r>
            <w:r w:rsidR="008E665C">
              <w:fldChar w:fldCharType="separate"/>
            </w:r>
            <w:r w:rsidRPr="6B06F679">
              <w:rPr>
                <w:rStyle w:val="Hyperlink"/>
              </w:rPr>
              <w:t>64</w:t>
            </w:r>
            <w:r w:rsidR="008E665C">
              <w:fldChar w:fldCharType="end"/>
            </w:r>
          </w:hyperlink>
        </w:p>
        <w:p w14:paraId="4C54C846" w14:textId="196FCD91" w:rsidR="008E665C" w:rsidRDefault="6B06F679" w:rsidP="6B06F679">
          <w:pPr>
            <w:pStyle w:val="Verzeichnis3"/>
            <w:tabs>
              <w:tab w:val="left" w:pos="1200"/>
              <w:tab w:val="right" w:leader="dot" w:pos="9060"/>
            </w:tabs>
          </w:pPr>
          <w:hyperlink w:anchor="_Toc2045405790">
            <w:r w:rsidRPr="6B06F679">
              <w:rPr>
                <w:rStyle w:val="Hyperlink"/>
              </w:rPr>
              <w:t>13.2.4.</w:t>
            </w:r>
            <w:r w:rsidR="008E665C">
              <w:tab/>
            </w:r>
            <w:r w:rsidRPr="6B06F679">
              <w:rPr>
                <w:rStyle w:val="Hyperlink"/>
              </w:rPr>
              <w:t>DNS-Einträge</w:t>
            </w:r>
            <w:r w:rsidR="008E665C">
              <w:tab/>
            </w:r>
            <w:r w:rsidR="008E665C">
              <w:fldChar w:fldCharType="begin"/>
            </w:r>
            <w:r w:rsidR="008E665C">
              <w:instrText>PAGEREF _Toc2045405790 \h</w:instrText>
            </w:r>
            <w:r w:rsidR="008E665C">
              <w:fldChar w:fldCharType="separate"/>
            </w:r>
            <w:r w:rsidRPr="6B06F679">
              <w:rPr>
                <w:rStyle w:val="Hyperlink"/>
              </w:rPr>
              <w:t>65</w:t>
            </w:r>
            <w:r w:rsidR="008E665C">
              <w:fldChar w:fldCharType="end"/>
            </w:r>
          </w:hyperlink>
        </w:p>
        <w:p w14:paraId="6B93F8F9" w14:textId="55D8F7F0" w:rsidR="008E665C" w:rsidRDefault="6B06F679" w:rsidP="6B06F679">
          <w:pPr>
            <w:pStyle w:val="Verzeichnis2"/>
            <w:tabs>
              <w:tab w:val="left" w:pos="795"/>
              <w:tab w:val="right" w:leader="dot" w:pos="9060"/>
            </w:tabs>
          </w:pPr>
          <w:hyperlink w:anchor="_Toc1386368176">
            <w:r w:rsidRPr="6B06F679">
              <w:rPr>
                <w:rStyle w:val="Hyperlink"/>
              </w:rPr>
              <w:t>13.3.</w:t>
            </w:r>
            <w:r w:rsidR="008E665C">
              <w:tab/>
            </w:r>
            <w:r w:rsidRPr="6B06F679">
              <w:rPr>
                <w:rStyle w:val="Hyperlink"/>
              </w:rPr>
              <w:t>Zertifikate</w:t>
            </w:r>
            <w:r w:rsidR="008E665C">
              <w:tab/>
            </w:r>
            <w:r w:rsidR="008E665C">
              <w:fldChar w:fldCharType="begin"/>
            </w:r>
            <w:r w:rsidR="008E665C">
              <w:instrText>PAGEREF _Toc1386368176 \h</w:instrText>
            </w:r>
            <w:r w:rsidR="008E665C">
              <w:fldChar w:fldCharType="separate"/>
            </w:r>
            <w:r w:rsidRPr="6B06F679">
              <w:rPr>
                <w:rStyle w:val="Hyperlink"/>
              </w:rPr>
              <w:t>65</w:t>
            </w:r>
            <w:r w:rsidR="008E665C">
              <w:fldChar w:fldCharType="end"/>
            </w:r>
          </w:hyperlink>
        </w:p>
        <w:p w14:paraId="26C3569A" w14:textId="2E29D95F" w:rsidR="008E665C" w:rsidRDefault="6B06F679" w:rsidP="6B06F679">
          <w:pPr>
            <w:pStyle w:val="Verzeichnis2"/>
            <w:tabs>
              <w:tab w:val="left" w:pos="795"/>
              <w:tab w:val="right" w:leader="dot" w:pos="9060"/>
            </w:tabs>
          </w:pPr>
          <w:hyperlink w:anchor="_Toc101905564">
            <w:r w:rsidRPr="6B06F679">
              <w:rPr>
                <w:rStyle w:val="Hyperlink"/>
              </w:rPr>
              <w:t>13.4.</w:t>
            </w:r>
            <w:r w:rsidR="008E665C">
              <w:tab/>
            </w:r>
            <w:r w:rsidRPr="6B06F679">
              <w:rPr>
                <w:rStyle w:val="Hyperlink"/>
              </w:rPr>
              <w:t>Betrieb</w:t>
            </w:r>
            <w:r w:rsidR="008E665C">
              <w:tab/>
            </w:r>
            <w:r w:rsidR="008E665C">
              <w:fldChar w:fldCharType="begin"/>
            </w:r>
            <w:r w:rsidR="008E665C">
              <w:instrText>PAGEREF _Toc101905564 \h</w:instrText>
            </w:r>
            <w:r w:rsidR="008E665C">
              <w:fldChar w:fldCharType="separate"/>
            </w:r>
            <w:r w:rsidRPr="6B06F679">
              <w:rPr>
                <w:rStyle w:val="Hyperlink"/>
              </w:rPr>
              <w:t>65</w:t>
            </w:r>
            <w:r w:rsidR="008E665C">
              <w:fldChar w:fldCharType="end"/>
            </w:r>
          </w:hyperlink>
        </w:p>
        <w:p w14:paraId="2EDE2C63" w14:textId="1C440D19" w:rsidR="008E665C" w:rsidRDefault="6B06F679" w:rsidP="6B06F679">
          <w:pPr>
            <w:pStyle w:val="Verzeichnis3"/>
            <w:tabs>
              <w:tab w:val="left" w:pos="1200"/>
              <w:tab w:val="right" w:leader="dot" w:pos="9060"/>
            </w:tabs>
          </w:pPr>
          <w:hyperlink w:anchor="_Toc48320207">
            <w:r w:rsidRPr="6B06F679">
              <w:rPr>
                <w:rStyle w:val="Hyperlink"/>
              </w:rPr>
              <w:t>13.4.1.</w:t>
            </w:r>
            <w:r w:rsidR="008E665C">
              <w:tab/>
            </w:r>
            <w:r w:rsidRPr="6B06F679">
              <w:rPr>
                <w:rStyle w:val="Hyperlink"/>
              </w:rPr>
              <w:t>Betriebshinweise</w:t>
            </w:r>
            <w:r w:rsidR="008E665C">
              <w:tab/>
            </w:r>
            <w:r w:rsidR="008E665C">
              <w:fldChar w:fldCharType="begin"/>
            </w:r>
            <w:r w:rsidR="008E665C">
              <w:instrText>PAGEREF _Toc48320207 \h</w:instrText>
            </w:r>
            <w:r w:rsidR="008E665C">
              <w:fldChar w:fldCharType="separate"/>
            </w:r>
            <w:r w:rsidRPr="6B06F679">
              <w:rPr>
                <w:rStyle w:val="Hyperlink"/>
              </w:rPr>
              <w:t>66</w:t>
            </w:r>
            <w:r w:rsidR="008E665C">
              <w:fldChar w:fldCharType="end"/>
            </w:r>
          </w:hyperlink>
        </w:p>
        <w:p w14:paraId="1C598EA9" w14:textId="4BE88327" w:rsidR="008E665C" w:rsidRDefault="6B06F679" w:rsidP="6B06F679">
          <w:pPr>
            <w:pStyle w:val="Verzeichnis3"/>
            <w:tabs>
              <w:tab w:val="left" w:pos="1200"/>
              <w:tab w:val="right" w:leader="dot" w:pos="9060"/>
            </w:tabs>
          </w:pPr>
          <w:hyperlink w:anchor="_Toc1215662391">
            <w:r w:rsidRPr="6B06F679">
              <w:rPr>
                <w:rStyle w:val="Hyperlink"/>
              </w:rPr>
              <w:t>13.4.2.</w:t>
            </w:r>
            <w:r w:rsidR="008E665C">
              <w:tab/>
            </w:r>
            <w:r w:rsidRPr="6B06F679">
              <w:rPr>
                <w:rStyle w:val="Hyperlink"/>
              </w:rPr>
              <w:t>Updates</w:t>
            </w:r>
            <w:r w:rsidR="008E665C">
              <w:tab/>
            </w:r>
            <w:r w:rsidR="008E665C">
              <w:fldChar w:fldCharType="begin"/>
            </w:r>
            <w:r w:rsidR="008E665C">
              <w:instrText>PAGEREF _Toc1215662391 \h</w:instrText>
            </w:r>
            <w:r w:rsidR="008E665C">
              <w:fldChar w:fldCharType="separate"/>
            </w:r>
            <w:r w:rsidRPr="6B06F679">
              <w:rPr>
                <w:rStyle w:val="Hyperlink"/>
              </w:rPr>
              <w:t>66</w:t>
            </w:r>
            <w:r w:rsidR="008E665C">
              <w:fldChar w:fldCharType="end"/>
            </w:r>
          </w:hyperlink>
        </w:p>
        <w:p w14:paraId="32C2A1D1" w14:textId="2A358E35" w:rsidR="008E665C" w:rsidRDefault="6B06F679" w:rsidP="6B06F679">
          <w:pPr>
            <w:pStyle w:val="Verzeichnis3"/>
            <w:tabs>
              <w:tab w:val="left" w:pos="1200"/>
              <w:tab w:val="right" w:leader="dot" w:pos="9060"/>
            </w:tabs>
          </w:pPr>
          <w:hyperlink w:anchor="_Toc736417770">
            <w:r w:rsidRPr="6B06F679">
              <w:rPr>
                <w:rStyle w:val="Hyperlink"/>
              </w:rPr>
              <w:t>13.4.3.</w:t>
            </w:r>
            <w:r w:rsidR="008E665C">
              <w:tab/>
            </w:r>
            <w:r w:rsidRPr="6B06F679">
              <w:rPr>
                <w:rStyle w:val="Hyperlink"/>
              </w:rPr>
              <w:t>Reboot</w:t>
            </w:r>
            <w:r w:rsidR="008E665C">
              <w:tab/>
            </w:r>
            <w:r w:rsidR="008E665C">
              <w:fldChar w:fldCharType="begin"/>
            </w:r>
            <w:r w:rsidR="008E665C">
              <w:instrText>PAGEREF _Toc736417770 \h</w:instrText>
            </w:r>
            <w:r w:rsidR="008E665C">
              <w:fldChar w:fldCharType="separate"/>
            </w:r>
            <w:r w:rsidRPr="6B06F679">
              <w:rPr>
                <w:rStyle w:val="Hyperlink"/>
              </w:rPr>
              <w:t>66</w:t>
            </w:r>
            <w:r w:rsidR="008E665C">
              <w:fldChar w:fldCharType="end"/>
            </w:r>
          </w:hyperlink>
        </w:p>
        <w:p w14:paraId="6FC6A025" w14:textId="0D627E16" w:rsidR="008E665C" w:rsidRDefault="6B06F679" w:rsidP="6B06F679">
          <w:pPr>
            <w:pStyle w:val="Verzeichnis3"/>
            <w:tabs>
              <w:tab w:val="left" w:pos="1200"/>
              <w:tab w:val="right" w:leader="dot" w:pos="9060"/>
            </w:tabs>
          </w:pPr>
          <w:hyperlink w:anchor="_Toc305771700">
            <w:r w:rsidRPr="6B06F679">
              <w:rPr>
                <w:rStyle w:val="Hyperlink"/>
              </w:rPr>
              <w:t>13.4.4.</w:t>
            </w:r>
            <w:r w:rsidR="008E665C">
              <w:tab/>
            </w:r>
            <w:r w:rsidRPr="6B06F679">
              <w:rPr>
                <w:rStyle w:val="Hyperlink"/>
              </w:rPr>
              <w:t>Besonderheiten</w:t>
            </w:r>
            <w:r w:rsidR="008E665C">
              <w:tab/>
            </w:r>
            <w:r w:rsidR="008E665C">
              <w:fldChar w:fldCharType="begin"/>
            </w:r>
            <w:r w:rsidR="008E665C">
              <w:instrText>PAGEREF _Toc305771700 \h</w:instrText>
            </w:r>
            <w:r w:rsidR="008E665C">
              <w:fldChar w:fldCharType="separate"/>
            </w:r>
            <w:r w:rsidRPr="6B06F679">
              <w:rPr>
                <w:rStyle w:val="Hyperlink"/>
              </w:rPr>
              <w:t>66</w:t>
            </w:r>
            <w:r w:rsidR="008E665C">
              <w:fldChar w:fldCharType="end"/>
            </w:r>
          </w:hyperlink>
        </w:p>
        <w:p w14:paraId="31FAA7C0" w14:textId="5D1FB19B" w:rsidR="008E665C" w:rsidRDefault="6B06F679" w:rsidP="6B06F679">
          <w:pPr>
            <w:pStyle w:val="Verzeichnis3"/>
            <w:tabs>
              <w:tab w:val="left" w:pos="1200"/>
              <w:tab w:val="right" w:leader="dot" w:pos="9060"/>
            </w:tabs>
          </w:pPr>
          <w:hyperlink w:anchor="_Toc1450802592">
            <w:r w:rsidRPr="6B06F679">
              <w:rPr>
                <w:rStyle w:val="Hyperlink"/>
              </w:rPr>
              <w:t>13.4.5.</w:t>
            </w:r>
            <w:r w:rsidR="008E665C">
              <w:tab/>
            </w:r>
            <w:r w:rsidRPr="6B06F679">
              <w:rPr>
                <w:rStyle w:val="Hyperlink"/>
              </w:rPr>
              <w:t>Hinweise zum Patchmanagement</w:t>
            </w:r>
            <w:r w:rsidR="008E665C">
              <w:tab/>
            </w:r>
            <w:r w:rsidR="008E665C">
              <w:fldChar w:fldCharType="begin"/>
            </w:r>
            <w:r w:rsidR="008E665C">
              <w:instrText>PAGEREF _Toc1450802592 \h</w:instrText>
            </w:r>
            <w:r w:rsidR="008E665C">
              <w:fldChar w:fldCharType="separate"/>
            </w:r>
            <w:r w:rsidRPr="6B06F679">
              <w:rPr>
                <w:rStyle w:val="Hyperlink"/>
              </w:rPr>
              <w:t>66</w:t>
            </w:r>
            <w:r w:rsidR="008E665C">
              <w:fldChar w:fldCharType="end"/>
            </w:r>
          </w:hyperlink>
        </w:p>
        <w:p w14:paraId="78023169" w14:textId="10B6D9D6" w:rsidR="008E665C" w:rsidRDefault="6B06F679" w:rsidP="6B06F679">
          <w:pPr>
            <w:pStyle w:val="Verzeichnis3"/>
            <w:tabs>
              <w:tab w:val="left" w:pos="1200"/>
              <w:tab w:val="right" w:leader="dot" w:pos="9060"/>
            </w:tabs>
          </w:pPr>
          <w:hyperlink w:anchor="_Toc143956601">
            <w:r w:rsidRPr="6B06F679">
              <w:rPr>
                <w:rStyle w:val="Hyperlink"/>
              </w:rPr>
              <w:t>13.4.6.</w:t>
            </w:r>
            <w:r w:rsidR="008E665C">
              <w:tab/>
            </w:r>
            <w:r w:rsidRPr="6B06F679">
              <w:rPr>
                <w:rStyle w:val="Hyperlink"/>
              </w:rPr>
              <w:t>AntiVirus</w:t>
            </w:r>
            <w:r w:rsidR="008E665C">
              <w:tab/>
            </w:r>
            <w:r w:rsidR="008E665C">
              <w:fldChar w:fldCharType="begin"/>
            </w:r>
            <w:r w:rsidR="008E665C">
              <w:instrText>PAGEREF _Toc143956601 \h</w:instrText>
            </w:r>
            <w:r w:rsidR="008E665C">
              <w:fldChar w:fldCharType="separate"/>
            </w:r>
            <w:r w:rsidRPr="6B06F679">
              <w:rPr>
                <w:rStyle w:val="Hyperlink"/>
              </w:rPr>
              <w:t>66</w:t>
            </w:r>
            <w:r w:rsidR="008E665C">
              <w:fldChar w:fldCharType="end"/>
            </w:r>
          </w:hyperlink>
        </w:p>
        <w:p w14:paraId="072E7FFC" w14:textId="2B3223CD" w:rsidR="008E665C" w:rsidRDefault="6B06F679" w:rsidP="6B06F679">
          <w:pPr>
            <w:pStyle w:val="Verzeichnis3"/>
            <w:tabs>
              <w:tab w:val="left" w:pos="1200"/>
              <w:tab w:val="right" w:leader="dot" w:pos="9060"/>
            </w:tabs>
          </w:pPr>
          <w:hyperlink w:anchor="_Toc900449673">
            <w:r w:rsidRPr="6B06F679">
              <w:rPr>
                <w:rStyle w:val="Hyperlink"/>
              </w:rPr>
              <w:t>13.4.7.</w:t>
            </w:r>
            <w:r w:rsidR="008E665C">
              <w:tab/>
            </w:r>
            <w:r w:rsidRPr="6B06F679">
              <w:rPr>
                <w:rStyle w:val="Hyperlink"/>
              </w:rPr>
              <w:t>Backup und Restore</w:t>
            </w:r>
            <w:r w:rsidR="008E665C">
              <w:tab/>
            </w:r>
            <w:r w:rsidR="008E665C">
              <w:fldChar w:fldCharType="begin"/>
            </w:r>
            <w:r w:rsidR="008E665C">
              <w:instrText>PAGEREF _Toc900449673 \h</w:instrText>
            </w:r>
            <w:r w:rsidR="008E665C">
              <w:fldChar w:fldCharType="separate"/>
            </w:r>
            <w:r w:rsidRPr="6B06F679">
              <w:rPr>
                <w:rStyle w:val="Hyperlink"/>
              </w:rPr>
              <w:t>66</w:t>
            </w:r>
            <w:r w:rsidR="008E665C">
              <w:fldChar w:fldCharType="end"/>
            </w:r>
          </w:hyperlink>
        </w:p>
        <w:p w14:paraId="1DF09D52" w14:textId="1279D306" w:rsidR="008E665C" w:rsidRDefault="6B06F679" w:rsidP="6B06F679">
          <w:pPr>
            <w:pStyle w:val="Verzeichnis3"/>
            <w:tabs>
              <w:tab w:val="left" w:pos="1200"/>
              <w:tab w:val="right" w:leader="dot" w:pos="9060"/>
            </w:tabs>
          </w:pPr>
          <w:hyperlink w:anchor="_Toc1677726940">
            <w:r w:rsidRPr="6B06F679">
              <w:rPr>
                <w:rStyle w:val="Hyperlink"/>
              </w:rPr>
              <w:t>13.4.8.</w:t>
            </w:r>
            <w:r w:rsidR="008E665C">
              <w:tab/>
            </w:r>
            <w:r w:rsidRPr="6B06F679">
              <w:rPr>
                <w:rStyle w:val="Hyperlink"/>
              </w:rPr>
              <w:t>Monitoring</w:t>
            </w:r>
            <w:r w:rsidR="008E665C">
              <w:tab/>
            </w:r>
            <w:r w:rsidR="008E665C">
              <w:fldChar w:fldCharType="begin"/>
            </w:r>
            <w:r w:rsidR="008E665C">
              <w:instrText>PAGEREF _Toc1677726940 \h</w:instrText>
            </w:r>
            <w:r w:rsidR="008E665C">
              <w:fldChar w:fldCharType="separate"/>
            </w:r>
            <w:r w:rsidRPr="6B06F679">
              <w:rPr>
                <w:rStyle w:val="Hyperlink"/>
              </w:rPr>
              <w:t>66</w:t>
            </w:r>
            <w:r w:rsidR="008E665C">
              <w:fldChar w:fldCharType="end"/>
            </w:r>
          </w:hyperlink>
        </w:p>
        <w:p w14:paraId="32D0242A" w14:textId="47C96E8E" w:rsidR="008E665C" w:rsidRDefault="6B06F679" w:rsidP="6B06F679">
          <w:pPr>
            <w:pStyle w:val="Verzeichnis1"/>
            <w:tabs>
              <w:tab w:val="left" w:pos="390"/>
              <w:tab w:val="right" w:leader="dot" w:pos="9060"/>
            </w:tabs>
          </w:pPr>
          <w:hyperlink w:anchor="_Toc910086816">
            <w:r w:rsidRPr="6B06F679">
              <w:rPr>
                <w:rStyle w:val="Hyperlink"/>
              </w:rPr>
              <w:t>14.</w:t>
            </w:r>
            <w:r w:rsidR="008E665C">
              <w:tab/>
            </w:r>
            <w:r w:rsidRPr="6B06F679">
              <w:rPr>
                <w:rStyle w:val="Hyperlink"/>
              </w:rPr>
              <w:t>WSUS Services</w:t>
            </w:r>
            <w:r w:rsidR="008E665C">
              <w:tab/>
            </w:r>
            <w:r w:rsidR="008E665C">
              <w:fldChar w:fldCharType="begin"/>
            </w:r>
            <w:r w:rsidR="008E665C">
              <w:instrText>PAGEREF _Toc910086816 \h</w:instrText>
            </w:r>
            <w:r w:rsidR="008E665C">
              <w:fldChar w:fldCharType="separate"/>
            </w:r>
            <w:r w:rsidRPr="6B06F679">
              <w:rPr>
                <w:rStyle w:val="Hyperlink"/>
              </w:rPr>
              <w:t>66</w:t>
            </w:r>
            <w:r w:rsidR="008E665C">
              <w:fldChar w:fldCharType="end"/>
            </w:r>
          </w:hyperlink>
        </w:p>
        <w:p w14:paraId="76081CC5" w14:textId="12CCC568" w:rsidR="008E665C" w:rsidRDefault="6B06F679" w:rsidP="6B06F679">
          <w:pPr>
            <w:pStyle w:val="Verzeichnis2"/>
            <w:tabs>
              <w:tab w:val="left" w:pos="795"/>
              <w:tab w:val="right" w:leader="dot" w:pos="9060"/>
            </w:tabs>
          </w:pPr>
          <w:hyperlink w:anchor="_Toc99152557">
            <w:r w:rsidRPr="6B06F679">
              <w:rPr>
                <w:rStyle w:val="Hyperlink"/>
              </w:rPr>
              <w:t>14.1.</w:t>
            </w:r>
            <w:r w:rsidR="008E665C">
              <w:tab/>
            </w:r>
            <w:r w:rsidRPr="6B06F679">
              <w:rPr>
                <w:rStyle w:val="Hyperlink"/>
              </w:rPr>
              <w:t>Infrastruktur</w:t>
            </w:r>
            <w:r w:rsidR="008E665C">
              <w:tab/>
            </w:r>
            <w:r w:rsidR="008E665C">
              <w:fldChar w:fldCharType="begin"/>
            </w:r>
            <w:r w:rsidR="008E665C">
              <w:instrText>PAGEREF _Toc99152557 \h</w:instrText>
            </w:r>
            <w:r w:rsidR="008E665C">
              <w:fldChar w:fldCharType="separate"/>
            </w:r>
            <w:r w:rsidRPr="6B06F679">
              <w:rPr>
                <w:rStyle w:val="Hyperlink"/>
              </w:rPr>
              <w:t>67</w:t>
            </w:r>
            <w:r w:rsidR="008E665C">
              <w:fldChar w:fldCharType="end"/>
            </w:r>
          </w:hyperlink>
        </w:p>
        <w:p w14:paraId="3044B6A4" w14:textId="75067400" w:rsidR="008E665C" w:rsidRDefault="6B06F679" w:rsidP="6B06F679">
          <w:pPr>
            <w:pStyle w:val="Verzeichnis3"/>
            <w:tabs>
              <w:tab w:val="left" w:pos="1200"/>
              <w:tab w:val="right" w:leader="dot" w:pos="9060"/>
            </w:tabs>
          </w:pPr>
          <w:hyperlink w:anchor="_Toc521595828">
            <w:r w:rsidRPr="6B06F679">
              <w:rPr>
                <w:rStyle w:val="Hyperlink"/>
              </w:rPr>
              <w:t>14.1.1.</w:t>
            </w:r>
            <w:r w:rsidR="008E665C">
              <w:tab/>
            </w:r>
            <w:r w:rsidRPr="6B06F679">
              <w:rPr>
                <w:rStyle w:val="Hyperlink"/>
              </w:rPr>
              <w:t>Update Speicherort</w:t>
            </w:r>
            <w:r w:rsidR="008E665C">
              <w:tab/>
            </w:r>
            <w:r w:rsidR="008E665C">
              <w:fldChar w:fldCharType="begin"/>
            </w:r>
            <w:r w:rsidR="008E665C">
              <w:instrText>PAGEREF _Toc521595828 \h</w:instrText>
            </w:r>
            <w:r w:rsidR="008E665C">
              <w:fldChar w:fldCharType="separate"/>
            </w:r>
            <w:r w:rsidRPr="6B06F679">
              <w:rPr>
                <w:rStyle w:val="Hyperlink"/>
              </w:rPr>
              <w:t>67</w:t>
            </w:r>
            <w:r w:rsidR="008E665C">
              <w:fldChar w:fldCharType="end"/>
            </w:r>
          </w:hyperlink>
        </w:p>
        <w:p w14:paraId="571F7BD5" w14:textId="1693493F" w:rsidR="008E665C" w:rsidRDefault="6B06F679" w:rsidP="6B06F679">
          <w:pPr>
            <w:pStyle w:val="Verzeichnis2"/>
            <w:tabs>
              <w:tab w:val="left" w:pos="795"/>
              <w:tab w:val="right" w:leader="dot" w:pos="9060"/>
            </w:tabs>
          </w:pPr>
          <w:hyperlink w:anchor="_Toc735248152">
            <w:r w:rsidRPr="6B06F679">
              <w:rPr>
                <w:rStyle w:val="Hyperlink"/>
              </w:rPr>
              <w:t>14.2.</w:t>
            </w:r>
            <w:r w:rsidR="008E665C">
              <w:tab/>
            </w:r>
            <w:r w:rsidRPr="6B06F679">
              <w:rPr>
                <w:rStyle w:val="Hyperlink"/>
              </w:rPr>
              <w:t>Server Gruppierungen</w:t>
            </w:r>
            <w:r w:rsidR="008E665C">
              <w:tab/>
            </w:r>
            <w:r w:rsidR="008E665C">
              <w:fldChar w:fldCharType="begin"/>
            </w:r>
            <w:r w:rsidR="008E665C">
              <w:instrText>PAGEREF _Toc735248152 \h</w:instrText>
            </w:r>
            <w:r w:rsidR="008E665C">
              <w:fldChar w:fldCharType="separate"/>
            </w:r>
            <w:r w:rsidRPr="6B06F679">
              <w:rPr>
                <w:rStyle w:val="Hyperlink"/>
              </w:rPr>
              <w:t>67</w:t>
            </w:r>
            <w:r w:rsidR="008E665C">
              <w:fldChar w:fldCharType="end"/>
            </w:r>
          </w:hyperlink>
        </w:p>
        <w:p w14:paraId="6DDE7471" w14:textId="7F5A6593" w:rsidR="008E665C" w:rsidRDefault="6B06F679" w:rsidP="6B06F679">
          <w:pPr>
            <w:pStyle w:val="Verzeichnis3"/>
            <w:tabs>
              <w:tab w:val="left" w:pos="1200"/>
              <w:tab w:val="right" w:leader="dot" w:pos="9060"/>
            </w:tabs>
          </w:pPr>
          <w:hyperlink w:anchor="_Toc541144266">
            <w:r w:rsidRPr="6B06F679">
              <w:rPr>
                <w:rStyle w:val="Hyperlink"/>
              </w:rPr>
              <w:t>14.2.1.</w:t>
            </w:r>
            <w:r w:rsidR="008E665C">
              <w:tab/>
            </w:r>
            <w:r w:rsidRPr="6B06F679">
              <w:rPr>
                <w:rStyle w:val="Hyperlink"/>
              </w:rPr>
              <w:t>AD-Gruppen</w:t>
            </w:r>
            <w:r w:rsidR="008E665C">
              <w:tab/>
            </w:r>
            <w:r w:rsidR="008E665C">
              <w:fldChar w:fldCharType="begin"/>
            </w:r>
            <w:r w:rsidR="008E665C">
              <w:instrText>PAGEREF _Toc541144266 \h</w:instrText>
            </w:r>
            <w:r w:rsidR="008E665C">
              <w:fldChar w:fldCharType="separate"/>
            </w:r>
            <w:r w:rsidRPr="6B06F679">
              <w:rPr>
                <w:rStyle w:val="Hyperlink"/>
              </w:rPr>
              <w:t>67</w:t>
            </w:r>
            <w:r w:rsidR="008E665C">
              <w:fldChar w:fldCharType="end"/>
            </w:r>
          </w:hyperlink>
        </w:p>
        <w:p w14:paraId="0A25F9A2" w14:textId="56D208D4" w:rsidR="008E665C" w:rsidRDefault="6B06F679" w:rsidP="6B06F679">
          <w:pPr>
            <w:pStyle w:val="Verzeichnis3"/>
            <w:tabs>
              <w:tab w:val="left" w:pos="1200"/>
              <w:tab w:val="right" w:leader="dot" w:pos="9060"/>
            </w:tabs>
          </w:pPr>
          <w:hyperlink w:anchor="_Toc955565910">
            <w:r w:rsidRPr="6B06F679">
              <w:rPr>
                <w:rStyle w:val="Hyperlink"/>
              </w:rPr>
              <w:t>14.2.2.</w:t>
            </w:r>
            <w:r w:rsidR="008E665C">
              <w:tab/>
            </w:r>
            <w:r w:rsidRPr="6B06F679">
              <w:rPr>
                <w:rStyle w:val="Hyperlink"/>
              </w:rPr>
              <w:t>Gruppenrichtlinien</w:t>
            </w:r>
            <w:r w:rsidR="008E665C">
              <w:tab/>
            </w:r>
            <w:r w:rsidR="008E665C">
              <w:fldChar w:fldCharType="begin"/>
            </w:r>
            <w:r w:rsidR="008E665C">
              <w:instrText>PAGEREF _Toc955565910 \h</w:instrText>
            </w:r>
            <w:r w:rsidR="008E665C">
              <w:fldChar w:fldCharType="separate"/>
            </w:r>
            <w:r w:rsidRPr="6B06F679">
              <w:rPr>
                <w:rStyle w:val="Hyperlink"/>
              </w:rPr>
              <w:t>67</w:t>
            </w:r>
            <w:r w:rsidR="008E665C">
              <w:fldChar w:fldCharType="end"/>
            </w:r>
          </w:hyperlink>
        </w:p>
        <w:p w14:paraId="6DE66296" w14:textId="1749B646" w:rsidR="008E665C" w:rsidRDefault="6B06F679" w:rsidP="6B06F679">
          <w:pPr>
            <w:pStyle w:val="Verzeichnis3"/>
            <w:tabs>
              <w:tab w:val="left" w:pos="1200"/>
              <w:tab w:val="right" w:leader="dot" w:pos="9060"/>
            </w:tabs>
          </w:pPr>
          <w:hyperlink w:anchor="_Toc56038062">
            <w:r w:rsidRPr="6B06F679">
              <w:rPr>
                <w:rStyle w:val="Hyperlink"/>
              </w:rPr>
              <w:t>14.2.3.</w:t>
            </w:r>
            <w:r w:rsidR="008E665C">
              <w:tab/>
            </w:r>
            <w:r w:rsidRPr="6B06F679">
              <w:rPr>
                <w:rStyle w:val="Hyperlink"/>
              </w:rPr>
              <w:t>WSUS-Gruppen</w:t>
            </w:r>
            <w:r w:rsidR="008E665C">
              <w:tab/>
            </w:r>
            <w:r w:rsidR="008E665C">
              <w:fldChar w:fldCharType="begin"/>
            </w:r>
            <w:r w:rsidR="008E665C">
              <w:instrText>PAGEREF _Toc56038062 \h</w:instrText>
            </w:r>
            <w:r w:rsidR="008E665C">
              <w:fldChar w:fldCharType="separate"/>
            </w:r>
            <w:r w:rsidRPr="6B06F679">
              <w:rPr>
                <w:rStyle w:val="Hyperlink"/>
              </w:rPr>
              <w:t>69</w:t>
            </w:r>
            <w:r w:rsidR="008E665C">
              <w:fldChar w:fldCharType="end"/>
            </w:r>
          </w:hyperlink>
        </w:p>
        <w:p w14:paraId="3A61112C" w14:textId="6E6077A9" w:rsidR="008E665C" w:rsidRDefault="6B06F679" w:rsidP="6B06F679">
          <w:pPr>
            <w:pStyle w:val="Verzeichnis3"/>
            <w:tabs>
              <w:tab w:val="left" w:pos="1200"/>
              <w:tab w:val="right" w:leader="dot" w:pos="9060"/>
            </w:tabs>
          </w:pPr>
          <w:hyperlink w:anchor="_Toc155350379">
            <w:r w:rsidRPr="6B06F679">
              <w:rPr>
                <w:rStyle w:val="Hyperlink"/>
              </w:rPr>
              <w:t>14.2.4.</w:t>
            </w:r>
            <w:r w:rsidR="008E665C">
              <w:tab/>
            </w:r>
            <w:r w:rsidRPr="6B06F679">
              <w:rPr>
                <w:rStyle w:val="Hyperlink"/>
              </w:rPr>
              <w:t>Server Bereinigung</w:t>
            </w:r>
            <w:r w:rsidR="008E665C">
              <w:tab/>
            </w:r>
            <w:r w:rsidR="008E665C">
              <w:fldChar w:fldCharType="begin"/>
            </w:r>
            <w:r w:rsidR="008E665C">
              <w:instrText>PAGEREF _Toc155350379 \h</w:instrText>
            </w:r>
            <w:r w:rsidR="008E665C">
              <w:fldChar w:fldCharType="separate"/>
            </w:r>
            <w:r w:rsidRPr="6B06F679">
              <w:rPr>
                <w:rStyle w:val="Hyperlink"/>
              </w:rPr>
              <w:t>69</w:t>
            </w:r>
            <w:r w:rsidR="008E665C">
              <w:fldChar w:fldCharType="end"/>
            </w:r>
          </w:hyperlink>
        </w:p>
        <w:p w14:paraId="38DCA86A" w14:textId="0827EC55" w:rsidR="008E665C" w:rsidRDefault="6B06F679" w:rsidP="6B06F679">
          <w:pPr>
            <w:pStyle w:val="Verzeichnis3"/>
            <w:tabs>
              <w:tab w:val="left" w:pos="1200"/>
              <w:tab w:val="right" w:leader="dot" w:pos="9060"/>
            </w:tabs>
          </w:pPr>
          <w:hyperlink w:anchor="_Toc1830427426">
            <w:r w:rsidRPr="6B06F679">
              <w:rPr>
                <w:rStyle w:val="Hyperlink"/>
              </w:rPr>
              <w:t>14.2.5.</w:t>
            </w:r>
            <w:r w:rsidR="008E665C">
              <w:tab/>
            </w:r>
            <w:r w:rsidRPr="6B06F679">
              <w:rPr>
                <w:rStyle w:val="Hyperlink"/>
              </w:rPr>
              <w:t>Weitere Konfigurationen</w:t>
            </w:r>
            <w:r w:rsidR="008E665C">
              <w:tab/>
            </w:r>
            <w:r w:rsidR="008E665C">
              <w:fldChar w:fldCharType="begin"/>
            </w:r>
            <w:r w:rsidR="008E665C">
              <w:instrText>PAGEREF _Toc1830427426 \h</w:instrText>
            </w:r>
            <w:r w:rsidR="008E665C">
              <w:fldChar w:fldCharType="separate"/>
            </w:r>
            <w:r w:rsidRPr="6B06F679">
              <w:rPr>
                <w:rStyle w:val="Hyperlink"/>
              </w:rPr>
              <w:t>69</w:t>
            </w:r>
            <w:r w:rsidR="008E665C">
              <w:fldChar w:fldCharType="end"/>
            </w:r>
          </w:hyperlink>
        </w:p>
        <w:p w14:paraId="0435C5C6" w14:textId="35A7C3B2" w:rsidR="008E665C" w:rsidRDefault="6B06F679" w:rsidP="6B06F679">
          <w:pPr>
            <w:pStyle w:val="Verzeichnis1"/>
            <w:tabs>
              <w:tab w:val="left" w:pos="390"/>
              <w:tab w:val="right" w:leader="dot" w:pos="9060"/>
            </w:tabs>
          </w:pPr>
          <w:hyperlink w:anchor="_Toc2015972474">
            <w:r w:rsidRPr="6B06F679">
              <w:rPr>
                <w:rStyle w:val="Hyperlink"/>
              </w:rPr>
              <w:t>15.</w:t>
            </w:r>
            <w:r w:rsidR="008E665C">
              <w:tab/>
            </w:r>
            <w:r w:rsidRPr="6B06F679">
              <w:rPr>
                <w:rStyle w:val="Hyperlink"/>
              </w:rPr>
              <w:t>Exchange Services</w:t>
            </w:r>
            <w:r w:rsidR="008E665C">
              <w:tab/>
            </w:r>
            <w:r w:rsidR="008E665C">
              <w:fldChar w:fldCharType="begin"/>
            </w:r>
            <w:r w:rsidR="008E665C">
              <w:instrText>PAGEREF _Toc2015972474 \h</w:instrText>
            </w:r>
            <w:r w:rsidR="008E665C">
              <w:fldChar w:fldCharType="separate"/>
            </w:r>
            <w:r w:rsidRPr="6B06F679">
              <w:rPr>
                <w:rStyle w:val="Hyperlink"/>
              </w:rPr>
              <w:t>71</w:t>
            </w:r>
            <w:r w:rsidR="008E665C">
              <w:fldChar w:fldCharType="end"/>
            </w:r>
          </w:hyperlink>
        </w:p>
        <w:p w14:paraId="1DF0F98D" w14:textId="29445CF2" w:rsidR="008E665C" w:rsidRDefault="6B06F679" w:rsidP="6B06F679">
          <w:pPr>
            <w:pStyle w:val="Verzeichnis2"/>
            <w:tabs>
              <w:tab w:val="left" w:pos="795"/>
              <w:tab w:val="right" w:leader="dot" w:pos="9060"/>
            </w:tabs>
          </w:pPr>
          <w:hyperlink w:anchor="_Toc1623158570">
            <w:r w:rsidRPr="6B06F679">
              <w:rPr>
                <w:rStyle w:val="Hyperlink"/>
              </w:rPr>
              <w:t>15.1.</w:t>
            </w:r>
            <w:r w:rsidR="008E665C">
              <w:tab/>
            </w:r>
            <w:r w:rsidRPr="6B06F679">
              <w:rPr>
                <w:rStyle w:val="Hyperlink"/>
              </w:rPr>
              <w:t>Management</w:t>
            </w:r>
            <w:r w:rsidR="008E665C">
              <w:tab/>
            </w:r>
            <w:r w:rsidR="008E665C">
              <w:fldChar w:fldCharType="begin"/>
            </w:r>
            <w:r w:rsidR="008E665C">
              <w:instrText>PAGEREF _Toc1623158570 \h</w:instrText>
            </w:r>
            <w:r w:rsidR="008E665C">
              <w:fldChar w:fldCharType="separate"/>
            </w:r>
            <w:r w:rsidRPr="6B06F679">
              <w:rPr>
                <w:rStyle w:val="Hyperlink"/>
              </w:rPr>
              <w:t>72</w:t>
            </w:r>
            <w:r w:rsidR="008E665C">
              <w:fldChar w:fldCharType="end"/>
            </w:r>
          </w:hyperlink>
        </w:p>
        <w:p w14:paraId="40A247AD" w14:textId="67D0BAA5" w:rsidR="008E665C" w:rsidRDefault="6B06F679" w:rsidP="6B06F679">
          <w:pPr>
            <w:pStyle w:val="Verzeichnis2"/>
            <w:tabs>
              <w:tab w:val="left" w:pos="795"/>
              <w:tab w:val="right" w:leader="dot" w:pos="9060"/>
            </w:tabs>
          </w:pPr>
          <w:hyperlink w:anchor="_Toc900397020">
            <w:r w:rsidRPr="6B06F679">
              <w:rPr>
                <w:rStyle w:val="Hyperlink"/>
              </w:rPr>
              <w:t>15.2.</w:t>
            </w:r>
            <w:r w:rsidR="008E665C">
              <w:tab/>
            </w:r>
            <w:r w:rsidRPr="6B06F679">
              <w:rPr>
                <w:rStyle w:val="Hyperlink"/>
              </w:rPr>
              <w:t>Externer Zugriff</w:t>
            </w:r>
            <w:r w:rsidR="008E665C">
              <w:tab/>
            </w:r>
            <w:r w:rsidR="008E665C">
              <w:fldChar w:fldCharType="begin"/>
            </w:r>
            <w:r w:rsidR="008E665C">
              <w:instrText>PAGEREF _Toc900397020 \h</w:instrText>
            </w:r>
            <w:r w:rsidR="008E665C">
              <w:fldChar w:fldCharType="separate"/>
            </w:r>
            <w:r w:rsidRPr="6B06F679">
              <w:rPr>
                <w:rStyle w:val="Hyperlink"/>
              </w:rPr>
              <w:t>72</w:t>
            </w:r>
            <w:r w:rsidR="008E665C">
              <w:fldChar w:fldCharType="end"/>
            </w:r>
          </w:hyperlink>
        </w:p>
        <w:p w14:paraId="2CA48D31" w14:textId="7253832F" w:rsidR="008E665C" w:rsidRDefault="6B06F679" w:rsidP="6B06F679">
          <w:pPr>
            <w:pStyle w:val="Verzeichnis2"/>
            <w:tabs>
              <w:tab w:val="left" w:pos="795"/>
              <w:tab w:val="right" w:leader="dot" w:pos="9060"/>
            </w:tabs>
          </w:pPr>
          <w:hyperlink w:anchor="_Toc552876241">
            <w:r w:rsidRPr="6B06F679">
              <w:rPr>
                <w:rStyle w:val="Hyperlink"/>
              </w:rPr>
              <w:t>15.3.</w:t>
            </w:r>
            <w:r w:rsidR="008E665C">
              <w:tab/>
            </w:r>
            <w:r w:rsidRPr="6B06F679">
              <w:rPr>
                <w:rStyle w:val="Hyperlink"/>
              </w:rPr>
              <w:t>Mailflow</w:t>
            </w:r>
            <w:r w:rsidR="008E665C">
              <w:tab/>
            </w:r>
            <w:r w:rsidR="008E665C">
              <w:fldChar w:fldCharType="begin"/>
            </w:r>
            <w:r w:rsidR="008E665C">
              <w:instrText>PAGEREF _Toc552876241 \h</w:instrText>
            </w:r>
            <w:r w:rsidR="008E665C">
              <w:fldChar w:fldCharType="separate"/>
            </w:r>
            <w:r w:rsidRPr="6B06F679">
              <w:rPr>
                <w:rStyle w:val="Hyperlink"/>
              </w:rPr>
              <w:t>73</w:t>
            </w:r>
            <w:r w:rsidR="008E665C">
              <w:fldChar w:fldCharType="end"/>
            </w:r>
          </w:hyperlink>
        </w:p>
        <w:p w14:paraId="3FC9665F" w14:textId="1D217522" w:rsidR="008E665C" w:rsidRDefault="6B06F679" w:rsidP="6B06F679">
          <w:pPr>
            <w:pStyle w:val="Verzeichnis3"/>
            <w:tabs>
              <w:tab w:val="left" w:pos="1200"/>
              <w:tab w:val="right" w:leader="dot" w:pos="9060"/>
            </w:tabs>
          </w:pPr>
          <w:hyperlink w:anchor="_Toc1140087539">
            <w:r w:rsidRPr="6B06F679">
              <w:rPr>
                <w:rStyle w:val="Hyperlink"/>
              </w:rPr>
              <w:t>15.3.1.</w:t>
            </w:r>
            <w:r w:rsidR="008E665C">
              <w:tab/>
            </w:r>
            <w:r w:rsidRPr="6B06F679">
              <w:rPr>
                <w:rStyle w:val="Hyperlink"/>
              </w:rPr>
              <w:t>MX Einträge</w:t>
            </w:r>
            <w:r w:rsidR="008E665C">
              <w:tab/>
            </w:r>
            <w:r w:rsidR="008E665C">
              <w:fldChar w:fldCharType="begin"/>
            </w:r>
            <w:r w:rsidR="008E665C">
              <w:instrText>PAGEREF _Toc1140087539 \h</w:instrText>
            </w:r>
            <w:r w:rsidR="008E665C">
              <w:fldChar w:fldCharType="separate"/>
            </w:r>
            <w:r w:rsidRPr="6B06F679">
              <w:rPr>
                <w:rStyle w:val="Hyperlink"/>
              </w:rPr>
              <w:t>73</w:t>
            </w:r>
            <w:r w:rsidR="008E665C">
              <w:fldChar w:fldCharType="end"/>
            </w:r>
          </w:hyperlink>
        </w:p>
        <w:p w14:paraId="2C690EA0" w14:textId="218AA3DC" w:rsidR="008E665C" w:rsidRDefault="6B06F679" w:rsidP="6B06F679">
          <w:pPr>
            <w:pStyle w:val="Verzeichnis3"/>
            <w:tabs>
              <w:tab w:val="left" w:pos="1200"/>
              <w:tab w:val="right" w:leader="dot" w:pos="9060"/>
            </w:tabs>
          </w:pPr>
          <w:hyperlink w:anchor="_Toc1571586562">
            <w:r w:rsidRPr="6B06F679">
              <w:rPr>
                <w:rStyle w:val="Hyperlink"/>
              </w:rPr>
              <w:t>15.3.2.</w:t>
            </w:r>
            <w:r w:rsidR="008E665C">
              <w:tab/>
            </w:r>
            <w:r w:rsidRPr="6B06F679">
              <w:rPr>
                <w:rStyle w:val="Hyperlink"/>
              </w:rPr>
              <w:t>SPF Record</w:t>
            </w:r>
            <w:r w:rsidR="008E665C">
              <w:tab/>
            </w:r>
            <w:r w:rsidR="008E665C">
              <w:fldChar w:fldCharType="begin"/>
            </w:r>
            <w:r w:rsidR="008E665C">
              <w:instrText>PAGEREF _Toc1571586562 \h</w:instrText>
            </w:r>
            <w:r w:rsidR="008E665C">
              <w:fldChar w:fldCharType="separate"/>
            </w:r>
            <w:r w:rsidRPr="6B06F679">
              <w:rPr>
                <w:rStyle w:val="Hyperlink"/>
              </w:rPr>
              <w:t>73</w:t>
            </w:r>
            <w:r w:rsidR="008E665C">
              <w:fldChar w:fldCharType="end"/>
            </w:r>
          </w:hyperlink>
        </w:p>
        <w:p w14:paraId="5562C7DF" w14:textId="29AA1EAF" w:rsidR="008E665C" w:rsidRDefault="6B06F679" w:rsidP="6B06F679">
          <w:pPr>
            <w:pStyle w:val="Verzeichnis3"/>
            <w:tabs>
              <w:tab w:val="left" w:pos="1200"/>
              <w:tab w:val="right" w:leader="dot" w:pos="9060"/>
            </w:tabs>
          </w:pPr>
          <w:hyperlink w:anchor="_Toc1717986911">
            <w:r w:rsidRPr="6B06F679">
              <w:rPr>
                <w:rStyle w:val="Hyperlink"/>
              </w:rPr>
              <w:t>15.3.3.</w:t>
            </w:r>
            <w:r w:rsidR="008E665C">
              <w:tab/>
            </w:r>
            <w:r w:rsidRPr="6B06F679">
              <w:rPr>
                <w:rStyle w:val="Hyperlink"/>
              </w:rPr>
              <w:t>Mail Queue</w:t>
            </w:r>
            <w:r w:rsidR="008E665C">
              <w:tab/>
            </w:r>
            <w:r w:rsidR="008E665C">
              <w:fldChar w:fldCharType="begin"/>
            </w:r>
            <w:r w:rsidR="008E665C">
              <w:instrText>PAGEREF _Toc1717986911 \h</w:instrText>
            </w:r>
            <w:r w:rsidR="008E665C">
              <w:fldChar w:fldCharType="separate"/>
            </w:r>
            <w:r w:rsidRPr="6B06F679">
              <w:rPr>
                <w:rStyle w:val="Hyperlink"/>
              </w:rPr>
              <w:t>73</w:t>
            </w:r>
            <w:r w:rsidR="008E665C">
              <w:fldChar w:fldCharType="end"/>
            </w:r>
          </w:hyperlink>
        </w:p>
        <w:p w14:paraId="499A953F" w14:textId="020E4AB4" w:rsidR="008E665C" w:rsidRDefault="6B06F679" w:rsidP="6B06F679">
          <w:pPr>
            <w:pStyle w:val="Verzeichnis3"/>
            <w:tabs>
              <w:tab w:val="left" w:pos="1200"/>
              <w:tab w:val="right" w:leader="dot" w:pos="9060"/>
            </w:tabs>
          </w:pPr>
          <w:hyperlink w:anchor="_Toc859530389">
            <w:r w:rsidRPr="6B06F679">
              <w:rPr>
                <w:rStyle w:val="Hyperlink"/>
              </w:rPr>
              <w:t>15.3.4.</w:t>
            </w:r>
            <w:r w:rsidR="008E665C">
              <w:tab/>
            </w:r>
            <w:r w:rsidRPr="6B06F679">
              <w:rPr>
                <w:rStyle w:val="Hyperlink"/>
              </w:rPr>
              <w:t>Sendeconnectoren</w:t>
            </w:r>
            <w:r w:rsidR="008E665C">
              <w:tab/>
            </w:r>
            <w:r w:rsidR="008E665C">
              <w:fldChar w:fldCharType="begin"/>
            </w:r>
            <w:r w:rsidR="008E665C">
              <w:instrText>PAGEREF _Toc859530389 \h</w:instrText>
            </w:r>
            <w:r w:rsidR="008E665C">
              <w:fldChar w:fldCharType="separate"/>
            </w:r>
            <w:r w:rsidRPr="6B06F679">
              <w:rPr>
                <w:rStyle w:val="Hyperlink"/>
              </w:rPr>
              <w:t>73</w:t>
            </w:r>
            <w:r w:rsidR="008E665C">
              <w:fldChar w:fldCharType="end"/>
            </w:r>
          </w:hyperlink>
        </w:p>
        <w:p w14:paraId="4A5C668E" w14:textId="632021DF" w:rsidR="008E665C" w:rsidRDefault="6B06F679" w:rsidP="6B06F679">
          <w:pPr>
            <w:pStyle w:val="Verzeichnis3"/>
            <w:tabs>
              <w:tab w:val="left" w:pos="1200"/>
              <w:tab w:val="right" w:leader="dot" w:pos="9060"/>
            </w:tabs>
          </w:pPr>
          <w:hyperlink w:anchor="_Toc385861354">
            <w:r w:rsidRPr="6B06F679">
              <w:rPr>
                <w:rStyle w:val="Hyperlink"/>
              </w:rPr>
              <w:t>15.3.5.</w:t>
            </w:r>
            <w:r w:rsidR="008E665C">
              <w:tab/>
            </w:r>
            <w:r w:rsidRPr="6B06F679">
              <w:rPr>
                <w:rStyle w:val="Hyperlink"/>
              </w:rPr>
              <w:t>Empfangsconnectoren</w:t>
            </w:r>
            <w:r w:rsidR="008E665C">
              <w:tab/>
            </w:r>
            <w:r w:rsidR="008E665C">
              <w:fldChar w:fldCharType="begin"/>
            </w:r>
            <w:r w:rsidR="008E665C">
              <w:instrText>PAGEREF _Toc385861354 \h</w:instrText>
            </w:r>
            <w:r w:rsidR="008E665C">
              <w:fldChar w:fldCharType="separate"/>
            </w:r>
            <w:r w:rsidRPr="6B06F679">
              <w:rPr>
                <w:rStyle w:val="Hyperlink"/>
              </w:rPr>
              <w:t>74</w:t>
            </w:r>
            <w:r w:rsidR="008E665C">
              <w:fldChar w:fldCharType="end"/>
            </w:r>
          </w:hyperlink>
        </w:p>
        <w:p w14:paraId="55D7392A" w14:textId="00B69F2D" w:rsidR="008E665C" w:rsidRDefault="6B06F679" w:rsidP="6B06F679">
          <w:pPr>
            <w:pStyle w:val="Verzeichnis3"/>
            <w:tabs>
              <w:tab w:val="left" w:pos="1200"/>
              <w:tab w:val="right" w:leader="dot" w:pos="9060"/>
            </w:tabs>
          </w:pPr>
          <w:hyperlink w:anchor="_Toc297248741">
            <w:r w:rsidRPr="6B06F679">
              <w:rPr>
                <w:rStyle w:val="Hyperlink"/>
              </w:rPr>
              <w:t>15.3.6.</w:t>
            </w:r>
            <w:r w:rsidR="008E665C">
              <w:tab/>
            </w:r>
            <w:r w:rsidRPr="6B06F679">
              <w:rPr>
                <w:rStyle w:val="Hyperlink"/>
              </w:rPr>
              <w:t>Akzeptierte Domänen</w:t>
            </w:r>
            <w:r w:rsidR="008E665C">
              <w:tab/>
            </w:r>
            <w:r w:rsidR="008E665C">
              <w:fldChar w:fldCharType="begin"/>
            </w:r>
            <w:r w:rsidR="008E665C">
              <w:instrText>PAGEREF _Toc297248741 \h</w:instrText>
            </w:r>
            <w:r w:rsidR="008E665C">
              <w:fldChar w:fldCharType="separate"/>
            </w:r>
            <w:r w:rsidRPr="6B06F679">
              <w:rPr>
                <w:rStyle w:val="Hyperlink"/>
              </w:rPr>
              <w:t>77</w:t>
            </w:r>
            <w:r w:rsidR="008E665C">
              <w:fldChar w:fldCharType="end"/>
            </w:r>
          </w:hyperlink>
        </w:p>
        <w:p w14:paraId="3CB8E975" w14:textId="159E9AC8" w:rsidR="008E665C" w:rsidRDefault="6B06F679" w:rsidP="6B06F679">
          <w:pPr>
            <w:pStyle w:val="Verzeichnis3"/>
            <w:tabs>
              <w:tab w:val="left" w:pos="1200"/>
              <w:tab w:val="right" w:leader="dot" w:pos="9060"/>
            </w:tabs>
          </w:pPr>
          <w:hyperlink w:anchor="_Toc996176726">
            <w:r w:rsidRPr="6B06F679">
              <w:rPr>
                <w:rStyle w:val="Hyperlink"/>
              </w:rPr>
              <w:t>15.3.7.</w:t>
            </w:r>
            <w:r w:rsidR="008E665C">
              <w:tab/>
            </w:r>
            <w:r w:rsidRPr="6B06F679">
              <w:rPr>
                <w:rStyle w:val="Hyperlink"/>
              </w:rPr>
              <w:t>Transport Regeln</w:t>
            </w:r>
            <w:r w:rsidR="008E665C">
              <w:tab/>
            </w:r>
            <w:r w:rsidR="008E665C">
              <w:fldChar w:fldCharType="begin"/>
            </w:r>
            <w:r w:rsidR="008E665C">
              <w:instrText>PAGEREF _Toc996176726 \h</w:instrText>
            </w:r>
            <w:r w:rsidR="008E665C">
              <w:fldChar w:fldCharType="separate"/>
            </w:r>
            <w:r w:rsidRPr="6B06F679">
              <w:rPr>
                <w:rStyle w:val="Hyperlink"/>
              </w:rPr>
              <w:t>77</w:t>
            </w:r>
            <w:r w:rsidR="008E665C">
              <w:fldChar w:fldCharType="end"/>
            </w:r>
          </w:hyperlink>
        </w:p>
        <w:p w14:paraId="1CE1083F" w14:textId="01C5181F" w:rsidR="008E665C" w:rsidRDefault="6B06F679" w:rsidP="6B06F679">
          <w:pPr>
            <w:pStyle w:val="Verzeichnis3"/>
            <w:tabs>
              <w:tab w:val="left" w:pos="1200"/>
              <w:tab w:val="right" w:leader="dot" w:pos="9060"/>
            </w:tabs>
          </w:pPr>
          <w:hyperlink w:anchor="_Toc870095026">
            <w:r w:rsidRPr="6B06F679">
              <w:rPr>
                <w:rStyle w:val="Hyperlink"/>
              </w:rPr>
              <w:t>15.3.8.</w:t>
            </w:r>
            <w:r w:rsidR="008E665C">
              <w:tab/>
            </w:r>
            <w:r w:rsidRPr="6B06F679">
              <w:rPr>
                <w:rStyle w:val="Hyperlink"/>
              </w:rPr>
              <w:t>Remote Domänen</w:t>
            </w:r>
            <w:r w:rsidR="008E665C">
              <w:tab/>
            </w:r>
            <w:r w:rsidR="008E665C">
              <w:fldChar w:fldCharType="begin"/>
            </w:r>
            <w:r w:rsidR="008E665C">
              <w:instrText>PAGEREF _Toc870095026 \h</w:instrText>
            </w:r>
            <w:r w:rsidR="008E665C">
              <w:fldChar w:fldCharType="separate"/>
            </w:r>
            <w:r w:rsidRPr="6B06F679">
              <w:rPr>
                <w:rStyle w:val="Hyperlink"/>
              </w:rPr>
              <w:t>78</w:t>
            </w:r>
            <w:r w:rsidR="008E665C">
              <w:fldChar w:fldCharType="end"/>
            </w:r>
          </w:hyperlink>
        </w:p>
        <w:p w14:paraId="00060B18" w14:textId="66FCE40D" w:rsidR="008E665C" w:rsidRDefault="6B06F679" w:rsidP="6B06F679">
          <w:pPr>
            <w:pStyle w:val="Verzeichnis2"/>
            <w:tabs>
              <w:tab w:val="left" w:pos="795"/>
              <w:tab w:val="right" w:leader="dot" w:pos="9060"/>
            </w:tabs>
          </w:pPr>
          <w:hyperlink w:anchor="_Toc1436671493">
            <w:r w:rsidRPr="6B06F679">
              <w:rPr>
                <w:rStyle w:val="Hyperlink"/>
              </w:rPr>
              <w:t>15.4.</w:t>
            </w:r>
            <w:r w:rsidR="008E665C">
              <w:tab/>
            </w:r>
            <w:r w:rsidRPr="6B06F679">
              <w:rPr>
                <w:rStyle w:val="Hyperlink"/>
              </w:rPr>
              <w:t>Virtuelle Verzeichnisse</w:t>
            </w:r>
            <w:r w:rsidR="008E665C">
              <w:tab/>
            </w:r>
            <w:r w:rsidR="008E665C">
              <w:fldChar w:fldCharType="begin"/>
            </w:r>
            <w:r w:rsidR="008E665C">
              <w:instrText>PAGEREF _Toc1436671493 \h</w:instrText>
            </w:r>
            <w:r w:rsidR="008E665C">
              <w:fldChar w:fldCharType="separate"/>
            </w:r>
            <w:r w:rsidRPr="6B06F679">
              <w:rPr>
                <w:rStyle w:val="Hyperlink"/>
              </w:rPr>
              <w:t>79</w:t>
            </w:r>
            <w:r w:rsidR="008E665C">
              <w:fldChar w:fldCharType="end"/>
            </w:r>
          </w:hyperlink>
        </w:p>
        <w:p w14:paraId="02E43FA9" w14:textId="4F5A8640" w:rsidR="008E665C" w:rsidRDefault="6B06F679" w:rsidP="6B06F679">
          <w:pPr>
            <w:pStyle w:val="Verzeichnis3"/>
            <w:tabs>
              <w:tab w:val="left" w:pos="1200"/>
              <w:tab w:val="right" w:leader="dot" w:pos="9060"/>
            </w:tabs>
          </w:pPr>
          <w:hyperlink w:anchor="_Toc1736607742">
            <w:r w:rsidRPr="6B06F679">
              <w:rPr>
                <w:rStyle w:val="Hyperlink"/>
              </w:rPr>
              <w:t>15.4.1.</w:t>
            </w:r>
            <w:r w:rsidR="008E665C">
              <w:tab/>
            </w:r>
            <w:r w:rsidRPr="6B06F679">
              <w:rPr>
                <w:rStyle w:val="Hyperlink"/>
              </w:rPr>
              <w:t>big-vmail02</w:t>
            </w:r>
            <w:r w:rsidR="008E665C">
              <w:tab/>
            </w:r>
            <w:r w:rsidR="008E665C">
              <w:fldChar w:fldCharType="begin"/>
            </w:r>
            <w:r w:rsidR="008E665C">
              <w:instrText>PAGEREF _Toc1736607742 \h</w:instrText>
            </w:r>
            <w:r w:rsidR="008E665C">
              <w:fldChar w:fldCharType="separate"/>
            </w:r>
            <w:r w:rsidRPr="6B06F679">
              <w:rPr>
                <w:rStyle w:val="Hyperlink"/>
              </w:rPr>
              <w:t>79</w:t>
            </w:r>
            <w:r w:rsidR="008E665C">
              <w:fldChar w:fldCharType="end"/>
            </w:r>
          </w:hyperlink>
        </w:p>
        <w:p w14:paraId="096AE2C2" w14:textId="3A213AFF" w:rsidR="008E665C" w:rsidRDefault="6B06F679" w:rsidP="6B06F679">
          <w:pPr>
            <w:pStyle w:val="Verzeichnis2"/>
            <w:tabs>
              <w:tab w:val="left" w:pos="795"/>
              <w:tab w:val="right" w:leader="dot" w:pos="9060"/>
            </w:tabs>
          </w:pPr>
          <w:hyperlink w:anchor="_Toc791995676">
            <w:r w:rsidRPr="6B06F679">
              <w:rPr>
                <w:rStyle w:val="Hyperlink"/>
              </w:rPr>
              <w:t>15.5.</w:t>
            </w:r>
            <w:r w:rsidR="008E665C">
              <w:tab/>
            </w:r>
            <w:r w:rsidRPr="6B06F679">
              <w:rPr>
                <w:rStyle w:val="Hyperlink"/>
              </w:rPr>
              <w:t>CodeTwo Exchange Rules Pro</w:t>
            </w:r>
            <w:r w:rsidR="008E665C">
              <w:tab/>
            </w:r>
            <w:r w:rsidR="008E665C">
              <w:fldChar w:fldCharType="begin"/>
            </w:r>
            <w:r w:rsidR="008E665C">
              <w:instrText>PAGEREF _Toc791995676 \h</w:instrText>
            </w:r>
            <w:r w:rsidR="008E665C">
              <w:fldChar w:fldCharType="separate"/>
            </w:r>
            <w:r w:rsidRPr="6B06F679">
              <w:rPr>
                <w:rStyle w:val="Hyperlink"/>
              </w:rPr>
              <w:t>80</w:t>
            </w:r>
            <w:r w:rsidR="008E665C">
              <w:fldChar w:fldCharType="end"/>
            </w:r>
          </w:hyperlink>
        </w:p>
        <w:p w14:paraId="6489DBA0" w14:textId="0A47F1DA" w:rsidR="008E665C" w:rsidRDefault="6B06F679" w:rsidP="6B06F679">
          <w:pPr>
            <w:pStyle w:val="Verzeichnis3"/>
            <w:tabs>
              <w:tab w:val="left" w:pos="1200"/>
              <w:tab w:val="right" w:leader="dot" w:pos="9060"/>
            </w:tabs>
          </w:pPr>
          <w:hyperlink w:anchor="_Toc620646517">
            <w:r w:rsidRPr="6B06F679">
              <w:rPr>
                <w:rStyle w:val="Hyperlink"/>
              </w:rPr>
              <w:t>15.5.1.</w:t>
            </w:r>
            <w:r w:rsidR="008E665C">
              <w:tab/>
            </w:r>
            <w:r w:rsidRPr="6B06F679">
              <w:rPr>
                <w:rStyle w:val="Hyperlink"/>
              </w:rPr>
              <w:t>Allgemeines</w:t>
            </w:r>
            <w:r w:rsidR="008E665C">
              <w:tab/>
            </w:r>
            <w:r w:rsidR="008E665C">
              <w:fldChar w:fldCharType="begin"/>
            </w:r>
            <w:r w:rsidR="008E665C">
              <w:instrText>PAGEREF _Toc620646517 \h</w:instrText>
            </w:r>
            <w:r w:rsidR="008E665C">
              <w:fldChar w:fldCharType="separate"/>
            </w:r>
            <w:r w:rsidRPr="6B06F679">
              <w:rPr>
                <w:rStyle w:val="Hyperlink"/>
              </w:rPr>
              <w:t>80</w:t>
            </w:r>
            <w:r w:rsidR="008E665C">
              <w:fldChar w:fldCharType="end"/>
            </w:r>
          </w:hyperlink>
        </w:p>
        <w:p w14:paraId="17BB64C9" w14:textId="2CC9D5A9" w:rsidR="008E665C" w:rsidRDefault="6B06F679" w:rsidP="6B06F679">
          <w:pPr>
            <w:pStyle w:val="Verzeichnis3"/>
            <w:tabs>
              <w:tab w:val="left" w:pos="1200"/>
              <w:tab w:val="right" w:leader="dot" w:pos="9060"/>
            </w:tabs>
          </w:pPr>
          <w:hyperlink w:anchor="_Toc2012272702">
            <w:r w:rsidRPr="6B06F679">
              <w:rPr>
                <w:rStyle w:val="Hyperlink"/>
              </w:rPr>
              <w:t>15.5.2.</w:t>
            </w:r>
            <w:r w:rsidR="008E665C">
              <w:tab/>
            </w:r>
            <w:r w:rsidRPr="6B06F679">
              <w:rPr>
                <w:rStyle w:val="Hyperlink"/>
              </w:rPr>
              <w:t>Konfiguration</w:t>
            </w:r>
            <w:r w:rsidR="008E665C">
              <w:tab/>
            </w:r>
            <w:r w:rsidR="008E665C">
              <w:fldChar w:fldCharType="begin"/>
            </w:r>
            <w:r w:rsidR="008E665C">
              <w:instrText>PAGEREF _Toc2012272702 \h</w:instrText>
            </w:r>
            <w:r w:rsidR="008E665C">
              <w:fldChar w:fldCharType="separate"/>
            </w:r>
            <w:r w:rsidRPr="6B06F679">
              <w:rPr>
                <w:rStyle w:val="Hyperlink"/>
              </w:rPr>
              <w:t>81</w:t>
            </w:r>
            <w:r w:rsidR="008E665C">
              <w:fldChar w:fldCharType="end"/>
            </w:r>
          </w:hyperlink>
        </w:p>
        <w:p w14:paraId="0B162440" w14:textId="5AA66E01" w:rsidR="008E665C" w:rsidRDefault="6B06F679" w:rsidP="6B06F679">
          <w:pPr>
            <w:pStyle w:val="Verzeichnis3"/>
            <w:tabs>
              <w:tab w:val="left" w:pos="1200"/>
              <w:tab w:val="right" w:leader="dot" w:pos="9060"/>
            </w:tabs>
          </w:pPr>
          <w:hyperlink w:anchor="_Toc1956764072">
            <w:r w:rsidRPr="6B06F679">
              <w:rPr>
                <w:rStyle w:val="Hyperlink"/>
              </w:rPr>
              <w:t>15.5.3.</w:t>
            </w:r>
            <w:r w:rsidR="008E665C">
              <w:tab/>
            </w:r>
            <w:r w:rsidRPr="6B06F679">
              <w:rPr>
                <w:rStyle w:val="Hyperlink"/>
              </w:rPr>
              <w:t>Installation</w:t>
            </w:r>
            <w:r w:rsidR="008E665C">
              <w:tab/>
            </w:r>
            <w:r w:rsidR="008E665C">
              <w:fldChar w:fldCharType="begin"/>
            </w:r>
            <w:r w:rsidR="008E665C">
              <w:instrText>PAGEREF _Toc1956764072 \h</w:instrText>
            </w:r>
            <w:r w:rsidR="008E665C">
              <w:fldChar w:fldCharType="separate"/>
            </w:r>
            <w:r w:rsidRPr="6B06F679">
              <w:rPr>
                <w:rStyle w:val="Hyperlink"/>
              </w:rPr>
              <w:t>81</w:t>
            </w:r>
            <w:r w:rsidR="008E665C">
              <w:fldChar w:fldCharType="end"/>
            </w:r>
          </w:hyperlink>
        </w:p>
        <w:p w14:paraId="6B796BB0" w14:textId="2861CC9F" w:rsidR="008E665C" w:rsidRDefault="6B06F679" w:rsidP="6B06F679">
          <w:pPr>
            <w:pStyle w:val="Verzeichnis2"/>
            <w:tabs>
              <w:tab w:val="left" w:pos="795"/>
              <w:tab w:val="right" w:leader="dot" w:pos="9060"/>
            </w:tabs>
          </w:pPr>
          <w:hyperlink w:anchor="_Toc778842739">
            <w:r w:rsidRPr="6B06F679">
              <w:rPr>
                <w:rStyle w:val="Hyperlink"/>
              </w:rPr>
              <w:t>15.6.</w:t>
            </w:r>
            <w:r w:rsidR="008E665C">
              <w:tab/>
            </w:r>
            <w:r w:rsidRPr="6B06F679">
              <w:rPr>
                <w:rStyle w:val="Hyperlink"/>
              </w:rPr>
              <w:t>Lizenzen</w:t>
            </w:r>
            <w:r w:rsidR="008E665C">
              <w:tab/>
            </w:r>
            <w:r w:rsidR="008E665C">
              <w:fldChar w:fldCharType="begin"/>
            </w:r>
            <w:r w:rsidR="008E665C">
              <w:instrText>PAGEREF _Toc778842739 \h</w:instrText>
            </w:r>
            <w:r w:rsidR="008E665C">
              <w:fldChar w:fldCharType="separate"/>
            </w:r>
            <w:r w:rsidRPr="6B06F679">
              <w:rPr>
                <w:rStyle w:val="Hyperlink"/>
              </w:rPr>
              <w:t>81</w:t>
            </w:r>
            <w:r w:rsidR="008E665C">
              <w:fldChar w:fldCharType="end"/>
            </w:r>
          </w:hyperlink>
        </w:p>
        <w:p w14:paraId="2C2520DF" w14:textId="31AD5361" w:rsidR="008E665C" w:rsidRDefault="6B06F679" w:rsidP="6B06F679">
          <w:pPr>
            <w:pStyle w:val="Verzeichnis2"/>
            <w:tabs>
              <w:tab w:val="left" w:pos="795"/>
              <w:tab w:val="right" w:leader="dot" w:pos="9060"/>
            </w:tabs>
          </w:pPr>
          <w:hyperlink w:anchor="_Toc1747572425">
            <w:r w:rsidRPr="6B06F679">
              <w:rPr>
                <w:rStyle w:val="Hyperlink"/>
              </w:rPr>
              <w:t>15.7.</w:t>
            </w:r>
            <w:r w:rsidR="008E665C">
              <w:tab/>
            </w:r>
            <w:r w:rsidRPr="6B06F679">
              <w:rPr>
                <w:rStyle w:val="Hyperlink"/>
              </w:rPr>
              <w:t>Zertifikate</w:t>
            </w:r>
            <w:r w:rsidR="008E665C">
              <w:tab/>
            </w:r>
            <w:r w:rsidR="008E665C">
              <w:fldChar w:fldCharType="begin"/>
            </w:r>
            <w:r w:rsidR="008E665C">
              <w:instrText>PAGEREF _Toc1747572425 \h</w:instrText>
            </w:r>
            <w:r w:rsidR="008E665C">
              <w:fldChar w:fldCharType="separate"/>
            </w:r>
            <w:r w:rsidRPr="6B06F679">
              <w:rPr>
                <w:rStyle w:val="Hyperlink"/>
              </w:rPr>
              <w:t>81</w:t>
            </w:r>
            <w:r w:rsidR="008E665C">
              <w:fldChar w:fldCharType="end"/>
            </w:r>
          </w:hyperlink>
        </w:p>
        <w:p w14:paraId="276ACE13" w14:textId="50CCB6D5" w:rsidR="008E665C" w:rsidRDefault="6B06F679" w:rsidP="6B06F679">
          <w:pPr>
            <w:pStyle w:val="Verzeichnis2"/>
            <w:tabs>
              <w:tab w:val="left" w:pos="795"/>
              <w:tab w:val="right" w:leader="dot" w:pos="9060"/>
            </w:tabs>
          </w:pPr>
          <w:hyperlink w:anchor="_Toc1395977276">
            <w:r w:rsidRPr="6B06F679">
              <w:rPr>
                <w:rStyle w:val="Hyperlink"/>
              </w:rPr>
              <w:t>15.8.</w:t>
            </w:r>
            <w:r w:rsidR="008E665C">
              <w:tab/>
            </w:r>
            <w:r w:rsidRPr="6B06F679">
              <w:rPr>
                <w:rStyle w:val="Hyperlink"/>
              </w:rPr>
              <w:t>Hybridstellung und Hybrid Modern Auth</w:t>
            </w:r>
            <w:r w:rsidR="008E665C">
              <w:tab/>
            </w:r>
            <w:r w:rsidR="008E665C">
              <w:fldChar w:fldCharType="begin"/>
            </w:r>
            <w:r w:rsidR="008E665C">
              <w:instrText>PAGEREF _Toc1395977276 \h</w:instrText>
            </w:r>
            <w:r w:rsidR="008E665C">
              <w:fldChar w:fldCharType="separate"/>
            </w:r>
            <w:r w:rsidRPr="6B06F679">
              <w:rPr>
                <w:rStyle w:val="Hyperlink"/>
              </w:rPr>
              <w:t>81</w:t>
            </w:r>
            <w:r w:rsidR="008E665C">
              <w:fldChar w:fldCharType="end"/>
            </w:r>
          </w:hyperlink>
        </w:p>
        <w:p w14:paraId="4770782F" w14:textId="02C9B217" w:rsidR="008E665C" w:rsidRDefault="6B06F679" w:rsidP="6B06F679">
          <w:pPr>
            <w:pStyle w:val="Verzeichnis3"/>
            <w:tabs>
              <w:tab w:val="left" w:pos="1200"/>
              <w:tab w:val="right" w:leader="dot" w:pos="9060"/>
            </w:tabs>
          </w:pPr>
          <w:hyperlink w:anchor="_Toc554156383">
            <w:r w:rsidRPr="6B06F679">
              <w:rPr>
                <w:rStyle w:val="Hyperlink"/>
              </w:rPr>
              <w:t>15.8.1.</w:t>
            </w:r>
            <w:r w:rsidR="008E665C">
              <w:tab/>
            </w:r>
            <w:r w:rsidRPr="6B06F679">
              <w:rPr>
                <w:rStyle w:val="Hyperlink"/>
              </w:rPr>
              <w:t>Aktivierung Hybrid Modern Auth</w:t>
            </w:r>
            <w:r w:rsidR="008E665C">
              <w:tab/>
            </w:r>
            <w:r w:rsidR="008E665C">
              <w:fldChar w:fldCharType="begin"/>
            </w:r>
            <w:r w:rsidR="008E665C">
              <w:instrText>PAGEREF _Toc554156383 \h</w:instrText>
            </w:r>
            <w:r w:rsidR="008E665C">
              <w:fldChar w:fldCharType="separate"/>
            </w:r>
            <w:r w:rsidRPr="6B06F679">
              <w:rPr>
                <w:rStyle w:val="Hyperlink"/>
              </w:rPr>
              <w:t>82</w:t>
            </w:r>
            <w:r w:rsidR="008E665C">
              <w:fldChar w:fldCharType="end"/>
            </w:r>
          </w:hyperlink>
        </w:p>
        <w:p w14:paraId="40BF6F47" w14:textId="0F2A1BD5" w:rsidR="008E665C" w:rsidRDefault="6B06F679" w:rsidP="6B06F679">
          <w:pPr>
            <w:pStyle w:val="Verzeichnis3"/>
            <w:tabs>
              <w:tab w:val="left" w:pos="1200"/>
              <w:tab w:val="right" w:leader="dot" w:pos="9060"/>
            </w:tabs>
          </w:pPr>
          <w:hyperlink w:anchor="_Toc493885876">
            <w:r w:rsidRPr="6B06F679">
              <w:rPr>
                <w:rStyle w:val="Hyperlink"/>
              </w:rPr>
              <w:t>15.8.2.</w:t>
            </w:r>
            <w:r w:rsidR="008E665C">
              <w:tab/>
            </w:r>
            <w:r w:rsidRPr="6B06F679">
              <w:rPr>
                <w:rStyle w:val="Hyperlink"/>
              </w:rPr>
              <w:t>Dedicated Hybrid App</w:t>
            </w:r>
            <w:r w:rsidR="008E665C">
              <w:tab/>
            </w:r>
            <w:r w:rsidR="008E665C">
              <w:fldChar w:fldCharType="begin"/>
            </w:r>
            <w:r w:rsidR="008E665C">
              <w:instrText>PAGEREF _Toc493885876 \h</w:instrText>
            </w:r>
            <w:r w:rsidR="008E665C">
              <w:fldChar w:fldCharType="separate"/>
            </w:r>
            <w:r w:rsidRPr="6B06F679">
              <w:rPr>
                <w:rStyle w:val="Hyperlink"/>
              </w:rPr>
              <w:t>82</w:t>
            </w:r>
            <w:r w:rsidR="008E665C">
              <w:fldChar w:fldCharType="end"/>
            </w:r>
          </w:hyperlink>
        </w:p>
        <w:p w14:paraId="0B1CC638" w14:textId="514F3D4D" w:rsidR="008E665C" w:rsidRDefault="6B06F679" w:rsidP="6B06F679">
          <w:pPr>
            <w:pStyle w:val="Verzeichnis2"/>
            <w:tabs>
              <w:tab w:val="left" w:pos="795"/>
              <w:tab w:val="right" w:leader="dot" w:pos="9060"/>
            </w:tabs>
          </w:pPr>
          <w:hyperlink w:anchor="_Toc144158300">
            <w:r w:rsidRPr="6B06F679">
              <w:rPr>
                <w:rStyle w:val="Hyperlink"/>
              </w:rPr>
              <w:t>15.9.</w:t>
            </w:r>
            <w:r w:rsidR="008E665C">
              <w:tab/>
            </w:r>
            <w:r w:rsidRPr="6B06F679">
              <w:rPr>
                <w:rStyle w:val="Hyperlink"/>
              </w:rPr>
              <w:t>Betrieb</w:t>
            </w:r>
            <w:r w:rsidR="008E665C">
              <w:tab/>
            </w:r>
            <w:r w:rsidR="008E665C">
              <w:fldChar w:fldCharType="begin"/>
            </w:r>
            <w:r w:rsidR="008E665C">
              <w:instrText>PAGEREF _Toc144158300 \h</w:instrText>
            </w:r>
            <w:r w:rsidR="008E665C">
              <w:fldChar w:fldCharType="separate"/>
            </w:r>
            <w:r w:rsidRPr="6B06F679">
              <w:rPr>
                <w:rStyle w:val="Hyperlink"/>
              </w:rPr>
              <w:t>83</w:t>
            </w:r>
            <w:r w:rsidR="008E665C">
              <w:fldChar w:fldCharType="end"/>
            </w:r>
          </w:hyperlink>
        </w:p>
        <w:p w14:paraId="69ED1A7F" w14:textId="3005692E" w:rsidR="008E665C" w:rsidRDefault="6B06F679" w:rsidP="6B06F679">
          <w:pPr>
            <w:pStyle w:val="Verzeichnis3"/>
            <w:tabs>
              <w:tab w:val="left" w:pos="1200"/>
              <w:tab w:val="right" w:leader="dot" w:pos="9060"/>
            </w:tabs>
          </w:pPr>
          <w:hyperlink w:anchor="_Toc1821060789">
            <w:r w:rsidRPr="6B06F679">
              <w:rPr>
                <w:rStyle w:val="Hyperlink"/>
              </w:rPr>
              <w:t>15.9.1.</w:t>
            </w:r>
            <w:r w:rsidR="008E665C">
              <w:tab/>
            </w:r>
            <w:r w:rsidRPr="6B06F679">
              <w:rPr>
                <w:rStyle w:val="Hyperlink"/>
              </w:rPr>
              <w:t>Betriebshinweisekeine</w:t>
            </w:r>
            <w:r w:rsidR="008E665C">
              <w:tab/>
            </w:r>
            <w:r w:rsidR="008E665C">
              <w:fldChar w:fldCharType="begin"/>
            </w:r>
            <w:r w:rsidR="008E665C">
              <w:instrText>PAGEREF _Toc1821060789 \h</w:instrText>
            </w:r>
            <w:r w:rsidR="008E665C">
              <w:fldChar w:fldCharType="separate"/>
            </w:r>
            <w:r w:rsidRPr="6B06F679">
              <w:rPr>
                <w:rStyle w:val="Hyperlink"/>
              </w:rPr>
              <w:t>83</w:t>
            </w:r>
            <w:r w:rsidR="008E665C">
              <w:fldChar w:fldCharType="end"/>
            </w:r>
          </w:hyperlink>
        </w:p>
        <w:p w14:paraId="481E7744" w14:textId="2C808C60" w:rsidR="008E665C" w:rsidRDefault="6B06F679" w:rsidP="6B06F679">
          <w:pPr>
            <w:pStyle w:val="Verzeichnis3"/>
            <w:tabs>
              <w:tab w:val="left" w:pos="1200"/>
              <w:tab w:val="right" w:leader="dot" w:pos="9060"/>
            </w:tabs>
          </w:pPr>
          <w:hyperlink w:anchor="_Toc1153348242">
            <w:r w:rsidRPr="6B06F679">
              <w:rPr>
                <w:rStyle w:val="Hyperlink"/>
              </w:rPr>
              <w:t>15.9.2.</w:t>
            </w:r>
            <w:r w:rsidR="008E665C">
              <w:tab/>
            </w:r>
            <w:r w:rsidRPr="6B06F679">
              <w:rPr>
                <w:rStyle w:val="Hyperlink"/>
              </w:rPr>
              <w:t>Updates</w:t>
            </w:r>
            <w:r w:rsidR="008E665C">
              <w:tab/>
            </w:r>
            <w:r w:rsidR="008E665C">
              <w:fldChar w:fldCharType="begin"/>
            </w:r>
            <w:r w:rsidR="008E665C">
              <w:instrText>PAGEREF _Toc1153348242 \h</w:instrText>
            </w:r>
            <w:r w:rsidR="008E665C">
              <w:fldChar w:fldCharType="separate"/>
            </w:r>
            <w:r w:rsidRPr="6B06F679">
              <w:rPr>
                <w:rStyle w:val="Hyperlink"/>
              </w:rPr>
              <w:t>83</w:t>
            </w:r>
            <w:r w:rsidR="008E665C">
              <w:fldChar w:fldCharType="end"/>
            </w:r>
          </w:hyperlink>
        </w:p>
        <w:p w14:paraId="53D25294" w14:textId="6115FCE9" w:rsidR="008E665C" w:rsidRDefault="6B06F679" w:rsidP="6B06F679">
          <w:pPr>
            <w:pStyle w:val="Verzeichnis3"/>
            <w:tabs>
              <w:tab w:val="left" w:pos="1200"/>
              <w:tab w:val="right" w:leader="dot" w:pos="9060"/>
            </w:tabs>
          </w:pPr>
          <w:hyperlink w:anchor="_Toc143253774">
            <w:r w:rsidRPr="6B06F679">
              <w:rPr>
                <w:rStyle w:val="Hyperlink"/>
              </w:rPr>
              <w:t>15.9.3.</w:t>
            </w:r>
            <w:r w:rsidR="008E665C">
              <w:tab/>
            </w:r>
            <w:r w:rsidRPr="6B06F679">
              <w:rPr>
                <w:rStyle w:val="Hyperlink"/>
              </w:rPr>
              <w:t>Virenschutz</w:t>
            </w:r>
            <w:r w:rsidR="008E665C">
              <w:tab/>
            </w:r>
            <w:r w:rsidR="008E665C">
              <w:fldChar w:fldCharType="begin"/>
            </w:r>
            <w:r w:rsidR="008E665C">
              <w:instrText>PAGEREF _Toc143253774 \h</w:instrText>
            </w:r>
            <w:r w:rsidR="008E665C">
              <w:fldChar w:fldCharType="separate"/>
            </w:r>
            <w:r w:rsidRPr="6B06F679">
              <w:rPr>
                <w:rStyle w:val="Hyperlink"/>
              </w:rPr>
              <w:t>83</w:t>
            </w:r>
            <w:r w:rsidR="008E665C">
              <w:fldChar w:fldCharType="end"/>
            </w:r>
          </w:hyperlink>
        </w:p>
        <w:p w14:paraId="46B6E0AA" w14:textId="481E0DF3" w:rsidR="008E665C" w:rsidRDefault="6B06F679" w:rsidP="6B06F679">
          <w:pPr>
            <w:pStyle w:val="Verzeichnis3"/>
            <w:tabs>
              <w:tab w:val="left" w:pos="1200"/>
              <w:tab w:val="right" w:leader="dot" w:pos="9060"/>
            </w:tabs>
          </w:pPr>
          <w:hyperlink w:anchor="_Toc1981292335">
            <w:r w:rsidRPr="6B06F679">
              <w:rPr>
                <w:rStyle w:val="Hyperlink"/>
              </w:rPr>
              <w:t>15.9.4.</w:t>
            </w:r>
            <w:r w:rsidR="008E665C">
              <w:tab/>
            </w:r>
            <w:r w:rsidRPr="6B06F679">
              <w:rPr>
                <w:rStyle w:val="Hyperlink"/>
              </w:rPr>
              <w:t>Reboot</w:t>
            </w:r>
            <w:r w:rsidR="008E665C">
              <w:tab/>
            </w:r>
            <w:r w:rsidR="008E665C">
              <w:fldChar w:fldCharType="begin"/>
            </w:r>
            <w:r w:rsidR="008E665C">
              <w:instrText>PAGEREF _Toc1981292335 \h</w:instrText>
            </w:r>
            <w:r w:rsidR="008E665C">
              <w:fldChar w:fldCharType="separate"/>
            </w:r>
            <w:r w:rsidRPr="6B06F679">
              <w:rPr>
                <w:rStyle w:val="Hyperlink"/>
              </w:rPr>
              <w:t>84</w:t>
            </w:r>
            <w:r w:rsidR="008E665C">
              <w:fldChar w:fldCharType="end"/>
            </w:r>
          </w:hyperlink>
        </w:p>
        <w:p w14:paraId="70D5BEFC" w14:textId="790B9089" w:rsidR="008E665C" w:rsidRDefault="6B06F679" w:rsidP="6B06F679">
          <w:pPr>
            <w:pStyle w:val="Verzeichnis3"/>
            <w:tabs>
              <w:tab w:val="left" w:pos="1200"/>
              <w:tab w:val="right" w:leader="dot" w:pos="9060"/>
            </w:tabs>
          </w:pPr>
          <w:hyperlink w:anchor="_Toc1970996172">
            <w:r w:rsidRPr="6B06F679">
              <w:rPr>
                <w:rStyle w:val="Hyperlink"/>
              </w:rPr>
              <w:t>15.9.5.</w:t>
            </w:r>
            <w:r w:rsidR="008E665C">
              <w:tab/>
            </w:r>
            <w:r w:rsidRPr="6B06F679">
              <w:rPr>
                <w:rStyle w:val="Hyperlink"/>
              </w:rPr>
              <w:t>Besonderheiten</w:t>
            </w:r>
            <w:r w:rsidR="008E665C">
              <w:tab/>
            </w:r>
            <w:r w:rsidR="008E665C">
              <w:fldChar w:fldCharType="begin"/>
            </w:r>
            <w:r w:rsidR="008E665C">
              <w:instrText>PAGEREF _Toc1970996172 \h</w:instrText>
            </w:r>
            <w:r w:rsidR="008E665C">
              <w:fldChar w:fldCharType="separate"/>
            </w:r>
            <w:r w:rsidRPr="6B06F679">
              <w:rPr>
                <w:rStyle w:val="Hyperlink"/>
              </w:rPr>
              <w:t>84</w:t>
            </w:r>
            <w:r w:rsidR="008E665C">
              <w:fldChar w:fldCharType="end"/>
            </w:r>
          </w:hyperlink>
        </w:p>
        <w:p w14:paraId="530CB298" w14:textId="1F9201F9" w:rsidR="008E665C" w:rsidRDefault="6B06F679" w:rsidP="6B06F679">
          <w:pPr>
            <w:pStyle w:val="Verzeichnis3"/>
            <w:tabs>
              <w:tab w:val="left" w:pos="1200"/>
              <w:tab w:val="right" w:leader="dot" w:pos="9060"/>
            </w:tabs>
          </w:pPr>
          <w:hyperlink w:anchor="_Toc1898668234">
            <w:r w:rsidRPr="6B06F679">
              <w:rPr>
                <w:rStyle w:val="Hyperlink"/>
              </w:rPr>
              <w:t>15.9.6.</w:t>
            </w:r>
            <w:r w:rsidR="008E665C">
              <w:tab/>
            </w:r>
            <w:r w:rsidRPr="6B06F679">
              <w:rPr>
                <w:rStyle w:val="Hyperlink"/>
              </w:rPr>
              <w:t>Hinweise zum Patchmanagement</w:t>
            </w:r>
            <w:r w:rsidR="008E665C">
              <w:tab/>
            </w:r>
            <w:r w:rsidR="008E665C">
              <w:fldChar w:fldCharType="begin"/>
            </w:r>
            <w:r w:rsidR="008E665C">
              <w:instrText>PAGEREF _Toc1898668234 \h</w:instrText>
            </w:r>
            <w:r w:rsidR="008E665C">
              <w:fldChar w:fldCharType="separate"/>
            </w:r>
            <w:r w:rsidRPr="6B06F679">
              <w:rPr>
                <w:rStyle w:val="Hyperlink"/>
              </w:rPr>
              <w:t>84</w:t>
            </w:r>
            <w:r w:rsidR="008E665C">
              <w:fldChar w:fldCharType="end"/>
            </w:r>
          </w:hyperlink>
        </w:p>
        <w:p w14:paraId="292C6489" w14:textId="6855ECF2" w:rsidR="008E665C" w:rsidRDefault="6B06F679" w:rsidP="6B06F679">
          <w:pPr>
            <w:pStyle w:val="Verzeichnis3"/>
            <w:tabs>
              <w:tab w:val="left" w:pos="1200"/>
              <w:tab w:val="right" w:leader="dot" w:pos="9060"/>
            </w:tabs>
          </w:pPr>
          <w:hyperlink w:anchor="_Toc1386753717">
            <w:r w:rsidRPr="6B06F679">
              <w:rPr>
                <w:rStyle w:val="Hyperlink"/>
              </w:rPr>
              <w:t>15.9.7.</w:t>
            </w:r>
            <w:r w:rsidR="008E665C">
              <w:tab/>
            </w:r>
            <w:r w:rsidRPr="6B06F679">
              <w:rPr>
                <w:rStyle w:val="Hyperlink"/>
              </w:rPr>
              <w:t>Backup und Restore</w:t>
            </w:r>
            <w:r w:rsidR="008E665C">
              <w:tab/>
            </w:r>
            <w:r w:rsidR="008E665C">
              <w:fldChar w:fldCharType="begin"/>
            </w:r>
            <w:r w:rsidR="008E665C">
              <w:instrText>PAGEREF _Toc1386753717 \h</w:instrText>
            </w:r>
            <w:r w:rsidR="008E665C">
              <w:fldChar w:fldCharType="separate"/>
            </w:r>
            <w:r w:rsidRPr="6B06F679">
              <w:rPr>
                <w:rStyle w:val="Hyperlink"/>
              </w:rPr>
              <w:t>84</w:t>
            </w:r>
            <w:r w:rsidR="008E665C">
              <w:fldChar w:fldCharType="end"/>
            </w:r>
          </w:hyperlink>
        </w:p>
        <w:p w14:paraId="2719A427" w14:textId="071C0CF2" w:rsidR="008E665C" w:rsidRDefault="6B06F679" w:rsidP="6B06F679">
          <w:pPr>
            <w:pStyle w:val="Verzeichnis3"/>
            <w:tabs>
              <w:tab w:val="left" w:pos="1200"/>
              <w:tab w:val="right" w:leader="dot" w:pos="9060"/>
            </w:tabs>
          </w:pPr>
          <w:hyperlink w:anchor="_Toc2125386793">
            <w:r w:rsidRPr="6B06F679">
              <w:rPr>
                <w:rStyle w:val="Hyperlink"/>
              </w:rPr>
              <w:t>15.9.8.</w:t>
            </w:r>
            <w:r w:rsidR="008E665C">
              <w:tab/>
            </w:r>
            <w:r w:rsidRPr="6B06F679">
              <w:rPr>
                <w:rStyle w:val="Hyperlink"/>
              </w:rPr>
              <w:t>Monitoring</w:t>
            </w:r>
            <w:r w:rsidR="008E665C">
              <w:tab/>
            </w:r>
            <w:r w:rsidR="008E665C">
              <w:fldChar w:fldCharType="begin"/>
            </w:r>
            <w:r w:rsidR="008E665C">
              <w:instrText>PAGEREF _Toc2125386793 \h</w:instrText>
            </w:r>
            <w:r w:rsidR="008E665C">
              <w:fldChar w:fldCharType="separate"/>
            </w:r>
            <w:r w:rsidRPr="6B06F679">
              <w:rPr>
                <w:rStyle w:val="Hyperlink"/>
              </w:rPr>
              <w:t>84</w:t>
            </w:r>
            <w:r w:rsidR="008E665C">
              <w:fldChar w:fldCharType="end"/>
            </w:r>
          </w:hyperlink>
        </w:p>
        <w:p w14:paraId="1DBB317B" w14:textId="5E3DF94B" w:rsidR="008E665C" w:rsidRDefault="6B06F679" w:rsidP="6B06F679">
          <w:pPr>
            <w:pStyle w:val="Verzeichnis3"/>
            <w:tabs>
              <w:tab w:val="left" w:pos="1200"/>
              <w:tab w:val="right" w:leader="dot" w:pos="9060"/>
            </w:tabs>
          </w:pPr>
          <w:hyperlink w:anchor="_Toc718983982">
            <w:r w:rsidRPr="6B06F679">
              <w:rPr>
                <w:rStyle w:val="Hyperlink"/>
              </w:rPr>
              <w:t>15.9.9.</w:t>
            </w:r>
            <w:r w:rsidR="008E665C">
              <w:tab/>
            </w:r>
            <w:r w:rsidRPr="6B06F679">
              <w:rPr>
                <w:rStyle w:val="Hyperlink"/>
              </w:rPr>
              <w:t>Lizenzerfassung</w:t>
            </w:r>
            <w:r w:rsidR="008E665C">
              <w:tab/>
            </w:r>
            <w:r w:rsidR="008E665C">
              <w:fldChar w:fldCharType="begin"/>
            </w:r>
            <w:r w:rsidR="008E665C">
              <w:instrText>PAGEREF _Toc718983982 \h</w:instrText>
            </w:r>
            <w:r w:rsidR="008E665C">
              <w:fldChar w:fldCharType="separate"/>
            </w:r>
            <w:r w:rsidRPr="6B06F679">
              <w:rPr>
                <w:rStyle w:val="Hyperlink"/>
              </w:rPr>
              <w:t>85</w:t>
            </w:r>
            <w:r w:rsidR="008E665C">
              <w:fldChar w:fldCharType="end"/>
            </w:r>
          </w:hyperlink>
        </w:p>
        <w:p w14:paraId="3165EFD6" w14:textId="1106B641" w:rsidR="008E665C" w:rsidRDefault="6B06F679" w:rsidP="6B06F679">
          <w:pPr>
            <w:pStyle w:val="Verzeichnis3"/>
            <w:tabs>
              <w:tab w:val="left" w:pos="1200"/>
              <w:tab w:val="right" w:leader="dot" w:pos="9060"/>
            </w:tabs>
          </w:pPr>
          <w:hyperlink w:anchor="_Toc753286973">
            <w:r w:rsidRPr="6B06F679">
              <w:rPr>
                <w:rStyle w:val="Hyperlink"/>
              </w:rPr>
              <w:t>15.9.10.</w:t>
            </w:r>
            <w:r w:rsidR="008E665C">
              <w:tab/>
            </w:r>
            <w:r w:rsidRPr="6B06F679">
              <w:rPr>
                <w:rStyle w:val="Hyperlink"/>
              </w:rPr>
              <w:t>Exchange Usage</w:t>
            </w:r>
            <w:r w:rsidR="008E665C">
              <w:tab/>
            </w:r>
            <w:r w:rsidR="008E665C">
              <w:fldChar w:fldCharType="begin"/>
            </w:r>
            <w:r w:rsidR="008E665C">
              <w:instrText>PAGEREF _Toc753286973 \h</w:instrText>
            </w:r>
            <w:r w:rsidR="008E665C">
              <w:fldChar w:fldCharType="separate"/>
            </w:r>
            <w:r w:rsidRPr="6B06F679">
              <w:rPr>
                <w:rStyle w:val="Hyperlink"/>
              </w:rPr>
              <w:t>85</w:t>
            </w:r>
            <w:r w:rsidR="008E665C">
              <w:fldChar w:fldCharType="end"/>
            </w:r>
          </w:hyperlink>
        </w:p>
        <w:p w14:paraId="2EAEA867" w14:textId="68C0289F" w:rsidR="008E665C" w:rsidRDefault="6B06F679" w:rsidP="6B06F679">
          <w:pPr>
            <w:pStyle w:val="Verzeichnis1"/>
            <w:tabs>
              <w:tab w:val="left" w:pos="390"/>
              <w:tab w:val="right" w:leader="dot" w:pos="9060"/>
            </w:tabs>
          </w:pPr>
          <w:hyperlink w:anchor="_Toc974495448">
            <w:r w:rsidRPr="6B06F679">
              <w:rPr>
                <w:rStyle w:val="Hyperlink"/>
              </w:rPr>
              <w:t>16.</w:t>
            </w:r>
            <w:r w:rsidR="008E665C">
              <w:tab/>
            </w:r>
            <w:r w:rsidRPr="6B06F679">
              <w:rPr>
                <w:rStyle w:val="Hyperlink"/>
              </w:rPr>
              <w:t>Remote Workplace auf Basis Citrix virtual Apps and Desktops</w:t>
            </w:r>
            <w:r w:rsidR="008E665C">
              <w:tab/>
            </w:r>
            <w:r w:rsidR="008E665C">
              <w:fldChar w:fldCharType="begin"/>
            </w:r>
            <w:r w:rsidR="008E665C">
              <w:instrText>PAGEREF _Toc974495448 \h</w:instrText>
            </w:r>
            <w:r w:rsidR="008E665C">
              <w:fldChar w:fldCharType="separate"/>
            </w:r>
            <w:r w:rsidRPr="6B06F679">
              <w:rPr>
                <w:rStyle w:val="Hyperlink"/>
              </w:rPr>
              <w:t>85</w:t>
            </w:r>
            <w:r w:rsidR="008E665C">
              <w:fldChar w:fldCharType="end"/>
            </w:r>
          </w:hyperlink>
        </w:p>
        <w:p w14:paraId="7D7F5214" w14:textId="110C47AF" w:rsidR="008E665C" w:rsidRDefault="6B06F679" w:rsidP="6B06F679">
          <w:pPr>
            <w:pStyle w:val="Verzeichnis2"/>
            <w:tabs>
              <w:tab w:val="left" w:pos="795"/>
              <w:tab w:val="right" w:leader="dot" w:pos="9060"/>
            </w:tabs>
          </w:pPr>
          <w:hyperlink w:anchor="_Toc1883016204">
            <w:r w:rsidRPr="6B06F679">
              <w:rPr>
                <w:rStyle w:val="Hyperlink"/>
              </w:rPr>
              <w:t>16.1.</w:t>
            </w:r>
            <w:r w:rsidR="008E665C">
              <w:tab/>
            </w:r>
            <w:r w:rsidRPr="6B06F679">
              <w:rPr>
                <w:rStyle w:val="Hyperlink"/>
              </w:rPr>
              <w:t>Grafische Übersicht</w:t>
            </w:r>
            <w:r w:rsidR="008E665C">
              <w:tab/>
            </w:r>
            <w:r w:rsidR="008E665C">
              <w:fldChar w:fldCharType="begin"/>
            </w:r>
            <w:r w:rsidR="008E665C">
              <w:instrText>PAGEREF _Toc1883016204 \h</w:instrText>
            </w:r>
            <w:r w:rsidR="008E665C">
              <w:fldChar w:fldCharType="separate"/>
            </w:r>
            <w:r w:rsidRPr="6B06F679">
              <w:rPr>
                <w:rStyle w:val="Hyperlink"/>
              </w:rPr>
              <w:t>86</w:t>
            </w:r>
            <w:r w:rsidR="008E665C">
              <w:fldChar w:fldCharType="end"/>
            </w:r>
          </w:hyperlink>
        </w:p>
        <w:p w14:paraId="187CC13B" w14:textId="53576F3C" w:rsidR="008E665C" w:rsidRDefault="6B06F679" w:rsidP="6B06F679">
          <w:pPr>
            <w:pStyle w:val="Verzeichnis2"/>
            <w:tabs>
              <w:tab w:val="left" w:pos="795"/>
              <w:tab w:val="right" w:leader="dot" w:pos="9060"/>
            </w:tabs>
          </w:pPr>
          <w:hyperlink w:anchor="_Toc1875163650">
            <w:r w:rsidRPr="6B06F679">
              <w:rPr>
                <w:rStyle w:val="Hyperlink"/>
              </w:rPr>
              <w:t>16.2.</w:t>
            </w:r>
            <w:r w:rsidR="008E665C">
              <w:tab/>
            </w:r>
            <w:r w:rsidRPr="6B06F679">
              <w:rPr>
                <w:rStyle w:val="Hyperlink"/>
              </w:rPr>
              <w:t>Tabellarische Serverübersicht</w:t>
            </w:r>
            <w:r w:rsidR="008E665C">
              <w:tab/>
            </w:r>
            <w:r w:rsidR="008E665C">
              <w:fldChar w:fldCharType="begin"/>
            </w:r>
            <w:r w:rsidR="008E665C">
              <w:instrText>PAGEREF _Toc1875163650 \h</w:instrText>
            </w:r>
            <w:r w:rsidR="008E665C">
              <w:fldChar w:fldCharType="separate"/>
            </w:r>
            <w:r w:rsidRPr="6B06F679">
              <w:rPr>
                <w:rStyle w:val="Hyperlink"/>
              </w:rPr>
              <w:t>86</w:t>
            </w:r>
            <w:r w:rsidR="008E665C">
              <w:fldChar w:fldCharType="end"/>
            </w:r>
          </w:hyperlink>
        </w:p>
        <w:p w14:paraId="050DA092" w14:textId="471BD625" w:rsidR="008E665C" w:rsidRDefault="6B06F679" w:rsidP="6B06F679">
          <w:pPr>
            <w:pStyle w:val="Verzeichnis2"/>
            <w:tabs>
              <w:tab w:val="left" w:pos="795"/>
              <w:tab w:val="right" w:leader="dot" w:pos="9060"/>
            </w:tabs>
          </w:pPr>
          <w:hyperlink w:anchor="_Toc924961311">
            <w:r w:rsidRPr="6B06F679">
              <w:rPr>
                <w:rStyle w:val="Hyperlink"/>
              </w:rPr>
              <w:t>16.3.</w:t>
            </w:r>
            <w:r w:rsidR="008E665C">
              <w:tab/>
            </w:r>
            <w:r w:rsidRPr="6B06F679">
              <w:rPr>
                <w:rStyle w:val="Hyperlink"/>
              </w:rPr>
              <w:t>Version</w:t>
            </w:r>
            <w:r w:rsidR="008E665C">
              <w:tab/>
            </w:r>
            <w:r w:rsidR="008E665C">
              <w:fldChar w:fldCharType="begin"/>
            </w:r>
            <w:r w:rsidR="008E665C">
              <w:instrText>PAGEREF _Toc924961311 \h</w:instrText>
            </w:r>
            <w:r w:rsidR="008E665C">
              <w:fldChar w:fldCharType="separate"/>
            </w:r>
            <w:r w:rsidRPr="6B06F679">
              <w:rPr>
                <w:rStyle w:val="Hyperlink"/>
              </w:rPr>
              <w:t>87</w:t>
            </w:r>
            <w:r w:rsidR="008E665C">
              <w:fldChar w:fldCharType="end"/>
            </w:r>
          </w:hyperlink>
        </w:p>
        <w:p w14:paraId="76D5B3FD" w14:textId="335D3B4E" w:rsidR="008E665C" w:rsidRDefault="6B06F679" w:rsidP="6B06F679">
          <w:pPr>
            <w:pStyle w:val="Verzeichnis2"/>
            <w:tabs>
              <w:tab w:val="left" w:pos="795"/>
              <w:tab w:val="right" w:leader="dot" w:pos="9060"/>
            </w:tabs>
          </w:pPr>
          <w:hyperlink w:anchor="_Toc85259563">
            <w:r w:rsidRPr="6B06F679">
              <w:rPr>
                <w:rStyle w:val="Hyperlink"/>
              </w:rPr>
              <w:t>16.4.</w:t>
            </w:r>
            <w:r w:rsidR="008E665C">
              <w:tab/>
            </w:r>
            <w:r w:rsidRPr="6B06F679">
              <w:rPr>
                <w:rStyle w:val="Hyperlink"/>
              </w:rPr>
              <w:t>Citrix Delivery Controller</w:t>
            </w:r>
            <w:r w:rsidR="008E665C">
              <w:tab/>
            </w:r>
            <w:r w:rsidR="008E665C">
              <w:fldChar w:fldCharType="begin"/>
            </w:r>
            <w:r w:rsidR="008E665C">
              <w:instrText>PAGEREF _Toc85259563 \h</w:instrText>
            </w:r>
            <w:r w:rsidR="008E665C">
              <w:fldChar w:fldCharType="separate"/>
            </w:r>
            <w:r w:rsidRPr="6B06F679">
              <w:rPr>
                <w:rStyle w:val="Hyperlink"/>
              </w:rPr>
              <w:t>87</w:t>
            </w:r>
            <w:r w:rsidR="008E665C">
              <w:fldChar w:fldCharType="end"/>
            </w:r>
          </w:hyperlink>
        </w:p>
        <w:p w14:paraId="7F66DE87" w14:textId="1A14149F" w:rsidR="008E665C" w:rsidRDefault="6B06F679" w:rsidP="6B06F679">
          <w:pPr>
            <w:pStyle w:val="Verzeichnis3"/>
            <w:tabs>
              <w:tab w:val="left" w:pos="1200"/>
              <w:tab w:val="right" w:leader="dot" w:pos="9060"/>
            </w:tabs>
          </w:pPr>
          <w:hyperlink w:anchor="_Toc392000836">
            <w:r w:rsidRPr="6B06F679">
              <w:rPr>
                <w:rStyle w:val="Hyperlink"/>
              </w:rPr>
              <w:t>16.4.1.</w:t>
            </w:r>
            <w:r w:rsidR="008E665C">
              <w:tab/>
            </w:r>
            <w:r w:rsidRPr="6B06F679">
              <w:rPr>
                <w:rStyle w:val="Hyperlink"/>
              </w:rPr>
              <w:t>Citrix License Activation Service (LAS)</w:t>
            </w:r>
            <w:r w:rsidR="008E665C">
              <w:tab/>
            </w:r>
            <w:r w:rsidR="008E665C">
              <w:fldChar w:fldCharType="begin"/>
            </w:r>
            <w:r w:rsidR="008E665C">
              <w:instrText>PAGEREF _Toc392000836 \h</w:instrText>
            </w:r>
            <w:r w:rsidR="008E665C">
              <w:fldChar w:fldCharType="separate"/>
            </w:r>
            <w:r w:rsidRPr="6B06F679">
              <w:rPr>
                <w:rStyle w:val="Hyperlink"/>
              </w:rPr>
              <w:t>87</w:t>
            </w:r>
            <w:r w:rsidR="008E665C">
              <w:fldChar w:fldCharType="end"/>
            </w:r>
          </w:hyperlink>
        </w:p>
        <w:p w14:paraId="2873D75B" w14:textId="0EA452E8" w:rsidR="008E665C" w:rsidRDefault="6B06F679" w:rsidP="6B06F679">
          <w:pPr>
            <w:pStyle w:val="Verzeichnis3"/>
            <w:tabs>
              <w:tab w:val="left" w:pos="1200"/>
              <w:tab w:val="right" w:leader="dot" w:pos="9060"/>
            </w:tabs>
          </w:pPr>
          <w:hyperlink w:anchor="_Toc1980913836">
            <w:r w:rsidRPr="6B06F679">
              <w:rPr>
                <w:rStyle w:val="Hyperlink"/>
              </w:rPr>
              <w:t>16.4.2.</w:t>
            </w:r>
            <w:r w:rsidR="008E665C">
              <w:tab/>
            </w:r>
            <w:r w:rsidRPr="6B06F679">
              <w:rPr>
                <w:rStyle w:val="Hyperlink"/>
              </w:rPr>
              <w:t>Datenbank</w:t>
            </w:r>
            <w:r w:rsidR="008E665C">
              <w:tab/>
            </w:r>
            <w:r w:rsidR="008E665C">
              <w:fldChar w:fldCharType="begin"/>
            </w:r>
            <w:r w:rsidR="008E665C">
              <w:instrText>PAGEREF _Toc1980913836 \h</w:instrText>
            </w:r>
            <w:r w:rsidR="008E665C">
              <w:fldChar w:fldCharType="separate"/>
            </w:r>
            <w:r w:rsidRPr="6B06F679">
              <w:rPr>
                <w:rStyle w:val="Hyperlink"/>
              </w:rPr>
              <w:t>92</w:t>
            </w:r>
            <w:r w:rsidR="008E665C">
              <w:fldChar w:fldCharType="end"/>
            </w:r>
          </w:hyperlink>
        </w:p>
        <w:p w14:paraId="7F1990B3" w14:textId="255AA3AF" w:rsidR="008E665C" w:rsidRDefault="6B06F679" w:rsidP="6B06F679">
          <w:pPr>
            <w:pStyle w:val="Verzeichnis3"/>
            <w:tabs>
              <w:tab w:val="left" w:pos="1200"/>
              <w:tab w:val="right" w:leader="dot" w:pos="9060"/>
            </w:tabs>
          </w:pPr>
          <w:hyperlink w:anchor="_Toc1808722038">
            <w:r w:rsidRPr="6B06F679">
              <w:rPr>
                <w:rStyle w:val="Hyperlink"/>
              </w:rPr>
              <w:t>16.4.3.</w:t>
            </w:r>
            <w:r w:rsidR="008E665C">
              <w:tab/>
            </w:r>
            <w:r w:rsidRPr="6B06F679">
              <w:rPr>
                <w:rStyle w:val="Hyperlink"/>
              </w:rPr>
              <w:t>Citrix Ressourcen (Desktops)</w:t>
            </w:r>
            <w:r w:rsidR="008E665C">
              <w:tab/>
            </w:r>
            <w:r w:rsidR="008E665C">
              <w:fldChar w:fldCharType="begin"/>
            </w:r>
            <w:r w:rsidR="008E665C">
              <w:instrText>PAGEREF _Toc1808722038 \h</w:instrText>
            </w:r>
            <w:r w:rsidR="008E665C">
              <w:fldChar w:fldCharType="separate"/>
            </w:r>
            <w:r w:rsidRPr="6B06F679">
              <w:rPr>
                <w:rStyle w:val="Hyperlink"/>
              </w:rPr>
              <w:t>92</w:t>
            </w:r>
            <w:r w:rsidR="008E665C">
              <w:fldChar w:fldCharType="end"/>
            </w:r>
          </w:hyperlink>
        </w:p>
        <w:p w14:paraId="12D130A5" w14:textId="035CC3B6" w:rsidR="008E665C" w:rsidRDefault="6B06F679" w:rsidP="6B06F679">
          <w:pPr>
            <w:pStyle w:val="Verzeichnis2"/>
            <w:tabs>
              <w:tab w:val="left" w:pos="795"/>
              <w:tab w:val="right" w:leader="dot" w:pos="9060"/>
            </w:tabs>
          </w:pPr>
          <w:hyperlink w:anchor="_Toc1796732484">
            <w:r w:rsidRPr="6B06F679">
              <w:rPr>
                <w:rStyle w:val="Hyperlink"/>
              </w:rPr>
              <w:t>16.5.</w:t>
            </w:r>
            <w:r w:rsidR="008E665C">
              <w:tab/>
            </w:r>
            <w:r w:rsidRPr="6B06F679">
              <w:rPr>
                <w:rStyle w:val="Hyperlink"/>
              </w:rPr>
              <w:t>Citrix Director</w:t>
            </w:r>
            <w:r w:rsidR="008E665C">
              <w:tab/>
            </w:r>
            <w:r w:rsidR="008E665C">
              <w:fldChar w:fldCharType="begin"/>
            </w:r>
            <w:r w:rsidR="008E665C">
              <w:instrText>PAGEREF _Toc1796732484 \h</w:instrText>
            </w:r>
            <w:r w:rsidR="008E665C">
              <w:fldChar w:fldCharType="separate"/>
            </w:r>
            <w:r w:rsidRPr="6B06F679">
              <w:rPr>
                <w:rStyle w:val="Hyperlink"/>
              </w:rPr>
              <w:t>92</w:t>
            </w:r>
            <w:r w:rsidR="008E665C">
              <w:fldChar w:fldCharType="end"/>
            </w:r>
          </w:hyperlink>
        </w:p>
        <w:p w14:paraId="7E43E91A" w14:textId="7A454025" w:rsidR="008E665C" w:rsidRDefault="6B06F679" w:rsidP="6B06F679">
          <w:pPr>
            <w:pStyle w:val="Verzeichnis3"/>
            <w:tabs>
              <w:tab w:val="left" w:pos="1200"/>
              <w:tab w:val="right" w:leader="dot" w:pos="9060"/>
            </w:tabs>
          </w:pPr>
          <w:hyperlink w:anchor="_Toc1795618367">
            <w:r w:rsidRPr="6B06F679">
              <w:rPr>
                <w:rStyle w:val="Hyperlink"/>
              </w:rPr>
              <w:t>16.5.1.</w:t>
            </w:r>
            <w:r w:rsidR="008E665C">
              <w:tab/>
            </w:r>
            <w:r w:rsidRPr="6B06F679">
              <w:rPr>
                <w:rStyle w:val="Hyperlink"/>
              </w:rPr>
              <w:t>Verfügbarkeit und Lastenausgleich</w:t>
            </w:r>
            <w:r w:rsidR="008E665C">
              <w:tab/>
            </w:r>
            <w:r w:rsidR="008E665C">
              <w:fldChar w:fldCharType="begin"/>
            </w:r>
            <w:r w:rsidR="008E665C">
              <w:instrText>PAGEREF _Toc1795618367 \h</w:instrText>
            </w:r>
            <w:r w:rsidR="008E665C">
              <w:fldChar w:fldCharType="separate"/>
            </w:r>
            <w:r w:rsidRPr="6B06F679">
              <w:rPr>
                <w:rStyle w:val="Hyperlink"/>
              </w:rPr>
              <w:t>92</w:t>
            </w:r>
            <w:r w:rsidR="008E665C">
              <w:fldChar w:fldCharType="end"/>
            </w:r>
          </w:hyperlink>
        </w:p>
        <w:p w14:paraId="0E528F5F" w14:textId="109BD0E1" w:rsidR="008E665C" w:rsidRDefault="6B06F679" w:rsidP="6B06F679">
          <w:pPr>
            <w:pStyle w:val="Verzeichnis3"/>
            <w:tabs>
              <w:tab w:val="left" w:pos="1200"/>
              <w:tab w:val="right" w:leader="dot" w:pos="9060"/>
            </w:tabs>
          </w:pPr>
          <w:hyperlink w:anchor="_Toc627626629">
            <w:r w:rsidRPr="6B06F679">
              <w:rPr>
                <w:rStyle w:val="Hyperlink"/>
              </w:rPr>
              <w:t>16.5.2.</w:t>
            </w:r>
            <w:r w:rsidR="008E665C">
              <w:tab/>
            </w:r>
            <w:r w:rsidRPr="6B06F679">
              <w:rPr>
                <w:rStyle w:val="Hyperlink"/>
              </w:rPr>
              <w:t>Administrative Rollen</w:t>
            </w:r>
            <w:r w:rsidR="008E665C">
              <w:tab/>
            </w:r>
            <w:r w:rsidR="008E665C">
              <w:fldChar w:fldCharType="begin"/>
            </w:r>
            <w:r w:rsidR="008E665C">
              <w:instrText>PAGEREF _Toc627626629 \h</w:instrText>
            </w:r>
            <w:r w:rsidR="008E665C">
              <w:fldChar w:fldCharType="separate"/>
            </w:r>
            <w:r w:rsidRPr="6B06F679">
              <w:rPr>
                <w:rStyle w:val="Hyperlink"/>
              </w:rPr>
              <w:t>93</w:t>
            </w:r>
            <w:r w:rsidR="008E665C">
              <w:fldChar w:fldCharType="end"/>
            </w:r>
          </w:hyperlink>
        </w:p>
        <w:p w14:paraId="1052EBFB" w14:textId="3D3DEF80" w:rsidR="008E665C" w:rsidRDefault="6B06F679" w:rsidP="6B06F679">
          <w:pPr>
            <w:pStyle w:val="Verzeichnis2"/>
            <w:tabs>
              <w:tab w:val="left" w:pos="795"/>
              <w:tab w:val="right" w:leader="dot" w:pos="9060"/>
            </w:tabs>
          </w:pPr>
          <w:hyperlink w:anchor="_Toc434848134">
            <w:r w:rsidRPr="6B06F679">
              <w:rPr>
                <w:rStyle w:val="Hyperlink"/>
              </w:rPr>
              <w:t>16.6.</w:t>
            </w:r>
            <w:r w:rsidR="008E665C">
              <w:tab/>
            </w:r>
            <w:r w:rsidRPr="6B06F679">
              <w:rPr>
                <w:rStyle w:val="Hyperlink"/>
              </w:rPr>
              <w:t>FSLogix Profile</w:t>
            </w:r>
            <w:r w:rsidR="008E665C">
              <w:tab/>
            </w:r>
            <w:r w:rsidR="008E665C">
              <w:fldChar w:fldCharType="begin"/>
            </w:r>
            <w:r w:rsidR="008E665C">
              <w:instrText>PAGEREF _Toc434848134 \h</w:instrText>
            </w:r>
            <w:r w:rsidR="008E665C">
              <w:fldChar w:fldCharType="separate"/>
            </w:r>
            <w:r w:rsidRPr="6B06F679">
              <w:rPr>
                <w:rStyle w:val="Hyperlink"/>
              </w:rPr>
              <w:t>93</w:t>
            </w:r>
            <w:r w:rsidR="008E665C">
              <w:fldChar w:fldCharType="end"/>
            </w:r>
          </w:hyperlink>
        </w:p>
        <w:p w14:paraId="5833C610" w14:textId="5BFFCE8A" w:rsidR="008E665C" w:rsidRDefault="6B06F679" w:rsidP="6B06F679">
          <w:pPr>
            <w:pStyle w:val="Verzeichnis3"/>
            <w:tabs>
              <w:tab w:val="left" w:pos="1200"/>
              <w:tab w:val="right" w:leader="dot" w:pos="9060"/>
            </w:tabs>
          </w:pPr>
          <w:hyperlink w:anchor="_Toc1970442258">
            <w:r w:rsidRPr="6B06F679">
              <w:rPr>
                <w:rStyle w:val="Hyperlink"/>
              </w:rPr>
              <w:t>16.6.1.</w:t>
            </w:r>
            <w:r w:rsidR="008E665C">
              <w:tab/>
            </w:r>
            <w:r w:rsidRPr="6B06F679">
              <w:rPr>
                <w:rStyle w:val="Hyperlink"/>
              </w:rPr>
              <w:t>Profil Pfad</w:t>
            </w:r>
            <w:r w:rsidR="008E665C">
              <w:tab/>
            </w:r>
            <w:r w:rsidR="008E665C">
              <w:fldChar w:fldCharType="begin"/>
            </w:r>
            <w:r w:rsidR="008E665C">
              <w:instrText>PAGEREF _Toc1970442258 \h</w:instrText>
            </w:r>
            <w:r w:rsidR="008E665C">
              <w:fldChar w:fldCharType="separate"/>
            </w:r>
            <w:r w:rsidRPr="6B06F679">
              <w:rPr>
                <w:rStyle w:val="Hyperlink"/>
              </w:rPr>
              <w:t>93</w:t>
            </w:r>
            <w:r w:rsidR="008E665C">
              <w:fldChar w:fldCharType="end"/>
            </w:r>
          </w:hyperlink>
        </w:p>
        <w:p w14:paraId="55423166" w14:textId="3C110414" w:rsidR="008E665C" w:rsidRDefault="6B06F679" w:rsidP="6B06F679">
          <w:pPr>
            <w:pStyle w:val="Verzeichnis3"/>
            <w:tabs>
              <w:tab w:val="left" w:pos="1200"/>
              <w:tab w:val="right" w:leader="dot" w:pos="9060"/>
            </w:tabs>
          </w:pPr>
          <w:hyperlink w:anchor="_Toc601808718">
            <w:r w:rsidRPr="6B06F679">
              <w:rPr>
                <w:rStyle w:val="Hyperlink"/>
              </w:rPr>
              <w:t>16.6.2.</w:t>
            </w:r>
            <w:r w:rsidR="008E665C">
              <w:tab/>
            </w:r>
            <w:r w:rsidRPr="6B06F679">
              <w:rPr>
                <w:rStyle w:val="Hyperlink"/>
              </w:rPr>
              <w:t>Ausnahmen</w:t>
            </w:r>
            <w:r w:rsidR="008E665C">
              <w:tab/>
            </w:r>
            <w:r w:rsidR="008E665C">
              <w:fldChar w:fldCharType="begin"/>
            </w:r>
            <w:r w:rsidR="008E665C">
              <w:instrText>PAGEREF _Toc601808718 \h</w:instrText>
            </w:r>
            <w:r w:rsidR="008E665C">
              <w:fldChar w:fldCharType="separate"/>
            </w:r>
            <w:r w:rsidRPr="6B06F679">
              <w:rPr>
                <w:rStyle w:val="Hyperlink"/>
              </w:rPr>
              <w:t>93</w:t>
            </w:r>
            <w:r w:rsidR="008E665C">
              <w:fldChar w:fldCharType="end"/>
            </w:r>
          </w:hyperlink>
        </w:p>
        <w:p w14:paraId="676DEADF" w14:textId="2D05DDC2" w:rsidR="008E665C" w:rsidRDefault="6B06F679" w:rsidP="6B06F679">
          <w:pPr>
            <w:pStyle w:val="Verzeichnis3"/>
            <w:tabs>
              <w:tab w:val="left" w:pos="1200"/>
              <w:tab w:val="right" w:leader="dot" w:pos="9060"/>
            </w:tabs>
          </w:pPr>
          <w:hyperlink w:anchor="_Toc1450416347">
            <w:r w:rsidRPr="6B06F679">
              <w:rPr>
                <w:rStyle w:val="Hyperlink"/>
              </w:rPr>
              <w:t>16.6.3.</w:t>
            </w:r>
            <w:r w:rsidR="008E665C">
              <w:tab/>
            </w:r>
            <w:r w:rsidRPr="6B06F679">
              <w:rPr>
                <w:rStyle w:val="Hyperlink"/>
              </w:rPr>
              <w:t>ODFC-Disks für Outlook Cached Modus</w:t>
            </w:r>
            <w:r w:rsidR="008E665C">
              <w:tab/>
            </w:r>
            <w:r w:rsidR="008E665C">
              <w:fldChar w:fldCharType="begin"/>
            </w:r>
            <w:r w:rsidR="008E665C">
              <w:instrText>PAGEREF _Toc1450416347 \h</w:instrText>
            </w:r>
            <w:r w:rsidR="008E665C">
              <w:fldChar w:fldCharType="separate"/>
            </w:r>
            <w:r w:rsidRPr="6B06F679">
              <w:rPr>
                <w:rStyle w:val="Hyperlink"/>
              </w:rPr>
              <w:t>93</w:t>
            </w:r>
            <w:r w:rsidR="008E665C">
              <w:fldChar w:fldCharType="end"/>
            </w:r>
          </w:hyperlink>
        </w:p>
        <w:p w14:paraId="7ED85E86" w14:textId="6F4AC0CA" w:rsidR="008E665C" w:rsidRDefault="6B06F679" w:rsidP="6B06F679">
          <w:pPr>
            <w:pStyle w:val="Verzeichnis2"/>
            <w:tabs>
              <w:tab w:val="left" w:pos="795"/>
              <w:tab w:val="right" w:leader="dot" w:pos="9060"/>
            </w:tabs>
          </w:pPr>
          <w:hyperlink w:anchor="_Toc30604641">
            <w:r w:rsidRPr="6B06F679">
              <w:rPr>
                <w:rStyle w:val="Hyperlink"/>
              </w:rPr>
              <w:t>16.7.</w:t>
            </w:r>
            <w:r w:rsidR="008E665C">
              <w:tab/>
            </w:r>
            <w:r w:rsidRPr="6B06F679">
              <w:rPr>
                <w:rStyle w:val="Hyperlink"/>
              </w:rPr>
              <w:t>Storefront</w:t>
            </w:r>
            <w:r w:rsidR="008E665C">
              <w:tab/>
            </w:r>
            <w:r w:rsidR="008E665C">
              <w:fldChar w:fldCharType="begin"/>
            </w:r>
            <w:r w:rsidR="008E665C">
              <w:instrText>PAGEREF _Toc30604641 \h</w:instrText>
            </w:r>
            <w:r w:rsidR="008E665C">
              <w:fldChar w:fldCharType="separate"/>
            </w:r>
            <w:r w:rsidRPr="6B06F679">
              <w:rPr>
                <w:rStyle w:val="Hyperlink"/>
              </w:rPr>
              <w:t>96</w:t>
            </w:r>
            <w:r w:rsidR="008E665C">
              <w:fldChar w:fldCharType="end"/>
            </w:r>
          </w:hyperlink>
        </w:p>
        <w:p w14:paraId="4DAF4200" w14:textId="411F7D8D" w:rsidR="008E665C" w:rsidRDefault="6B06F679" w:rsidP="6B06F679">
          <w:pPr>
            <w:pStyle w:val="Verzeichnis3"/>
            <w:tabs>
              <w:tab w:val="left" w:pos="1200"/>
              <w:tab w:val="right" w:leader="dot" w:pos="9060"/>
            </w:tabs>
          </w:pPr>
          <w:hyperlink w:anchor="_Toc1232522776">
            <w:r w:rsidRPr="6B06F679">
              <w:rPr>
                <w:rStyle w:val="Hyperlink"/>
              </w:rPr>
              <w:t>16.7.1.</w:t>
            </w:r>
            <w:r w:rsidR="008E665C">
              <w:tab/>
            </w:r>
            <w:r w:rsidRPr="6B06F679">
              <w:rPr>
                <w:rStyle w:val="Hyperlink"/>
              </w:rPr>
              <w:t>Basis URL</w:t>
            </w:r>
            <w:r w:rsidR="008E665C">
              <w:tab/>
            </w:r>
            <w:r w:rsidR="008E665C">
              <w:fldChar w:fldCharType="begin"/>
            </w:r>
            <w:r w:rsidR="008E665C">
              <w:instrText>PAGEREF _Toc1232522776 \h</w:instrText>
            </w:r>
            <w:r w:rsidR="008E665C">
              <w:fldChar w:fldCharType="separate"/>
            </w:r>
            <w:r w:rsidRPr="6B06F679">
              <w:rPr>
                <w:rStyle w:val="Hyperlink"/>
              </w:rPr>
              <w:t>96</w:t>
            </w:r>
            <w:r w:rsidR="008E665C">
              <w:fldChar w:fldCharType="end"/>
            </w:r>
          </w:hyperlink>
        </w:p>
        <w:p w14:paraId="5783D5A3" w14:textId="1D7D8C18" w:rsidR="008E665C" w:rsidRDefault="6B06F679" w:rsidP="6B06F679">
          <w:pPr>
            <w:pStyle w:val="Verzeichnis3"/>
            <w:tabs>
              <w:tab w:val="left" w:pos="1200"/>
              <w:tab w:val="right" w:leader="dot" w:pos="9060"/>
            </w:tabs>
          </w:pPr>
          <w:hyperlink w:anchor="_Toc149899187">
            <w:r w:rsidRPr="6B06F679">
              <w:rPr>
                <w:rStyle w:val="Hyperlink"/>
              </w:rPr>
              <w:t>16.7.2.</w:t>
            </w:r>
            <w:r w:rsidR="008E665C">
              <w:tab/>
            </w:r>
            <w:r w:rsidRPr="6B06F679">
              <w:rPr>
                <w:rStyle w:val="Hyperlink"/>
              </w:rPr>
              <w:t>Stores</w:t>
            </w:r>
            <w:r w:rsidR="008E665C">
              <w:tab/>
            </w:r>
            <w:r w:rsidR="008E665C">
              <w:fldChar w:fldCharType="begin"/>
            </w:r>
            <w:r w:rsidR="008E665C">
              <w:instrText>PAGEREF _Toc149899187 \h</w:instrText>
            </w:r>
            <w:r w:rsidR="008E665C">
              <w:fldChar w:fldCharType="separate"/>
            </w:r>
            <w:r w:rsidRPr="6B06F679">
              <w:rPr>
                <w:rStyle w:val="Hyperlink"/>
              </w:rPr>
              <w:t>96</w:t>
            </w:r>
            <w:r w:rsidR="008E665C">
              <w:fldChar w:fldCharType="end"/>
            </w:r>
          </w:hyperlink>
        </w:p>
        <w:p w14:paraId="77A7ADAC" w14:textId="1672A40B" w:rsidR="008E665C" w:rsidRDefault="6B06F679" w:rsidP="6B06F679">
          <w:pPr>
            <w:pStyle w:val="Verzeichnis3"/>
            <w:tabs>
              <w:tab w:val="left" w:pos="1200"/>
              <w:tab w:val="right" w:leader="dot" w:pos="9060"/>
            </w:tabs>
          </w:pPr>
          <w:hyperlink w:anchor="_Toc1807644534">
            <w:r w:rsidRPr="6B06F679">
              <w:rPr>
                <w:rStyle w:val="Hyperlink"/>
              </w:rPr>
              <w:t>16.7.3.</w:t>
            </w:r>
            <w:r w:rsidR="008E665C">
              <w:tab/>
            </w:r>
            <w:r w:rsidRPr="6B06F679">
              <w:rPr>
                <w:rStyle w:val="Hyperlink"/>
              </w:rPr>
              <w:t>Verfügbarkeit und Lastenausgleich</w:t>
            </w:r>
            <w:r w:rsidR="008E665C">
              <w:tab/>
            </w:r>
            <w:r w:rsidR="008E665C">
              <w:fldChar w:fldCharType="begin"/>
            </w:r>
            <w:r w:rsidR="008E665C">
              <w:instrText>PAGEREF _Toc1807644534 \h</w:instrText>
            </w:r>
            <w:r w:rsidR="008E665C">
              <w:fldChar w:fldCharType="separate"/>
            </w:r>
            <w:r w:rsidRPr="6B06F679">
              <w:rPr>
                <w:rStyle w:val="Hyperlink"/>
              </w:rPr>
              <w:t>97</w:t>
            </w:r>
            <w:r w:rsidR="008E665C">
              <w:fldChar w:fldCharType="end"/>
            </w:r>
          </w:hyperlink>
        </w:p>
        <w:p w14:paraId="76BE890E" w14:textId="7EE5495B" w:rsidR="008E665C" w:rsidRDefault="6B06F679" w:rsidP="6B06F679">
          <w:pPr>
            <w:pStyle w:val="Verzeichnis3"/>
            <w:tabs>
              <w:tab w:val="left" w:pos="1200"/>
              <w:tab w:val="right" w:leader="dot" w:pos="9060"/>
            </w:tabs>
          </w:pPr>
          <w:hyperlink w:anchor="_Toc1964492024">
            <w:r w:rsidRPr="6B06F679">
              <w:rPr>
                <w:rStyle w:val="Hyperlink"/>
              </w:rPr>
              <w:t>16.7.4.</w:t>
            </w:r>
            <w:r w:rsidR="008E665C">
              <w:tab/>
            </w:r>
            <w:r w:rsidRPr="6B06F679">
              <w:rPr>
                <w:rStyle w:val="Hyperlink"/>
              </w:rPr>
              <w:t>Zertifikat</w:t>
            </w:r>
            <w:r w:rsidR="008E665C">
              <w:tab/>
            </w:r>
            <w:r w:rsidR="008E665C">
              <w:fldChar w:fldCharType="begin"/>
            </w:r>
            <w:r w:rsidR="008E665C">
              <w:instrText>PAGEREF _Toc1964492024 \h</w:instrText>
            </w:r>
            <w:r w:rsidR="008E665C">
              <w:fldChar w:fldCharType="separate"/>
            </w:r>
            <w:r w:rsidRPr="6B06F679">
              <w:rPr>
                <w:rStyle w:val="Hyperlink"/>
              </w:rPr>
              <w:t>97</w:t>
            </w:r>
            <w:r w:rsidR="008E665C">
              <w:fldChar w:fldCharType="end"/>
            </w:r>
          </w:hyperlink>
        </w:p>
        <w:p w14:paraId="069CDBBF" w14:textId="38DB5D61" w:rsidR="008E665C" w:rsidRDefault="6B06F679" w:rsidP="6B06F679">
          <w:pPr>
            <w:pStyle w:val="Verzeichnis2"/>
            <w:tabs>
              <w:tab w:val="left" w:pos="795"/>
              <w:tab w:val="right" w:leader="dot" w:pos="9060"/>
            </w:tabs>
          </w:pPr>
          <w:hyperlink w:anchor="_Toc602911958">
            <w:r w:rsidRPr="6B06F679">
              <w:rPr>
                <w:rStyle w:val="Hyperlink"/>
              </w:rPr>
              <w:t>16.8.</w:t>
            </w:r>
            <w:r w:rsidR="008E665C">
              <w:tab/>
            </w:r>
            <w:r w:rsidRPr="6B06F679">
              <w:rPr>
                <w:rStyle w:val="Hyperlink"/>
              </w:rPr>
              <w:t>Provisioning Services (Citrix PVS)</w:t>
            </w:r>
            <w:r w:rsidR="008E665C">
              <w:tab/>
            </w:r>
            <w:r w:rsidR="008E665C">
              <w:fldChar w:fldCharType="begin"/>
            </w:r>
            <w:r w:rsidR="008E665C">
              <w:instrText>PAGEREF _Toc602911958 \h</w:instrText>
            </w:r>
            <w:r w:rsidR="008E665C">
              <w:fldChar w:fldCharType="separate"/>
            </w:r>
            <w:r w:rsidRPr="6B06F679">
              <w:rPr>
                <w:rStyle w:val="Hyperlink"/>
              </w:rPr>
              <w:t>98</w:t>
            </w:r>
            <w:r w:rsidR="008E665C">
              <w:fldChar w:fldCharType="end"/>
            </w:r>
          </w:hyperlink>
        </w:p>
        <w:p w14:paraId="4AA6D307" w14:textId="7F8EADC3" w:rsidR="008E665C" w:rsidRDefault="6B06F679" w:rsidP="6B06F679">
          <w:pPr>
            <w:pStyle w:val="Verzeichnis3"/>
            <w:tabs>
              <w:tab w:val="left" w:pos="1200"/>
              <w:tab w:val="right" w:leader="dot" w:pos="9060"/>
            </w:tabs>
          </w:pPr>
          <w:hyperlink w:anchor="_Toc1075016198">
            <w:r w:rsidRPr="6B06F679">
              <w:rPr>
                <w:rStyle w:val="Hyperlink"/>
              </w:rPr>
              <w:t>16.8.1.</w:t>
            </w:r>
            <w:r w:rsidR="008E665C">
              <w:tab/>
            </w:r>
            <w:r w:rsidRPr="6B06F679">
              <w:rPr>
                <w:rStyle w:val="Hyperlink"/>
              </w:rPr>
              <w:t>Setup</w:t>
            </w:r>
            <w:r w:rsidR="008E665C">
              <w:tab/>
            </w:r>
            <w:r w:rsidR="008E665C">
              <w:fldChar w:fldCharType="begin"/>
            </w:r>
            <w:r w:rsidR="008E665C">
              <w:instrText>PAGEREF _Toc1075016198 \h</w:instrText>
            </w:r>
            <w:r w:rsidR="008E665C">
              <w:fldChar w:fldCharType="separate"/>
            </w:r>
            <w:r w:rsidRPr="6B06F679">
              <w:rPr>
                <w:rStyle w:val="Hyperlink"/>
              </w:rPr>
              <w:t>98</w:t>
            </w:r>
            <w:r w:rsidR="008E665C">
              <w:fldChar w:fldCharType="end"/>
            </w:r>
          </w:hyperlink>
        </w:p>
        <w:p w14:paraId="7CFA868F" w14:textId="345B40FB" w:rsidR="008E665C" w:rsidRDefault="6B06F679" w:rsidP="6B06F679">
          <w:pPr>
            <w:pStyle w:val="Verzeichnis3"/>
            <w:tabs>
              <w:tab w:val="left" w:pos="1200"/>
              <w:tab w:val="right" w:leader="dot" w:pos="9060"/>
            </w:tabs>
          </w:pPr>
          <w:hyperlink w:anchor="_Toc2108293803">
            <w:r w:rsidRPr="6B06F679">
              <w:rPr>
                <w:rStyle w:val="Hyperlink"/>
              </w:rPr>
              <w:t>16.8.2.</w:t>
            </w:r>
            <w:r w:rsidR="008E665C">
              <w:tab/>
            </w:r>
            <w:r w:rsidRPr="6B06F679">
              <w:rPr>
                <w:rStyle w:val="Hyperlink"/>
              </w:rPr>
              <w:t>Netzwerk</w:t>
            </w:r>
            <w:r w:rsidR="008E665C">
              <w:tab/>
            </w:r>
            <w:r w:rsidR="008E665C">
              <w:fldChar w:fldCharType="begin"/>
            </w:r>
            <w:r w:rsidR="008E665C">
              <w:instrText>PAGEREF _Toc2108293803 \h</w:instrText>
            </w:r>
            <w:r w:rsidR="008E665C">
              <w:fldChar w:fldCharType="separate"/>
            </w:r>
            <w:r w:rsidRPr="6B06F679">
              <w:rPr>
                <w:rStyle w:val="Hyperlink"/>
              </w:rPr>
              <w:t>98</w:t>
            </w:r>
            <w:r w:rsidR="008E665C">
              <w:fldChar w:fldCharType="end"/>
            </w:r>
          </w:hyperlink>
        </w:p>
        <w:p w14:paraId="3209260B" w14:textId="33C93209" w:rsidR="008E665C" w:rsidRDefault="6B06F679" w:rsidP="6B06F679">
          <w:pPr>
            <w:pStyle w:val="Verzeichnis3"/>
            <w:tabs>
              <w:tab w:val="left" w:pos="1200"/>
              <w:tab w:val="right" w:leader="dot" w:pos="9060"/>
            </w:tabs>
          </w:pPr>
          <w:hyperlink w:anchor="_Toc863026850">
            <w:r w:rsidRPr="6B06F679">
              <w:rPr>
                <w:rStyle w:val="Hyperlink"/>
              </w:rPr>
              <w:t>16.8.3.</w:t>
            </w:r>
            <w:r w:rsidR="008E665C">
              <w:tab/>
            </w:r>
            <w:r w:rsidRPr="6B06F679">
              <w:rPr>
                <w:rStyle w:val="Hyperlink"/>
              </w:rPr>
              <w:t>Service Account</w:t>
            </w:r>
            <w:r w:rsidR="008E665C">
              <w:tab/>
            </w:r>
            <w:r w:rsidR="008E665C">
              <w:fldChar w:fldCharType="begin"/>
            </w:r>
            <w:r w:rsidR="008E665C">
              <w:instrText>PAGEREF _Toc863026850 \h</w:instrText>
            </w:r>
            <w:r w:rsidR="008E665C">
              <w:fldChar w:fldCharType="separate"/>
            </w:r>
            <w:r w:rsidRPr="6B06F679">
              <w:rPr>
                <w:rStyle w:val="Hyperlink"/>
              </w:rPr>
              <w:t>98</w:t>
            </w:r>
            <w:r w:rsidR="008E665C">
              <w:fldChar w:fldCharType="end"/>
            </w:r>
          </w:hyperlink>
        </w:p>
        <w:p w14:paraId="240544D9" w14:textId="525195C3" w:rsidR="008E665C" w:rsidRDefault="6B06F679" w:rsidP="6B06F679">
          <w:pPr>
            <w:pStyle w:val="Verzeichnis3"/>
            <w:tabs>
              <w:tab w:val="left" w:pos="1200"/>
              <w:tab w:val="right" w:leader="dot" w:pos="9060"/>
            </w:tabs>
          </w:pPr>
          <w:hyperlink w:anchor="_Toc906723378">
            <w:r w:rsidRPr="6B06F679">
              <w:rPr>
                <w:rStyle w:val="Hyperlink"/>
              </w:rPr>
              <w:t>16.8.4.</w:t>
            </w:r>
            <w:r w:rsidR="008E665C">
              <w:tab/>
            </w:r>
            <w:r w:rsidRPr="6B06F679">
              <w:rPr>
                <w:rStyle w:val="Hyperlink"/>
              </w:rPr>
              <w:t>Datenbank</w:t>
            </w:r>
            <w:r w:rsidR="008E665C">
              <w:tab/>
            </w:r>
            <w:r w:rsidR="008E665C">
              <w:fldChar w:fldCharType="begin"/>
            </w:r>
            <w:r w:rsidR="008E665C">
              <w:instrText>PAGEREF _Toc906723378 \h</w:instrText>
            </w:r>
            <w:r w:rsidR="008E665C">
              <w:fldChar w:fldCharType="separate"/>
            </w:r>
            <w:r w:rsidRPr="6B06F679">
              <w:rPr>
                <w:rStyle w:val="Hyperlink"/>
              </w:rPr>
              <w:t>98</w:t>
            </w:r>
            <w:r w:rsidR="008E665C">
              <w:fldChar w:fldCharType="end"/>
            </w:r>
          </w:hyperlink>
        </w:p>
        <w:p w14:paraId="792EEBEE" w14:textId="71805069" w:rsidR="008E665C" w:rsidRDefault="6B06F679" w:rsidP="6B06F679">
          <w:pPr>
            <w:pStyle w:val="Verzeichnis3"/>
            <w:tabs>
              <w:tab w:val="left" w:pos="1200"/>
              <w:tab w:val="right" w:leader="dot" w:pos="9060"/>
            </w:tabs>
          </w:pPr>
          <w:hyperlink w:anchor="_Toc1000343199">
            <w:r w:rsidRPr="6B06F679">
              <w:rPr>
                <w:rStyle w:val="Hyperlink"/>
              </w:rPr>
              <w:t>16.8.5.</w:t>
            </w:r>
            <w:r w:rsidR="008E665C">
              <w:tab/>
            </w:r>
            <w:r w:rsidRPr="6B06F679">
              <w:rPr>
                <w:rStyle w:val="Hyperlink"/>
              </w:rPr>
              <w:t>vDisks</w:t>
            </w:r>
            <w:r w:rsidR="008E665C">
              <w:tab/>
            </w:r>
            <w:r w:rsidR="008E665C">
              <w:fldChar w:fldCharType="begin"/>
            </w:r>
            <w:r w:rsidR="008E665C">
              <w:instrText>PAGEREF _Toc1000343199 \h</w:instrText>
            </w:r>
            <w:r w:rsidR="008E665C">
              <w:fldChar w:fldCharType="separate"/>
            </w:r>
            <w:r w:rsidRPr="6B06F679">
              <w:rPr>
                <w:rStyle w:val="Hyperlink"/>
              </w:rPr>
              <w:t>98</w:t>
            </w:r>
            <w:r w:rsidR="008E665C">
              <w:fldChar w:fldCharType="end"/>
            </w:r>
          </w:hyperlink>
        </w:p>
        <w:p w14:paraId="181E0505" w14:textId="3AEBB164" w:rsidR="008E665C" w:rsidRDefault="6B06F679" w:rsidP="6B06F679">
          <w:pPr>
            <w:pStyle w:val="Verzeichnis3"/>
            <w:tabs>
              <w:tab w:val="left" w:pos="1200"/>
              <w:tab w:val="right" w:leader="dot" w:pos="9060"/>
            </w:tabs>
          </w:pPr>
          <w:hyperlink w:anchor="_Toc974909705">
            <w:r w:rsidRPr="6B06F679">
              <w:rPr>
                <w:rStyle w:val="Hyperlink"/>
              </w:rPr>
              <w:t>16.8.6.</w:t>
            </w:r>
            <w:r w:rsidR="008E665C">
              <w:tab/>
            </w:r>
            <w:r w:rsidRPr="6B06F679">
              <w:rPr>
                <w:rStyle w:val="Hyperlink"/>
              </w:rPr>
              <w:t>Targets</w:t>
            </w:r>
            <w:r w:rsidR="008E665C">
              <w:tab/>
            </w:r>
            <w:r w:rsidR="008E665C">
              <w:fldChar w:fldCharType="begin"/>
            </w:r>
            <w:r w:rsidR="008E665C">
              <w:instrText>PAGEREF _Toc974909705 \h</w:instrText>
            </w:r>
            <w:r w:rsidR="008E665C">
              <w:fldChar w:fldCharType="separate"/>
            </w:r>
            <w:r w:rsidRPr="6B06F679">
              <w:rPr>
                <w:rStyle w:val="Hyperlink"/>
              </w:rPr>
              <w:t>98</w:t>
            </w:r>
            <w:r w:rsidR="008E665C">
              <w:fldChar w:fldCharType="end"/>
            </w:r>
          </w:hyperlink>
        </w:p>
        <w:p w14:paraId="52B35886" w14:textId="241783B5" w:rsidR="008E665C" w:rsidRDefault="6B06F679" w:rsidP="6B06F679">
          <w:pPr>
            <w:pStyle w:val="Verzeichnis2"/>
            <w:tabs>
              <w:tab w:val="left" w:pos="795"/>
              <w:tab w:val="right" w:leader="dot" w:pos="9060"/>
            </w:tabs>
          </w:pPr>
          <w:hyperlink w:anchor="_Toc2085435072">
            <w:r w:rsidRPr="6B06F679">
              <w:rPr>
                <w:rStyle w:val="Hyperlink"/>
              </w:rPr>
              <w:t>16.9.</w:t>
            </w:r>
            <w:r w:rsidR="008E665C">
              <w:tab/>
            </w:r>
            <w:r w:rsidRPr="6B06F679">
              <w:rPr>
                <w:rStyle w:val="Hyperlink"/>
              </w:rPr>
              <w:t>Workspace Environment Management (WEM)</w:t>
            </w:r>
            <w:r w:rsidR="008E665C">
              <w:tab/>
            </w:r>
            <w:r w:rsidR="008E665C">
              <w:fldChar w:fldCharType="begin"/>
            </w:r>
            <w:r w:rsidR="008E665C">
              <w:instrText>PAGEREF _Toc2085435072 \h</w:instrText>
            </w:r>
            <w:r w:rsidR="008E665C">
              <w:fldChar w:fldCharType="separate"/>
            </w:r>
            <w:r w:rsidRPr="6B06F679">
              <w:rPr>
                <w:rStyle w:val="Hyperlink"/>
              </w:rPr>
              <w:t>99</w:t>
            </w:r>
            <w:r w:rsidR="008E665C">
              <w:fldChar w:fldCharType="end"/>
            </w:r>
          </w:hyperlink>
        </w:p>
        <w:p w14:paraId="4557E000" w14:textId="485BE006" w:rsidR="008E665C" w:rsidRDefault="6B06F679" w:rsidP="6B06F679">
          <w:pPr>
            <w:pStyle w:val="Verzeichnis3"/>
            <w:tabs>
              <w:tab w:val="left" w:pos="1200"/>
              <w:tab w:val="right" w:leader="dot" w:pos="9060"/>
            </w:tabs>
          </w:pPr>
          <w:hyperlink w:anchor="_Toc349825005">
            <w:r w:rsidRPr="6B06F679">
              <w:rPr>
                <w:rStyle w:val="Hyperlink"/>
              </w:rPr>
              <w:t>16.9.1.</w:t>
            </w:r>
            <w:r w:rsidR="008E665C">
              <w:tab/>
            </w:r>
            <w:r w:rsidRPr="6B06F679">
              <w:rPr>
                <w:rStyle w:val="Hyperlink"/>
              </w:rPr>
              <w:t>Infrastruktur Service</w:t>
            </w:r>
            <w:r w:rsidR="008E665C">
              <w:tab/>
            </w:r>
            <w:r w:rsidR="008E665C">
              <w:fldChar w:fldCharType="begin"/>
            </w:r>
            <w:r w:rsidR="008E665C">
              <w:instrText>PAGEREF _Toc349825005 \h</w:instrText>
            </w:r>
            <w:r w:rsidR="008E665C">
              <w:fldChar w:fldCharType="separate"/>
            </w:r>
            <w:r w:rsidRPr="6B06F679">
              <w:rPr>
                <w:rStyle w:val="Hyperlink"/>
              </w:rPr>
              <w:t>99</w:t>
            </w:r>
            <w:r w:rsidR="008E665C">
              <w:fldChar w:fldCharType="end"/>
            </w:r>
          </w:hyperlink>
        </w:p>
        <w:p w14:paraId="5739393D" w14:textId="592B13B2" w:rsidR="008E665C" w:rsidRDefault="6B06F679" w:rsidP="6B06F679">
          <w:pPr>
            <w:pStyle w:val="Verzeichnis3"/>
            <w:tabs>
              <w:tab w:val="left" w:pos="1200"/>
              <w:tab w:val="right" w:leader="dot" w:pos="9060"/>
            </w:tabs>
          </w:pPr>
          <w:hyperlink w:anchor="_Toc1977472457">
            <w:r w:rsidRPr="6B06F679">
              <w:rPr>
                <w:rStyle w:val="Hyperlink"/>
              </w:rPr>
              <w:t>16.9.2.</w:t>
            </w:r>
            <w:r w:rsidR="008E665C">
              <w:tab/>
            </w:r>
            <w:r w:rsidRPr="6B06F679">
              <w:rPr>
                <w:rStyle w:val="Hyperlink"/>
              </w:rPr>
              <w:t>Datenbank</w:t>
            </w:r>
            <w:r w:rsidR="008E665C">
              <w:tab/>
            </w:r>
            <w:r w:rsidR="008E665C">
              <w:fldChar w:fldCharType="begin"/>
            </w:r>
            <w:r w:rsidR="008E665C">
              <w:instrText>PAGEREF _Toc1977472457 \h</w:instrText>
            </w:r>
            <w:r w:rsidR="008E665C">
              <w:fldChar w:fldCharType="separate"/>
            </w:r>
            <w:r w:rsidRPr="6B06F679">
              <w:rPr>
                <w:rStyle w:val="Hyperlink"/>
              </w:rPr>
              <w:t>99</w:t>
            </w:r>
            <w:r w:rsidR="008E665C">
              <w:fldChar w:fldCharType="end"/>
            </w:r>
          </w:hyperlink>
        </w:p>
        <w:p w14:paraId="4955BFD0" w14:textId="00239F24" w:rsidR="008E665C" w:rsidRDefault="6B06F679" w:rsidP="6B06F679">
          <w:pPr>
            <w:pStyle w:val="Verzeichnis3"/>
            <w:tabs>
              <w:tab w:val="left" w:pos="1200"/>
              <w:tab w:val="right" w:leader="dot" w:pos="9060"/>
            </w:tabs>
          </w:pPr>
          <w:hyperlink w:anchor="_Toc1381835500">
            <w:r w:rsidRPr="6B06F679">
              <w:rPr>
                <w:rStyle w:val="Hyperlink"/>
              </w:rPr>
              <w:t>16.9.3.</w:t>
            </w:r>
            <w:r w:rsidR="008E665C">
              <w:tab/>
            </w:r>
            <w:r w:rsidRPr="6B06F679">
              <w:rPr>
                <w:rStyle w:val="Hyperlink"/>
              </w:rPr>
              <w:t>Service Account</w:t>
            </w:r>
            <w:r w:rsidR="008E665C">
              <w:tab/>
            </w:r>
            <w:r w:rsidR="008E665C">
              <w:fldChar w:fldCharType="begin"/>
            </w:r>
            <w:r w:rsidR="008E665C">
              <w:instrText>PAGEREF _Toc1381835500 \h</w:instrText>
            </w:r>
            <w:r w:rsidR="008E665C">
              <w:fldChar w:fldCharType="separate"/>
            </w:r>
            <w:r w:rsidRPr="6B06F679">
              <w:rPr>
                <w:rStyle w:val="Hyperlink"/>
              </w:rPr>
              <w:t>99</w:t>
            </w:r>
            <w:r w:rsidR="008E665C">
              <w:fldChar w:fldCharType="end"/>
            </w:r>
          </w:hyperlink>
        </w:p>
        <w:p w14:paraId="79AC628E" w14:textId="12E75E1B" w:rsidR="008E665C" w:rsidRDefault="6B06F679" w:rsidP="6B06F679">
          <w:pPr>
            <w:pStyle w:val="Verzeichnis3"/>
            <w:tabs>
              <w:tab w:val="left" w:pos="1200"/>
              <w:tab w:val="right" w:leader="dot" w:pos="9060"/>
            </w:tabs>
          </w:pPr>
          <w:hyperlink w:anchor="_Toc291037890">
            <w:r w:rsidRPr="6B06F679">
              <w:rPr>
                <w:rStyle w:val="Hyperlink"/>
              </w:rPr>
              <w:t>16.9.4.</w:t>
            </w:r>
            <w:r w:rsidR="008E665C">
              <w:tab/>
            </w:r>
            <w:r w:rsidRPr="6B06F679">
              <w:rPr>
                <w:rStyle w:val="Hyperlink"/>
              </w:rPr>
              <w:t>Verfügbarkeit und Lastenausgleich</w:t>
            </w:r>
            <w:r w:rsidR="008E665C">
              <w:tab/>
            </w:r>
            <w:r w:rsidR="008E665C">
              <w:fldChar w:fldCharType="begin"/>
            </w:r>
            <w:r w:rsidR="008E665C">
              <w:instrText>PAGEREF _Toc291037890 \h</w:instrText>
            </w:r>
            <w:r w:rsidR="008E665C">
              <w:fldChar w:fldCharType="separate"/>
            </w:r>
            <w:r w:rsidRPr="6B06F679">
              <w:rPr>
                <w:rStyle w:val="Hyperlink"/>
              </w:rPr>
              <w:t>100</w:t>
            </w:r>
            <w:r w:rsidR="008E665C">
              <w:fldChar w:fldCharType="end"/>
            </w:r>
          </w:hyperlink>
        </w:p>
        <w:p w14:paraId="654DD32D" w14:textId="4AB9B508" w:rsidR="008E665C" w:rsidRDefault="6B06F679" w:rsidP="6B06F679">
          <w:pPr>
            <w:pStyle w:val="Verzeichnis2"/>
            <w:tabs>
              <w:tab w:val="left" w:pos="990"/>
              <w:tab w:val="right" w:leader="dot" w:pos="9060"/>
            </w:tabs>
          </w:pPr>
          <w:hyperlink w:anchor="_Toc2064268021">
            <w:r w:rsidRPr="6B06F679">
              <w:rPr>
                <w:rStyle w:val="Hyperlink"/>
              </w:rPr>
              <w:t>16.10.</w:t>
            </w:r>
            <w:r w:rsidR="008E665C">
              <w:tab/>
            </w:r>
            <w:r w:rsidRPr="6B06F679">
              <w:rPr>
                <w:rStyle w:val="Hyperlink"/>
              </w:rPr>
              <w:t>Zertifikate</w:t>
            </w:r>
            <w:r w:rsidR="008E665C">
              <w:tab/>
            </w:r>
            <w:r w:rsidR="008E665C">
              <w:fldChar w:fldCharType="begin"/>
            </w:r>
            <w:r w:rsidR="008E665C">
              <w:instrText>PAGEREF _Toc2064268021 \h</w:instrText>
            </w:r>
            <w:r w:rsidR="008E665C">
              <w:fldChar w:fldCharType="separate"/>
            </w:r>
            <w:r w:rsidRPr="6B06F679">
              <w:rPr>
                <w:rStyle w:val="Hyperlink"/>
              </w:rPr>
              <w:t>100</w:t>
            </w:r>
            <w:r w:rsidR="008E665C">
              <w:fldChar w:fldCharType="end"/>
            </w:r>
          </w:hyperlink>
        </w:p>
        <w:p w14:paraId="75AB4D45" w14:textId="1E63683D" w:rsidR="008E665C" w:rsidRDefault="6B06F679" w:rsidP="6B06F679">
          <w:pPr>
            <w:pStyle w:val="Verzeichnis2"/>
            <w:tabs>
              <w:tab w:val="left" w:pos="990"/>
              <w:tab w:val="right" w:leader="dot" w:pos="9060"/>
            </w:tabs>
          </w:pPr>
          <w:hyperlink w:anchor="_Toc192911274">
            <w:r w:rsidRPr="6B06F679">
              <w:rPr>
                <w:rStyle w:val="Hyperlink"/>
              </w:rPr>
              <w:t>16.11.</w:t>
            </w:r>
            <w:r w:rsidR="008E665C">
              <w:tab/>
            </w:r>
            <w:r w:rsidRPr="6B06F679">
              <w:rPr>
                <w:rStyle w:val="Hyperlink"/>
              </w:rPr>
              <w:t>Betrieb</w:t>
            </w:r>
            <w:r w:rsidR="008E665C">
              <w:tab/>
            </w:r>
            <w:r w:rsidR="008E665C">
              <w:fldChar w:fldCharType="begin"/>
            </w:r>
            <w:r w:rsidR="008E665C">
              <w:instrText>PAGEREF _Toc192911274 \h</w:instrText>
            </w:r>
            <w:r w:rsidR="008E665C">
              <w:fldChar w:fldCharType="separate"/>
            </w:r>
            <w:r w:rsidRPr="6B06F679">
              <w:rPr>
                <w:rStyle w:val="Hyperlink"/>
              </w:rPr>
              <w:t>100</w:t>
            </w:r>
            <w:r w:rsidR="008E665C">
              <w:fldChar w:fldCharType="end"/>
            </w:r>
          </w:hyperlink>
        </w:p>
        <w:p w14:paraId="47C04DCC" w14:textId="4D825348" w:rsidR="008E665C" w:rsidRDefault="6B06F679" w:rsidP="6B06F679">
          <w:pPr>
            <w:pStyle w:val="Verzeichnis3"/>
            <w:tabs>
              <w:tab w:val="left" w:pos="1200"/>
              <w:tab w:val="right" w:leader="dot" w:pos="9060"/>
            </w:tabs>
          </w:pPr>
          <w:hyperlink w:anchor="_Toc822637261">
            <w:r w:rsidRPr="6B06F679">
              <w:rPr>
                <w:rStyle w:val="Hyperlink"/>
              </w:rPr>
              <w:t>16.11.1.</w:t>
            </w:r>
            <w:r w:rsidR="008E665C">
              <w:tab/>
            </w:r>
            <w:r w:rsidRPr="6B06F679">
              <w:rPr>
                <w:rStyle w:val="Hyperlink"/>
              </w:rPr>
              <w:t>Betriebshinweise</w:t>
            </w:r>
            <w:r w:rsidR="008E665C">
              <w:tab/>
            </w:r>
            <w:r w:rsidR="008E665C">
              <w:fldChar w:fldCharType="begin"/>
            </w:r>
            <w:r w:rsidR="008E665C">
              <w:instrText>PAGEREF _Toc822637261 \h</w:instrText>
            </w:r>
            <w:r w:rsidR="008E665C">
              <w:fldChar w:fldCharType="separate"/>
            </w:r>
            <w:r w:rsidRPr="6B06F679">
              <w:rPr>
                <w:rStyle w:val="Hyperlink"/>
              </w:rPr>
              <w:t>100</w:t>
            </w:r>
            <w:r w:rsidR="008E665C">
              <w:fldChar w:fldCharType="end"/>
            </w:r>
          </w:hyperlink>
        </w:p>
        <w:p w14:paraId="37755D28" w14:textId="419B895C" w:rsidR="008E665C" w:rsidRDefault="6B06F679" w:rsidP="6B06F679">
          <w:pPr>
            <w:pStyle w:val="Verzeichnis3"/>
            <w:tabs>
              <w:tab w:val="left" w:pos="1200"/>
              <w:tab w:val="right" w:leader="dot" w:pos="9060"/>
            </w:tabs>
          </w:pPr>
          <w:hyperlink w:anchor="_Toc1774214040">
            <w:r w:rsidRPr="6B06F679">
              <w:rPr>
                <w:rStyle w:val="Hyperlink"/>
              </w:rPr>
              <w:t>16.11.2.</w:t>
            </w:r>
            <w:r w:rsidR="008E665C">
              <w:tab/>
            </w:r>
            <w:r w:rsidRPr="6B06F679">
              <w:rPr>
                <w:rStyle w:val="Hyperlink"/>
              </w:rPr>
              <w:t>Updates</w:t>
            </w:r>
            <w:r w:rsidR="008E665C">
              <w:tab/>
            </w:r>
            <w:r w:rsidR="008E665C">
              <w:fldChar w:fldCharType="begin"/>
            </w:r>
            <w:r w:rsidR="008E665C">
              <w:instrText>PAGEREF _Toc1774214040 \h</w:instrText>
            </w:r>
            <w:r w:rsidR="008E665C">
              <w:fldChar w:fldCharType="separate"/>
            </w:r>
            <w:r w:rsidRPr="6B06F679">
              <w:rPr>
                <w:rStyle w:val="Hyperlink"/>
              </w:rPr>
              <w:t>100</w:t>
            </w:r>
            <w:r w:rsidR="008E665C">
              <w:fldChar w:fldCharType="end"/>
            </w:r>
          </w:hyperlink>
        </w:p>
        <w:p w14:paraId="2C839D67" w14:textId="57BC963F" w:rsidR="008E665C" w:rsidRDefault="6B06F679" w:rsidP="6B06F679">
          <w:pPr>
            <w:pStyle w:val="Verzeichnis3"/>
            <w:tabs>
              <w:tab w:val="left" w:pos="1200"/>
              <w:tab w:val="right" w:leader="dot" w:pos="9060"/>
            </w:tabs>
          </w:pPr>
          <w:hyperlink w:anchor="_Toc826374048">
            <w:r w:rsidRPr="6B06F679">
              <w:rPr>
                <w:rStyle w:val="Hyperlink"/>
              </w:rPr>
              <w:t>16.11.3.</w:t>
            </w:r>
            <w:r w:rsidR="008E665C">
              <w:tab/>
            </w:r>
            <w:r w:rsidRPr="6B06F679">
              <w:rPr>
                <w:rStyle w:val="Hyperlink"/>
              </w:rPr>
              <w:t>Hinweise zum Patchmanagement</w:t>
            </w:r>
            <w:r w:rsidR="008E665C">
              <w:tab/>
            </w:r>
            <w:r w:rsidR="008E665C">
              <w:fldChar w:fldCharType="begin"/>
            </w:r>
            <w:r w:rsidR="008E665C">
              <w:instrText>PAGEREF _Toc826374048 \h</w:instrText>
            </w:r>
            <w:r w:rsidR="008E665C">
              <w:fldChar w:fldCharType="separate"/>
            </w:r>
            <w:r w:rsidRPr="6B06F679">
              <w:rPr>
                <w:rStyle w:val="Hyperlink"/>
              </w:rPr>
              <w:t>100</w:t>
            </w:r>
            <w:r w:rsidR="008E665C">
              <w:fldChar w:fldCharType="end"/>
            </w:r>
          </w:hyperlink>
        </w:p>
        <w:p w14:paraId="503A320A" w14:textId="628B2532" w:rsidR="008E665C" w:rsidRDefault="6B06F679" w:rsidP="6B06F679">
          <w:pPr>
            <w:pStyle w:val="Verzeichnis3"/>
            <w:tabs>
              <w:tab w:val="left" w:pos="1200"/>
              <w:tab w:val="right" w:leader="dot" w:pos="9060"/>
            </w:tabs>
          </w:pPr>
          <w:hyperlink w:anchor="_Toc2126137793">
            <w:r w:rsidRPr="6B06F679">
              <w:rPr>
                <w:rStyle w:val="Hyperlink"/>
              </w:rPr>
              <w:t>16.11.4.</w:t>
            </w:r>
            <w:r w:rsidR="008E665C">
              <w:tab/>
            </w:r>
            <w:r w:rsidRPr="6B06F679">
              <w:rPr>
                <w:rStyle w:val="Hyperlink"/>
              </w:rPr>
              <w:t>Backup und Restore</w:t>
            </w:r>
            <w:r w:rsidR="008E665C">
              <w:tab/>
            </w:r>
            <w:r w:rsidR="008E665C">
              <w:fldChar w:fldCharType="begin"/>
            </w:r>
            <w:r w:rsidR="008E665C">
              <w:instrText>PAGEREF _Toc2126137793 \h</w:instrText>
            </w:r>
            <w:r w:rsidR="008E665C">
              <w:fldChar w:fldCharType="separate"/>
            </w:r>
            <w:r w:rsidRPr="6B06F679">
              <w:rPr>
                <w:rStyle w:val="Hyperlink"/>
              </w:rPr>
              <w:t>100</w:t>
            </w:r>
            <w:r w:rsidR="008E665C">
              <w:fldChar w:fldCharType="end"/>
            </w:r>
          </w:hyperlink>
        </w:p>
        <w:p w14:paraId="639E7742" w14:textId="4AC1CF29" w:rsidR="008E665C" w:rsidRDefault="6B06F679" w:rsidP="6B06F679">
          <w:pPr>
            <w:pStyle w:val="Verzeichnis3"/>
            <w:tabs>
              <w:tab w:val="left" w:pos="1200"/>
              <w:tab w:val="right" w:leader="dot" w:pos="9060"/>
            </w:tabs>
          </w:pPr>
          <w:hyperlink w:anchor="_Toc1594516663">
            <w:r w:rsidRPr="6B06F679">
              <w:rPr>
                <w:rStyle w:val="Hyperlink"/>
              </w:rPr>
              <w:t>16.11.5.</w:t>
            </w:r>
            <w:r w:rsidR="008E665C">
              <w:tab/>
            </w:r>
            <w:r w:rsidRPr="6B06F679">
              <w:rPr>
                <w:rStyle w:val="Hyperlink"/>
              </w:rPr>
              <w:t>Monitoring</w:t>
            </w:r>
            <w:r w:rsidR="008E665C">
              <w:tab/>
            </w:r>
            <w:r w:rsidR="008E665C">
              <w:fldChar w:fldCharType="begin"/>
            </w:r>
            <w:r w:rsidR="008E665C">
              <w:instrText>PAGEREF _Toc1594516663 \h</w:instrText>
            </w:r>
            <w:r w:rsidR="008E665C">
              <w:fldChar w:fldCharType="separate"/>
            </w:r>
            <w:r w:rsidRPr="6B06F679">
              <w:rPr>
                <w:rStyle w:val="Hyperlink"/>
              </w:rPr>
              <w:t>100</w:t>
            </w:r>
            <w:r w:rsidR="008E665C">
              <w:fldChar w:fldCharType="end"/>
            </w:r>
          </w:hyperlink>
        </w:p>
        <w:p w14:paraId="5151FFB5" w14:textId="7D1CF4F5" w:rsidR="008E665C" w:rsidRDefault="6B06F679" w:rsidP="6B06F679">
          <w:pPr>
            <w:pStyle w:val="Verzeichnis3"/>
            <w:tabs>
              <w:tab w:val="left" w:pos="1200"/>
              <w:tab w:val="right" w:leader="dot" w:pos="9060"/>
            </w:tabs>
          </w:pPr>
          <w:hyperlink w:anchor="_Toc155411755">
            <w:r w:rsidRPr="6B06F679">
              <w:rPr>
                <w:rStyle w:val="Hyperlink"/>
              </w:rPr>
              <w:t>16.11.6.</w:t>
            </w:r>
            <w:r w:rsidR="008E665C">
              <w:tab/>
            </w:r>
            <w:r w:rsidRPr="6B06F679">
              <w:rPr>
                <w:rStyle w:val="Hyperlink"/>
              </w:rPr>
              <w:t>Verbrauchdatenerfassung</w:t>
            </w:r>
            <w:r w:rsidR="008E665C">
              <w:tab/>
            </w:r>
            <w:r w:rsidR="008E665C">
              <w:fldChar w:fldCharType="begin"/>
            </w:r>
            <w:r w:rsidR="008E665C">
              <w:instrText>PAGEREF _Toc155411755 \h</w:instrText>
            </w:r>
            <w:r w:rsidR="008E665C">
              <w:fldChar w:fldCharType="separate"/>
            </w:r>
            <w:r w:rsidRPr="6B06F679">
              <w:rPr>
                <w:rStyle w:val="Hyperlink"/>
              </w:rPr>
              <w:t>101</w:t>
            </w:r>
            <w:r w:rsidR="008E665C">
              <w:fldChar w:fldCharType="end"/>
            </w:r>
          </w:hyperlink>
        </w:p>
        <w:p w14:paraId="51CBAFB3" w14:textId="602AA65A" w:rsidR="008E665C" w:rsidRDefault="6B06F679" w:rsidP="6B06F679">
          <w:pPr>
            <w:pStyle w:val="Verzeichnis2"/>
            <w:tabs>
              <w:tab w:val="left" w:pos="990"/>
              <w:tab w:val="right" w:leader="dot" w:pos="9060"/>
            </w:tabs>
          </w:pPr>
          <w:hyperlink w:anchor="_Toc1885707308">
            <w:r w:rsidRPr="6B06F679">
              <w:rPr>
                <w:rStyle w:val="Hyperlink"/>
              </w:rPr>
              <w:t>16.12.</w:t>
            </w:r>
            <w:r w:rsidR="008E665C">
              <w:tab/>
            </w:r>
            <w:r w:rsidRPr="6B06F679">
              <w:rPr>
                <w:rStyle w:val="Hyperlink"/>
              </w:rPr>
              <w:t>besondere Anwendungen</w:t>
            </w:r>
            <w:r w:rsidR="008E665C">
              <w:tab/>
            </w:r>
            <w:r w:rsidR="008E665C">
              <w:fldChar w:fldCharType="begin"/>
            </w:r>
            <w:r w:rsidR="008E665C">
              <w:instrText>PAGEREF _Toc1885707308 \h</w:instrText>
            </w:r>
            <w:r w:rsidR="008E665C">
              <w:fldChar w:fldCharType="separate"/>
            </w:r>
            <w:r w:rsidRPr="6B06F679">
              <w:rPr>
                <w:rStyle w:val="Hyperlink"/>
              </w:rPr>
              <w:t>102</w:t>
            </w:r>
            <w:r w:rsidR="008E665C">
              <w:fldChar w:fldCharType="end"/>
            </w:r>
          </w:hyperlink>
        </w:p>
        <w:p w14:paraId="0E2043EA" w14:textId="55450569" w:rsidR="008E665C" w:rsidRDefault="6B06F679" w:rsidP="6B06F679">
          <w:pPr>
            <w:pStyle w:val="Verzeichnis3"/>
            <w:tabs>
              <w:tab w:val="left" w:pos="1200"/>
              <w:tab w:val="right" w:leader="dot" w:pos="9060"/>
            </w:tabs>
          </w:pPr>
          <w:hyperlink w:anchor="_Toc305186547">
            <w:r w:rsidRPr="6B06F679">
              <w:rPr>
                <w:rStyle w:val="Hyperlink"/>
              </w:rPr>
              <w:t>16.12.1.</w:t>
            </w:r>
            <w:r w:rsidR="008E665C">
              <w:tab/>
            </w:r>
            <w:r w:rsidRPr="6B06F679">
              <w:rPr>
                <w:rStyle w:val="Hyperlink"/>
              </w:rPr>
              <w:t>Microsoft Edge</w:t>
            </w:r>
            <w:r w:rsidR="008E665C">
              <w:tab/>
            </w:r>
            <w:r w:rsidR="008E665C">
              <w:fldChar w:fldCharType="begin"/>
            </w:r>
            <w:r w:rsidR="008E665C">
              <w:instrText>PAGEREF _Toc305186547 \h</w:instrText>
            </w:r>
            <w:r w:rsidR="008E665C">
              <w:fldChar w:fldCharType="separate"/>
            </w:r>
            <w:r w:rsidRPr="6B06F679">
              <w:rPr>
                <w:rStyle w:val="Hyperlink"/>
              </w:rPr>
              <w:t>102</w:t>
            </w:r>
            <w:r w:rsidR="008E665C">
              <w:fldChar w:fldCharType="end"/>
            </w:r>
          </w:hyperlink>
        </w:p>
        <w:p w14:paraId="06DA3257" w14:textId="03F476D3" w:rsidR="008E665C" w:rsidRDefault="6B06F679" w:rsidP="6B06F679">
          <w:pPr>
            <w:pStyle w:val="Verzeichnis1"/>
            <w:tabs>
              <w:tab w:val="left" w:pos="390"/>
              <w:tab w:val="right" w:leader="dot" w:pos="9060"/>
            </w:tabs>
          </w:pPr>
          <w:hyperlink w:anchor="_Toc1059544820">
            <w:r w:rsidRPr="6B06F679">
              <w:rPr>
                <w:rStyle w:val="Hyperlink"/>
              </w:rPr>
              <w:t>17.</w:t>
            </w:r>
            <w:r w:rsidR="008E665C">
              <w:tab/>
            </w:r>
            <w:r w:rsidRPr="6B06F679">
              <w:rPr>
                <w:rStyle w:val="Hyperlink"/>
              </w:rPr>
              <w:t>Citrix ADC</w:t>
            </w:r>
            <w:r w:rsidR="008E665C">
              <w:tab/>
            </w:r>
            <w:r w:rsidR="008E665C">
              <w:fldChar w:fldCharType="begin"/>
            </w:r>
            <w:r w:rsidR="008E665C">
              <w:instrText>PAGEREF _Toc1059544820 \h</w:instrText>
            </w:r>
            <w:r w:rsidR="008E665C">
              <w:fldChar w:fldCharType="separate"/>
            </w:r>
            <w:r w:rsidRPr="6B06F679">
              <w:rPr>
                <w:rStyle w:val="Hyperlink"/>
              </w:rPr>
              <w:t>103</w:t>
            </w:r>
            <w:r w:rsidR="008E665C">
              <w:fldChar w:fldCharType="end"/>
            </w:r>
          </w:hyperlink>
        </w:p>
        <w:p w14:paraId="7BC9EE45" w14:textId="72F74C2C" w:rsidR="008E665C" w:rsidRDefault="6B06F679" w:rsidP="6B06F679">
          <w:pPr>
            <w:pStyle w:val="Verzeichnis2"/>
            <w:tabs>
              <w:tab w:val="left" w:pos="795"/>
              <w:tab w:val="right" w:leader="dot" w:pos="9060"/>
            </w:tabs>
          </w:pPr>
          <w:hyperlink w:anchor="_Toc1140535185">
            <w:r w:rsidRPr="6B06F679">
              <w:rPr>
                <w:rStyle w:val="Hyperlink"/>
              </w:rPr>
              <w:t>17.1.</w:t>
            </w:r>
            <w:r w:rsidR="008E665C">
              <w:tab/>
            </w:r>
            <w:r w:rsidRPr="6B06F679">
              <w:rPr>
                <w:rStyle w:val="Hyperlink"/>
              </w:rPr>
              <w:t>Citrix ADC Loadbalancer</w:t>
            </w:r>
            <w:r w:rsidR="008E665C">
              <w:tab/>
            </w:r>
            <w:r w:rsidR="008E665C">
              <w:fldChar w:fldCharType="begin"/>
            </w:r>
            <w:r w:rsidR="008E665C">
              <w:instrText>PAGEREF _Toc1140535185 \h</w:instrText>
            </w:r>
            <w:r w:rsidR="008E665C">
              <w:fldChar w:fldCharType="separate"/>
            </w:r>
            <w:r w:rsidRPr="6B06F679">
              <w:rPr>
                <w:rStyle w:val="Hyperlink"/>
              </w:rPr>
              <w:t>104</w:t>
            </w:r>
            <w:r w:rsidR="008E665C">
              <w:fldChar w:fldCharType="end"/>
            </w:r>
          </w:hyperlink>
        </w:p>
        <w:p w14:paraId="0CC6D5E4" w14:textId="5D5890CF" w:rsidR="008E665C" w:rsidRDefault="6B06F679" w:rsidP="6B06F679">
          <w:pPr>
            <w:pStyle w:val="Verzeichnis3"/>
            <w:tabs>
              <w:tab w:val="left" w:pos="1200"/>
              <w:tab w:val="right" w:leader="dot" w:pos="9060"/>
            </w:tabs>
          </w:pPr>
          <w:hyperlink w:anchor="_Toc1168873211">
            <w:r w:rsidRPr="6B06F679">
              <w:rPr>
                <w:rStyle w:val="Hyperlink"/>
              </w:rPr>
              <w:t>17.1.1.</w:t>
            </w:r>
            <w:r w:rsidR="008E665C">
              <w:tab/>
            </w:r>
            <w:r w:rsidRPr="6B06F679">
              <w:rPr>
                <w:rStyle w:val="Hyperlink"/>
              </w:rPr>
              <w:t>Lizenzierung</w:t>
            </w:r>
            <w:r w:rsidR="008E665C">
              <w:tab/>
            </w:r>
            <w:r w:rsidR="008E665C">
              <w:fldChar w:fldCharType="begin"/>
            </w:r>
            <w:r w:rsidR="008E665C">
              <w:instrText>PAGEREF _Toc1168873211 \h</w:instrText>
            </w:r>
            <w:r w:rsidR="008E665C">
              <w:fldChar w:fldCharType="separate"/>
            </w:r>
            <w:r w:rsidRPr="6B06F679">
              <w:rPr>
                <w:rStyle w:val="Hyperlink"/>
              </w:rPr>
              <w:t>104</w:t>
            </w:r>
            <w:r w:rsidR="008E665C">
              <w:fldChar w:fldCharType="end"/>
            </w:r>
          </w:hyperlink>
        </w:p>
        <w:p w14:paraId="43083304" w14:textId="54DEB95C" w:rsidR="008E665C" w:rsidRDefault="6B06F679" w:rsidP="6B06F679">
          <w:pPr>
            <w:pStyle w:val="Verzeichnis3"/>
            <w:tabs>
              <w:tab w:val="left" w:pos="1200"/>
              <w:tab w:val="right" w:leader="dot" w:pos="9060"/>
            </w:tabs>
          </w:pPr>
          <w:hyperlink w:anchor="_Toc1298679249">
            <w:r w:rsidRPr="6B06F679">
              <w:rPr>
                <w:rStyle w:val="Hyperlink"/>
              </w:rPr>
              <w:t>17.1.2.</w:t>
            </w:r>
            <w:r w:rsidR="008E665C">
              <w:tab/>
            </w:r>
            <w:r w:rsidRPr="6B06F679">
              <w:rPr>
                <w:rStyle w:val="Hyperlink"/>
              </w:rPr>
              <w:t>Setup</w:t>
            </w:r>
            <w:r w:rsidR="008E665C">
              <w:tab/>
            </w:r>
            <w:r w:rsidR="008E665C">
              <w:fldChar w:fldCharType="begin"/>
            </w:r>
            <w:r w:rsidR="008E665C">
              <w:instrText>PAGEREF _Toc1298679249 \h</w:instrText>
            </w:r>
            <w:r w:rsidR="008E665C">
              <w:fldChar w:fldCharType="separate"/>
            </w:r>
            <w:r w:rsidRPr="6B06F679">
              <w:rPr>
                <w:rStyle w:val="Hyperlink"/>
              </w:rPr>
              <w:t>104</w:t>
            </w:r>
            <w:r w:rsidR="008E665C">
              <w:fldChar w:fldCharType="end"/>
            </w:r>
          </w:hyperlink>
        </w:p>
        <w:p w14:paraId="2C99FA38" w14:textId="69A3DF61" w:rsidR="008E665C" w:rsidRDefault="6B06F679" w:rsidP="6B06F679">
          <w:pPr>
            <w:pStyle w:val="Verzeichnis3"/>
            <w:tabs>
              <w:tab w:val="left" w:pos="1200"/>
              <w:tab w:val="right" w:leader="dot" w:pos="9060"/>
            </w:tabs>
          </w:pPr>
          <w:hyperlink w:anchor="_Toc1111436022">
            <w:r w:rsidRPr="6B06F679">
              <w:rPr>
                <w:rStyle w:val="Hyperlink"/>
              </w:rPr>
              <w:t>17.1.3.</w:t>
            </w:r>
            <w:r w:rsidR="008E665C">
              <w:tab/>
            </w:r>
            <w:r w:rsidRPr="6B06F679">
              <w:rPr>
                <w:rStyle w:val="Hyperlink"/>
              </w:rPr>
              <w:t>Netzwerk</w:t>
            </w:r>
            <w:r w:rsidR="008E665C">
              <w:tab/>
            </w:r>
            <w:r w:rsidR="008E665C">
              <w:fldChar w:fldCharType="begin"/>
            </w:r>
            <w:r w:rsidR="008E665C">
              <w:instrText>PAGEREF _Toc1111436022 \h</w:instrText>
            </w:r>
            <w:r w:rsidR="008E665C">
              <w:fldChar w:fldCharType="separate"/>
            </w:r>
            <w:r w:rsidRPr="6B06F679">
              <w:rPr>
                <w:rStyle w:val="Hyperlink"/>
              </w:rPr>
              <w:t>104</w:t>
            </w:r>
            <w:r w:rsidR="008E665C">
              <w:fldChar w:fldCharType="end"/>
            </w:r>
          </w:hyperlink>
        </w:p>
        <w:p w14:paraId="2A21010D" w14:textId="29294388" w:rsidR="008E665C" w:rsidRDefault="6B06F679" w:rsidP="6B06F679">
          <w:pPr>
            <w:pStyle w:val="Verzeichnis2"/>
            <w:tabs>
              <w:tab w:val="left" w:pos="795"/>
              <w:tab w:val="right" w:leader="dot" w:pos="9060"/>
            </w:tabs>
          </w:pPr>
          <w:hyperlink w:anchor="_Toc2082172500">
            <w:r w:rsidRPr="6B06F679">
              <w:rPr>
                <w:rStyle w:val="Hyperlink"/>
              </w:rPr>
              <w:t>17.2.</w:t>
            </w:r>
            <w:r w:rsidR="008E665C">
              <w:tab/>
            </w:r>
            <w:r w:rsidRPr="6B06F679">
              <w:rPr>
                <w:rStyle w:val="Hyperlink"/>
              </w:rPr>
              <w:t>Citrix ADC Gateway</w:t>
            </w:r>
            <w:r w:rsidR="008E665C">
              <w:tab/>
            </w:r>
            <w:r w:rsidR="008E665C">
              <w:fldChar w:fldCharType="begin"/>
            </w:r>
            <w:r w:rsidR="008E665C">
              <w:instrText>PAGEREF _Toc2082172500 \h</w:instrText>
            </w:r>
            <w:r w:rsidR="008E665C">
              <w:fldChar w:fldCharType="separate"/>
            </w:r>
            <w:r w:rsidRPr="6B06F679">
              <w:rPr>
                <w:rStyle w:val="Hyperlink"/>
              </w:rPr>
              <w:t>104</w:t>
            </w:r>
            <w:r w:rsidR="008E665C">
              <w:fldChar w:fldCharType="end"/>
            </w:r>
          </w:hyperlink>
        </w:p>
        <w:p w14:paraId="4F3206DF" w14:textId="572734B7" w:rsidR="008E665C" w:rsidRDefault="6B06F679" w:rsidP="6B06F679">
          <w:pPr>
            <w:pStyle w:val="Verzeichnis3"/>
            <w:tabs>
              <w:tab w:val="left" w:pos="1200"/>
              <w:tab w:val="right" w:leader="dot" w:pos="9060"/>
            </w:tabs>
          </w:pPr>
          <w:hyperlink w:anchor="_Toc1667766806">
            <w:r w:rsidRPr="6B06F679">
              <w:rPr>
                <w:rStyle w:val="Hyperlink"/>
              </w:rPr>
              <w:t>17.2.1.</w:t>
            </w:r>
            <w:r w:rsidR="008E665C">
              <w:tab/>
            </w:r>
            <w:r w:rsidRPr="6B06F679">
              <w:rPr>
                <w:rStyle w:val="Hyperlink"/>
              </w:rPr>
              <w:t>Lizensierung</w:t>
            </w:r>
            <w:r w:rsidR="008E665C">
              <w:tab/>
            </w:r>
            <w:r w:rsidR="008E665C">
              <w:fldChar w:fldCharType="begin"/>
            </w:r>
            <w:r w:rsidR="008E665C">
              <w:instrText>PAGEREF _Toc1667766806 \h</w:instrText>
            </w:r>
            <w:r w:rsidR="008E665C">
              <w:fldChar w:fldCharType="separate"/>
            </w:r>
            <w:r w:rsidRPr="6B06F679">
              <w:rPr>
                <w:rStyle w:val="Hyperlink"/>
              </w:rPr>
              <w:t>104</w:t>
            </w:r>
            <w:r w:rsidR="008E665C">
              <w:fldChar w:fldCharType="end"/>
            </w:r>
          </w:hyperlink>
        </w:p>
        <w:p w14:paraId="4D3E66DD" w14:textId="0F733554" w:rsidR="008E665C" w:rsidRDefault="6B06F679" w:rsidP="6B06F679">
          <w:pPr>
            <w:pStyle w:val="Verzeichnis3"/>
            <w:tabs>
              <w:tab w:val="left" w:pos="1200"/>
              <w:tab w:val="right" w:leader="dot" w:pos="9060"/>
            </w:tabs>
          </w:pPr>
          <w:hyperlink w:anchor="_Toc1601867604">
            <w:r w:rsidRPr="6B06F679">
              <w:rPr>
                <w:rStyle w:val="Hyperlink"/>
              </w:rPr>
              <w:t>17.2.2.</w:t>
            </w:r>
            <w:r w:rsidR="008E665C">
              <w:tab/>
            </w:r>
            <w:r w:rsidRPr="6B06F679">
              <w:rPr>
                <w:rStyle w:val="Hyperlink"/>
              </w:rPr>
              <w:t>Setup</w:t>
            </w:r>
            <w:r w:rsidR="008E665C">
              <w:tab/>
            </w:r>
            <w:r w:rsidR="008E665C">
              <w:fldChar w:fldCharType="begin"/>
            </w:r>
            <w:r w:rsidR="008E665C">
              <w:instrText>PAGEREF _Toc1601867604 \h</w:instrText>
            </w:r>
            <w:r w:rsidR="008E665C">
              <w:fldChar w:fldCharType="separate"/>
            </w:r>
            <w:r w:rsidRPr="6B06F679">
              <w:rPr>
                <w:rStyle w:val="Hyperlink"/>
              </w:rPr>
              <w:t>104</w:t>
            </w:r>
            <w:r w:rsidR="008E665C">
              <w:fldChar w:fldCharType="end"/>
            </w:r>
          </w:hyperlink>
        </w:p>
        <w:p w14:paraId="6DFCFB8F" w14:textId="0DB1DCB8" w:rsidR="008E665C" w:rsidRDefault="6B06F679" w:rsidP="6B06F679">
          <w:pPr>
            <w:pStyle w:val="Verzeichnis3"/>
            <w:tabs>
              <w:tab w:val="left" w:pos="1200"/>
              <w:tab w:val="right" w:leader="dot" w:pos="9060"/>
            </w:tabs>
          </w:pPr>
          <w:hyperlink w:anchor="_Toc1871941055">
            <w:r w:rsidRPr="6B06F679">
              <w:rPr>
                <w:rStyle w:val="Hyperlink"/>
              </w:rPr>
              <w:t>17.2.3.</w:t>
            </w:r>
            <w:r w:rsidR="008E665C">
              <w:tab/>
            </w:r>
            <w:r w:rsidRPr="6B06F679">
              <w:rPr>
                <w:rStyle w:val="Hyperlink"/>
              </w:rPr>
              <w:t>Netzwerk</w:t>
            </w:r>
            <w:r w:rsidR="008E665C">
              <w:tab/>
            </w:r>
            <w:r w:rsidR="008E665C">
              <w:fldChar w:fldCharType="begin"/>
            </w:r>
            <w:r w:rsidR="008E665C">
              <w:instrText>PAGEREF _Toc1871941055 \h</w:instrText>
            </w:r>
            <w:r w:rsidR="008E665C">
              <w:fldChar w:fldCharType="separate"/>
            </w:r>
            <w:r w:rsidRPr="6B06F679">
              <w:rPr>
                <w:rStyle w:val="Hyperlink"/>
              </w:rPr>
              <w:t>104</w:t>
            </w:r>
            <w:r w:rsidR="008E665C">
              <w:fldChar w:fldCharType="end"/>
            </w:r>
          </w:hyperlink>
        </w:p>
        <w:p w14:paraId="1D4B7D89" w14:textId="0A69617D" w:rsidR="008E665C" w:rsidRDefault="6B06F679" w:rsidP="6B06F679">
          <w:pPr>
            <w:pStyle w:val="Verzeichnis3"/>
            <w:tabs>
              <w:tab w:val="left" w:pos="1200"/>
              <w:tab w:val="right" w:leader="dot" w:pos="9060"/>
            </w:tabs>
          </w:pPr>
          <w:hyperlink w:anchor="_Toc360144833">
            <w:r w:rsidRPr="6B06F679">
              <w:rPr>
                <w:rStyle w:val="Hyperlink"/>
              </w:rPr>
              <w:t>17.2.4.</w:t>
            </w:r>
            <w:r w:rsidR="008E665C">
              <w:tab/>
            </w:r>
            <w:r w:rsidRPr="6B06F679">
              <w:rPr>
                <w:rStyle w:val="Hyperlink"/>
              </w:rPr>
              <w:t>Citrix Gateway</w:t>
            </w:r>
            <w:r w:rsidR="008E665C">
              <w:tab/>
            </w:r>
            <w:r w:rsidR="008E665C">
              <w:fldChar w:fldCharType="begin"/>
            </w:r>
            <w:r w:rsidR="008E665C">
              <w:instrText>PAGEREF _Toc360144833 \h</w:instrText>
            </w:r>
            <w:r w:rsidR="008E665C">
              <w:fldChar w:fldCharType="separate"/>
            </w:r>
            <w:r w:rsidRPr="6B06F679">
              <w:rPr>
                <w:rStyle w:val="Hyperlink"/>
              </w:rPr>
              <w:t>106</w:t>
            </w:r>
            <w:r w:rsidR="008E665C">
              <w:fldChar w:fldCharType="end"/>
            </w:r>
          </w:hyperlink>
        </w:p>
        <w:p w14:paraId="741BA97D" w14:textId="7CF6F165" w:rsidR="008E665C" w:rsidRDefault="6B06F679" w:rsidP="6B06F679">
          <w:pPr>
            <w:pStyle w:val="Verzeichnis3"/>
            <w:tabs>
              <w:tab w:val="left" w:pos="1200"/>
              <w:tab w:val="right" w:leader="dot" w:pos="9060"/>
            </w:tabs>
          </w:pPr>
          <w:hyperlink w:anchor="_Toc1094180887">
            <w:r w:rsidRPr="6B06F679">
              <w:rPr>
                <w:rStyle w:val="Hyperlink"/>
              </w:rPr>
              <w:t>17.2.5.</w:t>
            </w:r>
            <w:r w:rsidR="008E665C">
              <w:tab/>
            </w:r>
            <w:r w:rsidRPr="6B06F679">
              <w:rPr>
                <w:rStyle w:val="Hyperlink"/>
              </w:rPr>
              <w:t>Reverse Proxy Exchange</w:t>
            </w:r>
            <w:r w:rsidR="008E665C">
              <w:tab/>
            </w:r>
            <w:r w:rsidR="008E665C">
              <w:fldChar w:fldCharType="begin"/>
            </w:r>
            <w:r w:rsidR="008E665C">
              <w:instrText>PAGEREF _Toc1094180887 \h</w:instrText>
            </w:r>
            <w:r w:rsidR="008E665C">
              <w:fldChar w:fldCharType="separate"/>
            </w:r>
            <w:r w:rsidRPr="6B06F679">
              <w:rPr>
                <w:rStyle w:val="Hyperlink"/>
              </w:rPr>
              <w:t>106</w:t>
            </w:r>
            <w:r w:rsidR="008E665C">
              <w:fldChar w:fldCharType="end"/>
            </w:r>
          </w:hyperlink>
        </w:p>
        <w:p w14:paraId="64420D81" w14:textId="3BD4269D" w:rsidR="008E665C" w:rsidRDefault="6B06F679" w:rsidP="6B06F679">
          <w:pPr>
            <w:pStyle w:val="Verzeichnis2"/>
            <w:tabs>
              <w:tab w:val="left" w:pos="795"/>
              <w:tab w:val="right" w:leader="dot" w:pos="9060"/>
            </w:tabs>
          </w:pPr>
          <w:hyperlink w:anchor="_Toc1813943672">
            <w:r w:rsidRPr="6B06F679">
              <w:rPr>
                <w:rStyle w:val="Hyperlink"/>
              </w:rPr>
              <w:t>17.3.</w:t>
            </w:r>
            <w:r w:rsidR="008E665C">
              <w:tab/>
            </w:r>
            <w:r w:rsidRPr="6B06F679">
              <w:rPr>
                <w:rStyle w:val="Hyperlink"/>
              </w:rPr>
              <w:t>Betrieb</w:t>
            </w:r>
            <w:r w:rsidR="008E665C">
              <w:tab/>
            </w:r>
            <w:r w:rsidR="008E665C">
              <w:fldChar w:fldCharType="begin"/>
            </w:r>
            <w:r w:rsidR="008E665C">
              <w:instrText>PAGEREF _Toc1813943672 \h</w:instrText>
            </w:r>
            <w:r w:rsidR="008E665C">
              <w:fldChar w:fldCharType="separate"/>
            </w:r>
            <w:r w:rsidRPr="6B06F679">
              <w:rPr>
                <w:rStyle w:val="Hyperlink"/>
              </w:rPr>
              <w:t>107</w:t>
            </w:r>
            <w:r w:rsidR="008E665C">
              <w:fldChar w:fldCharType="end"/>
            </w:r>
          </w:hyperlink>
        </w:p>
        <w:p w14:paraId="550CF9AF" w14:textId="79155305" w:rsidR="008E665C" w:rsidRDefault="6B06F679" w:rsidP="6B06F679">
          <w:pPr>
            <w:pStyle w:val="Verzeichnis3"/>
            <w:tabs>
              <w:tab w:val="left" w:pos="1200"/>
              <w:tab w:val="right" w:leader="dot" w:pos="9060"/>
            </w:tabs>
          </w:pPr>
          <w:hyperlink w:anchor="_Toc839669286">
            <w:r w:rsidRPr="6B06F679">
              <w:rPr>
                <w:rStyle w:val="Hyperlink"/>
              </w:rPr>
              <w:t>17.3.1.</w:t>
            </w:r>
            <w:r w:rsidR="008E665C">
              <w:tab/>
            </w:r>
            <w:r w:rsidRPr="6B06F679">
              <w:rPr>
                <w:rStyle w:val="Hyperlink"/>
              </w:rPr>
              <w:t>Monitoring</w:t>
            </w:r>
            <w:r w:rsidR="008E665C">
              <w:tab/>
            </w:r>
            <w:r w:rsidR="008E665C">
              <w:fldChar w:fldCharType="begin"/>
            </w:r>
            <w:r w:rsidR="008E665C">
              <w:instrText>PAGEREF _Toc839669286 \h</w:instrText>
            </w:r>
            <w:r w:rsidR="008E665C">
              <w:fldChar w:fldCharType="separate"/>
            </w:r>
            <w:r w:rsidRPr="6B06F679">
              <w:rPr>
                <w:rStyle w:val="Hyperlink"/>
              </w:rPr>
              <w:t>107</w:t>
            </w:r>
            <w:r w:rsidR="008E665C">
              <w:fldChar w:fldCharType="end"/>
            </w:r>
          </w:hyperlink>
        </w:p>
        <w:p w14:paraId="6DD39706" w14:textId="788773E4" w:rsidR="008E665C" w:rsidRDefault="6B06F679" w:rsidP="6B06F679">
          <w:pPr>
            <w:pStyle w:val="Verzeichnis2"/>
            <w:tabs>
              <w:tab w:val="right" w:leader="dot" w:pos="9060"/>
            </w:tabs>
          </w:pPr>
          <w:hyperlink w:anchor="_Toc1523619475">
            <w:r w:rsidRPr="6B06F679">
              <w:rPr>
                <w:rStyle w:val="Hyperlink"/>
              </w:rPr>
              <w:t>Das Monitoring im Rahmen der Citrix ADC Services beinhaltet:</w:t>
            </w:r>
            <w:r w:rsidR="008E665C">
              <w:tab/>
            </w:r>
            <w:r w:rsidR="008E665C">
              <w:fldChar w:fldCharType="begin"/>
            </w:r>
            <w:r w:rsidR="008E665C">
              <w:instrText>PAGEREF _Toc1523619475 \h</w:instrText>
            </w:r>
            <w:r w:rsidR="008E665C">
              <w:fldChar w:fldCharType="separate"/>
            </w:r>
            <w:r w:rsidRPr="6B06F679">
              <w:rPr>
                <w:rStyle w:val="Hyperlink"/>
              </w:rPr>
              <w:t>107</w:t>
            </w:r>
            <w:r w:rsidR="008E665C">
              <w:fldChar w:fldCharType="end"/>
            </w:r>
          </w:hyperlink>
        </w:p>
        <w:p w14:paraId="6955A2F5" w14:textId="46EADFD0" w:rsidR="008E665C" w:rsidRDefault="6B06F679" w:rsidP="6B06F679">
          <w:pPr>
            <w:pStyle w:val="Verzeichnis1"/>
            <w:tabs>
              <w:tab w:val="left" w:pos="390"/>
              <w:tab w:val="right" w:leader="dot" w:pos="9060"/>
            </w:tabs>
          </w:pPr>
          <w:hyperlink w:anchor="_Toc1601037463">
            <w:r w:rsidRPr="6B06F679">
              <w:rPr>
                <w:rStyle w:val="Hyperlink"/>
              </w:rPr>
              <w:t>18.</w:t>
            </w:r>
            <w:r w:rsidR="008E665C">
              <w:tab/>
            </w:r>
            <w:r w:rsidRPr="6B06F679">
              <w:rPr>
                <w:rStyle w:val="Hyperlink"/>
              </w:rPr>
              <w:t>Citrix/Azure Mulitfaktor Authentifizierung Einführung</w:t>
            </w:r>
            <w:r w:rsidR="008E665C">
              <w:tab/>
            </w:r>
            <w:r w:rsidR="008E665C">
              <w:fldChar w:fldCharType="begin"/>
            </w:r>
            <w:r w:rsidR="008E665C">
              <w:instrText>PAGEREF _Toc1601037463 \h</w:instrText>
            </w:r>
            <w:r w:rsidR="008E665C">
              <w:fldChar w:fldCharType="separate"/>
            </w:r>
            <w:r w:rsidRPr="6B06F679">
              <w:rPr>
                <w:rStyle w:val="Hyperlink"/>
              </w:rPr>
              <w:t>107</w:t>
            </w:r>
            <w:r w:rsidR="008E665C">
              <w:fldChar w:fldCharType="end"/>
            </w:r>
          </w:hyperlink>
        </w:p>
        <w:p w14:paraId="155992DC" w14:textId="3FE38E5A" w:rsidR="008E665C" w:rsidRDefault="6B06F679" w:rsidP="6B06F679">
          <w:pPr>
            <w:pStyle w:val="Verzeichnis2"/>
            <w:tabs>
              <w:tab w:val="left" w:pos="795"/>
              <w:tab w:val="right" w:leader="dot" w:pos="9060"/>
            </w:tabs>
          </w:pPr>
          <w:hyperlink w:anchor="_Toc934473433">
            <w:r w:rsidRPr="6B06F679">
              <w:rPr>
                <w:rStyle w:val="Hyperlink"/>
              </w:rPr>
              <w:t>18.1.</w:t>
            </w:r>
            <w:r w:rsidR="008E665C">
              <w:tab/>
            </w:r>
            <w:r w:rsidRPr="6B06F679">
              <w:rPr>
                <w:rStyle w:val="Hyperlink"/>
              </w:rPr>
              <w:t>Azure AD Connect Konfiguration</w:t>
            </w:r>
            <w:r w:rsidR="008E665C">
              <w:tab/>
            </w:r>
            <w:r w:rsidR="008E665C">
              <w:fldChar w:fldCharType="begin"/>
            </w:r>
            <w:r w:rsidR="008E665C">
              <w:instrText>PAGEREF _Toc934473433 \h</w:instrText>
            </w:r>
            <w:r w:rsidR="008E665C">
              <w:fldChar w:fldCharType="separate"/>
            </w:r>
            <w:r w:rsidRPr="6B06F679">
              <w:rPr>
                <w:rStyle w:val="Hyperlink"/>
              </w:rPr>
              <w:t>109</w:t>
            </w:r>
            <w:r w:rsidR="008E665C">
              <w:fldChar w:fldCharType="end"/>
            </w:r>
          </w:hyperlink>
        </w:p>
        <w:p w14:paraId="2863AD15" w14:textId="608905D6" w:rsidR="008E665C" w:rsidRDefault="6B06F679" w:rsidP="6B06F679">
          <w:pPr>
            <w:pStyle w:val="Verzeichnis2"/>
            <w:tabs>
              <w:tab w:val="left" w:pos="795"/>
              <w:tab w:val="right" w:leader="dot" w:pos="9060"/>
            </w:tabs>
          </w:pPr>
          <w:hyperlink w:anchor="_Toc1719030888">
            <w:r w:rsidRPr="6B06F679">
              <w:rPr>
                <w:rStyle w:val="Hyperlink"/>
              </w:rPr>
              <w:t>18.2.</w:t>
            </w:r>
            <w:r w:rsidR="008E665C">
              <w:tab/>
            </w:r>
            <w:r w:rsidRPr="6B06F679">
              <w:rPr>
                <w:rStyle w:val="Hyperlink"/>
              </w:rPr>
              <w:t>Citrix FAS (Federated Authentication Services)</w:t>
            </w:r>
            <w:r w:rsidR="008E665C">
              <w:tab/>
            </w:r>
            <w:r w:rsidR="008E665C">
              <w:fldChar w:fldCharType="begin"/>
            </w:r>
            <w:r w:rsidR="008E665C">
              <w:instrText>PAGEREF _Toc1719030888 \h</w:instrText>
            </w:r>
            <w:r w:rsidR="008E665C">
              <w:fldChar w:fldCharType="separate"/>
            </w:r>
            <w:r w:rsidRPr="6B06F679">
              <w:rPr>
                <w:rStyle w:val="Hyperlink"/>
              </w:rPr>
              <w:t>111</w:t>
            </w:r>
            <w:r w:rsidR="008E665C">
              <w:fldChar w:fldCharType="end"/>
            </w:r>
          </w:hyperlink>
        </w:p>
        <w:p w14:paraId="12F3CA16" w14:textId="180A3842" w:rsidR="008E665C" w:rsidRDefault="6B06F679" w:rsidP="6B06F679">
          <w:pPr>
            <w:pStyle w:val="Verzeichnis2"/>
            <w:tabs>
              <w:tab w:val="left" w:pos="795"/>
              <w:tab w:val="right" w:leader="dot" w:pos="9060"/>
            </w:tabs>
          </w:pPr>
          <w:hyperlink w:anchor="_Toc1191849547">
            <w:r w:rsidRPr="6B06F679">
              <w:rPr>
                <w:rStyle w:val="Hyperlink"/>
              </w:rPr>
              <w:t>18.3.</w:t>
            </w:r>
            <w:r w:rsidR="008E665C">
              <w:tab/>
            </w:r>
            <w:r w:rsidRPr="6B06F679">
              <w:rPr>
                <w:rStyle w:val="Hyperlink"/>
              </w:rPr>
              <w:t>Citrix ADC Gateway</w:t>
            </w:r>
            <w:r w:rsidR="008E665C">
              <w:tab/>
            </w:r>
            <w:r w:rsidR="008E665C">
              <w:fldChar w:fldCharType="begin"/>
            </w:r>
            <w:r w:rsidR="008E665C">
              <w:instrText>PAGEREF _Toc1191849547 \h</w:instrText>
            </w:r>
            <w:r w:rsidR="008E665C">
              <w:fldChar w:fldCharType="separate"/>
            </w:r>
            <w:r w:rsidRPr="6B06F679">
              <w:rPr>
                <w:rStyle w:val="Hyperlink"/>
              </w:rPr>
              <w:t>113</w:t>
            </w:r>
            <w:r w:rsidR="008E665C">
              <w:fldChar w:fldCharType="end"/>
            </w:r>
          </w:hyperlink>
        </w:p>
        <w:p w14:paraId="2D9C5E19" w14:textId="2289DB9A" w:rsidR="008E665C" w:rsidRDefault="6B06F679" w:rsidP="6B06F679">
          <w:pPr>
            <w:pStyle w:val="Verzeichnis2"/>
            <w:tabs>
              <w:tab w:val="left" w:pos="795"/>
              <w:tab w:val="right" w:leader="dot" w:pos="9060"/>
            </w:tabs>
          </w:pPr>
          <w:hyperlink w:anchor="_Toc1613381707">
            <w:r w:rsidRPr="6B06F679">
              <w:rPr>
                <w:rStyle w:val="Hyperlink"/>
              </w:rPr>
              <w:t>18.4.</w:t>
            </w:r>
            <w:r w:rsidR="008E665C">
              <w:tab/>
            </w:r>
            <w:r w:rsidRPr="6B06F679">
              <w:rPr>
                <w:rStyle w:val="Hyperlink"/>
              </w:rPr>
              <w:t>Besonderheiten</w:t>
            </w:r>
            <w:r w:rsidR="008E665C">
              <w:tab/>
            </w:r>
            <w:r w:rsidR="008E665C">
              <w:fldChar w:fldCharType="begin"/>
            </w:r>
            <w:r w:rsidR="008E665C">
              <w:instrText>PAGEREF _Toc1613381707 \h</w:instrText>
            </w:r>
            <w:r w:rsidR="008E665C">
              <w:fldChar w:fldCharType="separate"/>
            </w:r>
            <w:r w:rsidRPr="6B06F679">
              <w:rPr>
                <w:rStyle w:val="Hyperlink"/>
              </w:rPr>
              <w:t>117</w:t>
            </w:r>
            <w:r w:rsidR="008E665C">
              <w:fldChar w:fldCharType="end"/>
            </w:r>
          </w:hyperlink>
        </w:p>
        <w:p w14:paraId="62D2B015" w14:textId="470C31F0" w:rsidR="008E665C" w:rsidRDefault="6B06F679" w:rsidP="6B06F679">
          <w:pPr>
            <w:pStyle w:val="Verzeichnis3"/>
            <w:tabs>
              <w:tab w:val="left" w:pos="1200"/>
              <w:tab w:val="right" w:leader="dot" w:pos="9060"/>
            </w:tabs>
          </w:pPr>
          <w:hyperlink w:anchor="_Toc1258171461">
            <w:r w:rsidRPr="6B06F679">
              <w:rPr>
                <w:rStyle w:val="Hyperlink"/>
              </w:rPr>
              <w:t>18.4.1.</w:t>
            </w:r>
            <w:r w:rsidR="008E665C">
              <w:tab/>
            </w:r>
            <w:r w:rsidRPr="6B06F679">
              <w:rPr>
                <w:rStyle w:val="Hyperlink"/>
              </w:rPr>
              <w:t>PowerShell Skripte:</w:t>
            </w:r>
            <w:r w:rsidR="008E665C">
              <w:tab/>
            </w:r>
            <w:r w:rsidR="008E665C">
              <w:fldChar w:fldCharType="begin"/>
            </w:r>
            <w:r w:rsidR="008E665C">
              <w:instrText>PAGEREF _Toc1258171461 \h</w:instrText>
            </w:r>
            <w:r w:rsidR="008E665C">
              <w:fldChar w:fldCharType="separate"/>
            </w:r>
            <w:r w:rsidRPr="6B06F679">
              <w:rPr>
                <w:rStyle w:val="Hyperlink"/>
              </w:rPr>
              <w:t>117</w:t>
            </w:r>
            <w:r w:rsidR="008E665C">
              <w:fldChar w:fldCharType="end"/>
            </w:r>
          </w:hyperlink>
        </w:p>
        <w:p w14:paraId="47BA0F03" w14:textId="4D75117D" w:rsidR="008E665C" w:rsidRDefault="6B06F679" w:rsidP="6B06F679">
          <w:pPr>
            <w:pStyle w:val="Verzeichnis3"/>
            <w:tabs>
              <w:tab w:val="left" w:pos="1200"/>
              <w:tab w:val="right" w:leader="dot" w:pos="9060"/>
            </w:tabs>
          </w:pPr>
          <w:hyperlink w:anchor="_Toc466688645">
            <w:r w:rsidRPr="6B06F679">
              <w:rPr>
                <w:rStyle w:val="Hyperlink"/>
              </w:rPr>
              <w:t>18.4.2.</w:t>
            </w:r>
            <w:r w:rsidR="008E665C">
              <w:tab/>
            </w:r>
            <w:r w:rsidRPr="6B06F679">
              <w:rPr>
                <w:rStyle w:val="Hyperlink"/>
              </w:rPr>
              <w:t>Azure Enterprise Applikation</w:t>
            </w:r>
            <w:r w:rsidR="008E665C">
              <w:tab/>
            </w:r>
            <w:r w:rsidR="008E665C">
              <w:fldChar w:fldCharType="begin"/>
            </w:r>
            <w:r w:rsidR="008E665C">
              <w:instrText>PAGEREF _Toc466688645 \h</w:instrText>
            </w:r>
            <w:r w:rsidR="008E665C">
              <w:fldChar w:fldCharType="separate"/>
            </w:r>
            <w:r w:rsidRPr="6B06F679">
              <w:rPr>
                <w:rStyle w:val="Hyperlink"/>
              </w:rPr>
              <w:t>117</w:t>
            </w:r>
            <w:r w:rsidR="008E665C">
              <w:fldChar w:fldCharType="end"/>
            </w:r>
          </w:hyperlink>
        </w:p>
        <w:p w14:paraId="47DEC9D2" w14:textId="34726D75" w:rsidR="008E665C" w:rsidRDefault="6B06F679" w:rsidP="6B06F679">
          <w:pPr>
            <w:pStyle w:val="Verzeichnis3"/>
            <w:tabs>
              <w:tab w:val="left" w:pos="1200"/>
              <w:tab w:val="right" w:leader="dot" w:pos="9060"/>
            </w:tabs>
          </w:pPr>
          <w:hyperlink w:anchor="_Toc735997324">
            <w:r w:rsidRPr="6B06F679">
              <w:rPr>
                <w:rStyle w:val="Hyperlink"/>
              </w:rPr>
              <w:t>18.4.3.</w:t>
            </w:r>
            <w:r w:rsidR="008E665C">
              <w:tab/>
            </w:r>
            <w:r w:rsidRPr="6B06F679">
              <w:rPr>
                <w:rStyle w:val="Hyperlink"/>
              </w:rPr>
              <w:t>Zertifikate</w:t>
            </w:r>
            <w:r w:rsidR="008E665C">
              <w:tab/>
            </w:r>
            <w:r w:rsidR="008E665C">
              <w:fldChar w:fldCharType="begin"/>
            </w:r>
            <w:r w:rsidR="008E665C">
              <w:instrText>PAGEREF _Toc735997324 \h</w:instrText>
            </w:r>
            <w:r w:rsidR="008E665C">
              <w:fldChar w:fldCharType="separate"/>
            </w:r>
            <w:r w:rsidRPr="6B06F679">
              <w:rPr>
                <w:rStyle w:val="Hyperlink"/>
              </w:rPr>
              <w:t>120</w:t>
            </w:r>
            <w:r w:rsidR="008E665C">
              <w:fldChar w:fldCharType="end"/>
            </w:r>
          </w:hyperlink>
        </w:p>
        <w:p w14:paraId="48F14E10" w14:textId="279D1924" w:rsidR="008E665C" w:rsidRDefault="6B06F679" w:rsidP="6B06F679">
          <w:pPr>
            <w:pStyle w:val="Verzeichnis1"/>
            <w:tabs>
              <w:tab w:val="left" w:pos="390"/>
              <w:tab w:val="right" w:leader="dot" w:pos="9060"/>
            </w:tabs>
          </w:pPr>
          <w:hyperlink w:anchor="_Toc15275437">
            <w:r w:rsidRPr="6B06F679">
              <w:rPr>
                <w:rStyle w:val="Hyperlink"/>
              </w:rPr>
              <w:t>19.</w:t>
            </w:r>
            <w:r w:rsidR="008E665C">
              <w:tab/>
            </w:r>
            <w:r w:rsidRPr="6B06F679">
              <w:rPr>
                <w:rStyle w:val="Hyperlink"/>
              </w:rPr>
              <w:t>Intune</w:t>
            </w:r>
            <w:r w:rsidR="008E665C">
              <w:tab/>
            </w:r>
            <w:r w:rsidR="008E665C">
              <w:fldChar w:fldCharType="begin"/>
            </w:r>
            <w:r w:rsidR="008E665C">
              <w:instrText>PAGEREF _Toc15275437 \h</w:instrText>
            </w:r>
            <w:r w:rsidR="008E665C">
              <w:fldChar w:fldCharType="separate"/>
            </w:r>
            <w:r w:rsidRPr="6B06F679">
              <w:rPr>
                <w:rStyle w:val="Hyperlink"/>
              </w:rPr>
              <w:t>121</w:t>
            </w:r>
            <w:r w:rsidR="008E665C">
              <w:fldChar w:fldCharType="end"/>
            </w:r>
          </w:hyperlink>
        </w:p>
        <w:p w14:paraId="6C4C8E4E" w14:textId="3509FDA3" w:rsidR="008E665C" w:rsidRDefault="6B06F679" w:rsidP="6B06F679">
          <w:pPr>
            <w:pStyle w:val="Verzeichnis2"/>
            <w:tabs>
              <w:tab w:val="left" w:pos="795"/>
              <w:tab w:val="right" w:leader="dot" w:pos="9060"/>
            </w:tabs>
          </w:pPr>
          <w:hyperlink w:anchor="_Toc28962780">
            <w:r w:rsidRPr="6B06F679">
              <w:rPr>
                <w:rStyle w:val="Hyperlink"/>
              </w:rPr>
              <w:t>19.1.</w:t>
            </w:r>
            <w:r w:rsidR="008E665C">
              <w:tab/>
            </w:r>
            <w:r w:rsidRPr="6B06F679">
              <w:rPr>
                <w:rStyle w:val="Hyperlink"/>
              </w:rPr>
              <w:t>SCEP</w:t>
            </w:r>
            <w:r w:rsidR="008E665C">
              <w:tab/>
            </w:r>
            <w:r w:rsidR="008E665C">
              <w:fldChar w:fldCharType="begin"/>
            </w:r>
            <w:r w:rsidR="008E665C">
              <w:instrText>PAGEREF _Toc28962780 \h</w:instrText>
            </w:r>
            <w:r w:rsidR="008E665C">
              <w:fldChar w:fldCharType="separate"/>
            </w:r>
            <w:r w:rsidRPr="6B06F679">
              <w:rPr>
                <w:rStyle w:val="Hyperlink"/>
              </w:rPr>
              <w:t>122</w:t>
            </w:r>
            <w:r w:rsidR="008E665C">
              <w:fldChar w:fldCharType="end"/>
            </w:r>
          </w:hyperlink>
        </w:p>
        <w:p w14:paraId="4FFC4603" w14:textId="18B7A3F0" w:rsidR="008E665C" w:rsidRDefault="6B06F679" w:rsidP="6B06F679">
          <w:pPr>
            <w:pStyle w:val="Verzeichnis2"/>
            <w:tabs>
              <w:tab w:val="left" w:pos="795"/>
              <w:tab w:val="right" w:leader="dot" w:pos="9060"/>
            </w:tabs>
          </w:pPr>
          <w:hyperlink w:anchor="_Toc1106630770">
            <w:r w:rsidRPr="6B06F679">
              <w:rPr>
                <w:rStyle w:val="Hyperlink"/>
              </w:rPr>
              <w:t>19.2.</w:t>
            </w:r>
            <w:r w:rsidR="008E665C">
              <w:tab/>
            </w:r>
            <w:r w:rsidRPr="6B06F679">
              <w:rPr>
                <w:rStyle w:val="Hyperlink"/>
              </w:rPr>
              <w:t>Intune Profiles</w:t>
            </w:r>
            <w:r w:rsidR="008E665C">
              <w:tab/>
            </w:r>
            <w:r w:rsidR="008E665C">
              <w:fldChar w:fldCharType="begin"/>
            </w:r>
            <w:r w:rsidR="008E665C">
              <w:instrText>PAGEREF _Toc1106630770 \h</w:instrText>
            </w:r>
            <w:r w:rsidR="008E665C">
              <w:fldChar w:fldCharType="separate"/>
            </w:r>
            <w:r w:rsidRPr="6B06F679">
              <w:rPr>
                <w:rStyle w:val="Hyperlink"/>
              </w:rPr>
              <w:t>125</w:t>
            </w:r>
            <w:r w:rsidR="008E665C">
              <w:fldChar w:fldCharType="end"/>
            </w:r>
          </w:hyperlink>
        </w:p>
        <w:p w14:paraId="1C16CEB6" w14:textId="780FCFCE" w:rsidR="008E665C" w:rsidRDefault="6B06F679" w:rsidP="6B06F679">
          <w:pPr>
            <w:pStyle w:val="Verzeichnis2"/>
            <w:tabs>
              <w:tab w:val="left" w:pos="795"/>
              <w:tab w:val="right" w:leader="dot" w:pos="9060"/>
            </w:tabs>
          </w:pPr>
          <w:hyperlink w:anchor="_Toc1683530386">
            <w:r w:rsidRPr="6B06F679">
              <w:rPr>
                <w:rStyle w:val="Hyperlink"/>
              </w:rPr>
              <w:t>19.3.</w:t>
            </w:r>
            <w:r w:rsidR="008E665C">
              <w:tab/>
            </w:r>
            <w:r w:rsidRPr="6B06F679">
              <w:rPr>
                <w:rStyle w:val="Hyperlink"/>
              </w:rPr>
              <w:t>Besonderheit</w:t>
            </w:r>
            <w:r w:rsidR="008E665C">
              <w:tab/>
            </w:r>
            <w:r w:rsidR="008E665C">
              <w:fldChar w:fldCharType="begin"/>
            </w:r>
            <w:r w:rsidR="008E665C">
              <w:instrText>PAGEREF _Toc1683530386 \h</w:instrText>
            </w:r>
            <w:r w:rsidR="008E665C">
              <w:fldChar w:fldCharType="separate"/>
            </w:r>
            <w:r w:rsidRPr="6B06F679">
              <w:rPr>
                <w:rStyle w:val="Hyperlink"/>
              </w:rPr>
              <w:t>126</w:t>
            </w:r>
            <w:r w:rsidR="008E665C">
              <w:fldChar w:fldCharType="end"/>
            </w:r>
          </w:hyperlink>
        </w:p>
        <w:p w14:paraId="3204EBFE" w14:textId="14765718" w:rsidR="008E665C" w:rsidRDefault="6B06F679" w:rsidP="6B06F679">
          <w:pPr>
            <w:pStyle w:val="Verzeichnis1"/>
            <w:tabs>
              <w:tab w:val="left" w:pos="390"/>
              <w:tab w:val="right" w:leader="dot" w:pos="9060"/>
            </w:tabs>
          </w:pPr>
          <w:hyperlink w:anchor="_Toc1965450475">
            <w:r w:rsidRPr="6B06F679">
              <w:rPr>
                <w:rStyle w:val="Hyperlink"/>
              </w:rPr>
              <w:t>20.</w:t>
            </w:r>
            <w:r w:rsidR="008E665C">
              <w:tab/>
            </w:r>
            <w:r w:rsidRPr="6B06F679">
              <w:rPr>
                <w:rStyle w:val="Hyperlink"/>
              </w:rPr>
              <w:t>SQL Services</w:t>
            </w:r>
            <w:r w:rsidR="008E665C">
              <w:tab/>
            </w:r>
            <w:r w:rsidR="008E665C">
              <w:fldChar w:fldCharType="begin"/>
            </w:r>
            <w:r w:rsidR="008E665C">
              <w:instrText>PAGEREF _Toc1965450475 \h</w:instrText>
            </w:r>
            <w:r w:rsidR="008E665C">
              <w:fldChar w:fldCharType="separate"/>
            </w:r>
            <w:r w:rsidRPr="6B06F679">
              <w:rPr>
                <w:rStyle w:val="Hyperlink"/>
              </w:rPr>
              <w:t>126</w:t>
            </w:r>
            <w:r w:rsidR="008E665C">
              <w:fldChar w:fldCharType="end"/>
            </w:r>
          </w:hyperlink>
        </w:p>
        <w:p w14:paraId="01DE3AE1" w14:textId="2E9AF3B9" w:rsidR="008E665C" w:rsidRDefault="6B06F679" w:rsidP="6B06F679">
          <w:pPr>
            <w:pStyle w:val="Verzeichnis2"/>
            <w:tabs>
              <w:tab w:val="left" w:pos="795"/>
              <w:tab w:val="right" w:leader="dot" w:pos="9060"/>
            </w:tabs>
          </w:pPr>
          <w:hyperlink w:anchor="_Toc966849027">
            <w:r w:rsidRPr="6B06F679">
              <w:rPr>
                <w:rStyle w:val="Hyperlink"/>
              </w:rPr>
              <w:t>20.1.</w:t>
            </w:r>
            <w:r w:rsidR="008E665C">
              <w:tab/>
            </w:r>
            <w:r w:rsidRPr="6B06F679">
              <w:rPr>
                <w:rStyle w:val="Hyperlink"/>
              </w:rPr>
              <w:t>Infrastruktur</w:t>
            </w:r>
            <w:r w:rsidR="008E665C">
              <w:tab/>
            </w:r>
            <w:r w:rsidR="008E665C">
              <w:fldChar w:fldCharType="begin"/>
            </w:r>
            <w:r w:rsidR="008E665C">
              <w:instrText>PAGEREF _Toc966849027 \h</w:instrText>
            </w:r>
            <w:r w:rsidR="008E665C">
              <w:fldChar w:fldCharType="separate"/>
            </w:r>
            <w:r w:rsidRPr="6B06F679">
              <w:rPr>
                <w:rStyle w:val="Hyperlink"/>
              </w:rPr>
              <w:t>127</w:t>
            </w:r>
            <w:r w:rsidR="008E665C">
              <w:fldChar w:fldCharType="end"/>
            </w:r>
          </w:hyperlink>
        </w:p>
        <w:p w14:paraId="458587C7" w14:textId="434BB092" w:rsidR="008E665C" w:rsidRDefault="6B06F679" w:rsidP="6B06F679">
          <w:pPr>
            <w:pStyle w:val="Verzeichnis2"/>
            <w:tabs>
              <w:tab w:val="left" w:pos="795"/>
              <w:tab w:val="right" w:leader="dot" w:pos="9060"/>
            </w:tabs>
          </w:pPr>
          <w:hyperlink w:anchor="_Toc15867574">
            <w:r w:rsidRPr="6B06F679">
              <w:rPr>
                <w:rStyle w:val="Hyperlink"/>
              </w:rPr>
              <w:t>20.2.</w:t>
            </w:r>
            <w:r w:rsidR="008E665C">
              <w:tab/>
            </w:r>
            <w:r w:rsidRPr="6B06F679">
              <w:rPr>
                <w:rStyle w:val="Hyperlink"/>
              </w:rPr>
              <w:t>Konfiguration</w:t>
            </w:r>
            <w:r w:rsidR="008E665C">
              <w:tab/>
            </w:r>
            <w:r w:rsidR="008E665C">
              <w:fldChar w:fldCharType="begin"/>
            </w:r>
            <w:r w:rsidR="008E665C">
              <w:instrText>PAGEREF _Toc15867574 \h</w:instrText>
            </w:r>
            <w:r w:rsidR="008E665C">
              <w:fldChar w:fldCharType="separate"/>
            </w:r>
            <w:r w:rsidRPr="6B06F679">
              <w:rPr>
                <w:rStyle w:val="Hyperlink"/>
              </w:rPr>
              <w:t>127</w:t>
            </w:r>
            <w:r w:rsidR="008E665C">
              <w:fldChar w:fldCharType="end"/>
            </w:r>
          </w:hyperlink>
        </w:p>
        <w:p w14:paraId="2EB6C66C" w14:textId="4BBF8308" w:rsidR="008E665C" w:rsidRDefault="6B06F679" w:rsidP="6B06F679">
          <w:pPr>
            <w:pStyle w:val="Verzeichnis3"/>
            <w:tabs>
              <w:tab w:val="left" w:pos="1200"/>
              <w:tab w:val="right" w:leader="dot" w:pos="9060"/>
            </w:tabs>
          </w:pPr>
          <w:hyperlink w:anchor="_Toc1025522797">
            <w:r w:rsidRPr="6B06F679">
              <w:rPr>
                <w:rStyle w:val="Hyperlink"/>
              </w:rPr>
              <w:t>20.2.1.</w:t>
            </w:r>
            <w:r w:rsidR="008E665C">
              <w:tab/>
            </w:r>
            <w:r w:rsidRPr="6B06F679">
              <w:rPr>
                <w:rStyle w:val="Hyperlink"/>
              </w:rPr>
              <w:t>BIG-VSQL01\INSTANZ02</w:t>
            </w:r>
            <w:r w:rsidR="008E665C">
              <w:tab/>
            </w:r>
            <w:r w:rsidR="008E665C">
              <w:fldChar w:fldCharType="begin"/>
            </w:r>
            <w:r w:rsidR="008E665C">
              <w:instrText>PAGEREF _Toc1025522797 \h</w:instrText>
            </w:r>
            <w:r w:rsidR="008E665C">
              <w:fldChar w:fldCharType="separate"/>
            </w:r>
            <w:r w:rsidRPr="6B06F679">
              <w:rPr>
                <w:rStyle w:val="Hyperlink"/>
              </w:rPr>
              <w:t>127</w:t>
            </w:r>
            <w:r w:rsidR="008E665C">
              <w:fldChar w:fldCharType="end"/>
            </w:r>
          </w:hyperlink>
        </w:p>
        <w:p w14:paraId="34E6E1A5" w14:textId="40ABB18B" w:rsidR="008E665C" w:rsidRDefault="6B06F679" w:rsidP="6B06F679">
          <w:pPr>
            <w:pStyle w:val="Verzeichnis3"/>
            <w:tabs>
              <w:tab w:val="left" w:pos="1200"/>
              <w:tab w:val="right" w:leader="dot" w:pos="9060"/>
            </w:tabs>
          </w:pPr>
          <w:hyperlink w:anchor="_Toc792954347">
            <w:r w:rsidRPr="6B06F679">
              <w:rPr>
                <w:rStyle w:val="Hyperlink"/>
              </w:rPr>
              <w:t>20.2.2.</w:t>
            </w:r>
            <w:r w:rsidR="008E665C">
              <w:tab/>
            </w:r>
            <w:r w:rsidRPr="6B06F679">
              <w:rPr>
                <w:rStyle w:val="Hyperlink"/>
              </w:rPr>
              <w:t>BIG-VSQL01\INTRACONAC</w:t>
            </w:r>
            <w:r w:rsidR="008E665C">
              <w:tab/>
            </w:r>
            <w:r w:rsidR="008E665C">
              <w:fldChar w:fldCharType="begin"/>
            </w:r>
            <w:r w:rsidR="008E665C">
              <w:instrText>PAGEREF _Toc792954347 \h</w:instrText>
            </w:r>
            <w:r w:rsidR="008E665C">
              <w:fldChar w:fldCharType="separate"/>
            </w:r>
            <w:r w:rsidRPr="6B06F679">
              <w:rPr>
                <w:rStyle w:val="Hyperlink"/>
              </w:rPr>
              <w:t>127</w:t>
            </w:r>
            <w:r w:rsidR="008E665C">
              <w:fldChar w:fldCharType="end"/>
            </w:r>
          </w:hyperlink>
        </w:p>
        <w:p w14:paraId="186B4A90" w14:textId="0BBC4784" w:rsidR="008E665C" w:rsidRDefault="6B06F679" w:rsidP="6B06F679">
          <w:pPr>
            <w:pStyle w:val="Verzeichnis3"/>
            <w:tabs>
              <w:tab w:val="left" w:pos="1200"/>
              <w:tab w:val="right" w:leader="dot" w:pos="9060"/>
            </w:tabs>
          </w:pPr>
          <w:hyperlink w:anchor="_Toc725905174">
            <w:r w:rsidRPr="6B06F679">
              <w:rPr>
                <w:rStyle w:val="Hyperlink"/>
              </w:rPr>
              <w:t>20.2.3.</w:t>
            </w:r>
            <w:r w:rsidR="008E665C">
              <w:tab/>
            </w:r>
            <w:r w:rsidRPr="6B06F679">
              <w:rPr>
                <w:rStyle w:val="Hyperlink"/>
              </w:rPr>
              <w:t>BIG-VSQL01\ICKVARCHIVAC</w:t>
            </w:r>
            <w:r w:rsidR="008E665C">
              <w:tab/>
            </w:r>
            <w:r w:rsidR="008E665C">
              <w:fldChar w:fldCharType="begin"/>
            </w:r>
            <w:r w:rsidR="008E665C">
              <w:instrText>PAGEREF _Toc725905174 \h</w:instrText>
            </w:r>
            <w:r w:rsidR="008E665C">
              <w:fldChar w:fldCharType="separate"/>
            </w:r>
            <w:r w:rsidRPr="6B06F679">
              <w:rPr>
                <w:rStyle w:val="Hyperlink"/>
              </w:rPr>
              <w:t>128</w:t>
            </w:r>
            <w:r w:rsidR="008E665C">
              <w:fldChar w:fldCharType="end"/>
            </w:r>
          </w:hyperlink>
        </w:p>
        <w:p w14:paraId="6718450F" w14:textId="542B5716" w:rsidR="008E665C" w:rsidRDefault="6B06F679" w:rsidP="6B06F679">
          <w:pPr>
            <w:pStyle w:val="Verzeichnis3"/>
            <w:tabs>
              <w:tab w:val="left" w:pos="1200"/>
              <w:tab w:val="right" w:leader="dot" w:pos="9060"/>
            </w:tabs>
          </w:pPr>
          <w:hyperlink w:anchor="_Toc84468565">
            <w:r w:rsidRPr="6B06F679">
              <w:rPr>
                <w:rStyle w:val="Hyperlink"/>
              </w:rPr>
              <w:t>20.2.4.</w:t>
            </w:r>
            <w:r w:rsidR="008E665C">
              <w:tab/>
            </w:r>
            <w:r w:rsidRPr="6B06F679">
              <w:rPr>
                <w:rStyle w:val="Hyperlink"/>
              </w:rPr>
              <w:t>BIG-VSQL01\INSTANZREPORT</w:t>
            </w:r>
            <w:r w:rsidR="008E665C">
              <w:tab/>
            </w:r>
            <w:r w:rsidR="008E665C">
              <w:fldChar w:fldCharType="begin"/>
            </w:r>
            <w:r w:rsidR="008E665C">
              <w:instrText>PAGEREF _Toc84468565 \h</w:instrText>
            </w:r>
            <w:r w:rsidR="008E665C">
              <w:fldChar w:fldCharType="separate"/>
            </w:r>
            <w:r w:rsidRPr="6B06F679">
              <w:rPr>
                <w:rStyle w:val="Hyperlink"/>
              </w:rPr>
              <w:t>128</w:t>
            </w:r>
            <w:r w:rsidR="008E665C">
              <w:fldChar w:fldCharType="end"/>
            </w:r>
          </w:hyperlink>
        </w:p>
        <w:p w14:paraId="291E4CFB" w14:textId="58A84158" w:rsidR="008E665C" w:rsidRDefault="6B06F679" w:rsidP="6B06F679">
          <w:pPr>
            <w:pStyle w:val="Verzeichnis3"/>
            <w:tabs>
              <w:tab w:val="left" w:pos="1200"/>
              <w:tab w:val="right" w:leader="dot" w:pos="9060"/>
            </w:tabs>
          </w:pPr>
          <w:hyperlink w:anchor="_Toc1509699677">
            <w:r w:rsidRPr="6B06F679">
              <w:rPr>
                <w:rStyle w:val="Hyperlink"/>
              </w:rPr>
              <w:t>20.2.5.</w:t>
            </w:r>
            <w:r w:rsidR="008E665C">
              <w:tab/>
            </w:r>
            <w:r w:rsidRPr="6B06F679">
              <w:rPr>
                <w:rStyle w:val="Hyperlink"/>
              </w:rPr>
              <w:t>BIG-VSQL02\ARCHIVAC</w:t>
            </w:r>
            <w:r w:rsidR="008E665C">
              <w:tab/>
            </w:r>
            <w:r w:rsidR="008E665C">
              <w:fldChar w:fldCharType="begin"/>
            </w:r>
            <w:r w:rsidR="008E665C">
              <w:instrText>PAGEREF _Toc1509699677 \h</w:instrText>
            </w:r>
            <w:r w:rsidR="008E665C">
              <w:fldChar w:fldCharType="separate"/>
            </w:r>
            <w:r w:rsidRPr="6B06F679">
              <w:rPr>
                <w:rStyle w:val="Hyperlink"/>
              </w:rPr>
              <w:t>129</w:t>
            </w:r>
            <w:r w:rsidR="008E665C">
              <w:fldChar w:fldCharType="end"/>
            </w:r>
          </w:hyperlink>
        </w:p>
        <w:p w14:paraId="0A7C0EAE" w14:textId="06D52BC5" w:rsidR="008E665C" w:rsidRDefault="6B06F679" w:rsidP="6B06F679">
          <w:pPr>
            <w:pStyle w:val="Verzeichnis3"/>
            <w:tabs>
              <w:tab w:val="left" w:pos="1200"/>
              <w:tab w:val="right" w:leader="dot" w:pos="9060"/>
            </w:tabs>
          </w:pPr>
          <w:hyperlink w:anchor="_Toc1627694324">
            <w:r w:rsidRPr="6B06F679">
              <w:rPr>
                <w:rStyle w:val="Hyperlink"/>
              </w:rPr>
              <w:t>20.2.6.</w:t>
            </w:r>
            <w:r w:rsidR="008E665C">
              <w:tab/>
            </w:r>
            <w:r w:rsidRPr="6B06F679">
              <w:rPr>
                <w:rStyle w:val="Hyperlink"/>
              </w:rPr>
              <w:t>BIG-VSQL-DEV01</w:t>
            </w:r>
            <w:r w:rsidR="008E665C">
              <w:tab/>
            </w:r>
            <w:r w:rsidR="008E665C">
              <w:fldChar w:fldCharType="begin"/>
            </w:r>
            <w:r w:rsidR="008E665C">
              <w:instrText>PAGEREF _Toc1627694324 \h</w:instrText>
            </w:r>
            <w:r w:rsidR="008E665C">
              <w:fldChar w:fldCharType="separate"/>
            </w:r>
            <w:r w:rsidRPr="6B06F679">
              <w:rPr>
                <w:rStyle w:val="Hyperlink"/>
              </w:rPr>
              <w:t>129</w:t>
            </w:r>
            <w:r w:rsidR="008E665C">
              <w:fldChar w:fldCharType="end"/>
            </w:r>
          </w:hyperlink>
        </w:p>
        <w:p w14:paraId="544BE65A" w14:textId="24447DF0" w:rsidR="008E665C" w:rsidRDefault="6B06F679" w:rsidP="6B06F679">
          <w:pPr>
            <w:pStyle w:val="Verzeichnis3"/>
            <w:tabs>
              <w:tab w:val="left" w:pos="1200"/>
              <w:tab w:val="right" w:leader="dot" w:pos="9060"/>
            </w:tabs>
          </w:pPr>
          <w:hyperlink w:anchor="_Toc710765572">
            <w:r w:rsidRPr="6B06F679">
              <w:rPr>
                <w:rStyle w:val="Hyperlink"/>
              </w:rPr>
              <w:t>20.2.7.</w:t>
            </w:r>
            <w:r w:rsidR="008E665C">
              <w:tab/>
            </w:r>
            <w:r w:rsidRPr="6B06F679">
              <w:rPr>
                <w:rStyle w:val="Hyperlink"/>
              </w:rPr>
              <w:t>BIG-VTARZDEV01</w:t>
            </w:r>
            <w:r w:rsidR="008E665C">
              <w:tab/>
            </w:r>
            <w:r w:rsidR="008E665C">
              <w:fldChar w:fldCharType="begin"/>
            </w:r>
            <w:r w:rsidR="008E665C">
              <w:instrText>PAGEREF _Toc710765572 \h</w:instrText>
            </w:r>
            <w:r w:rsidR="008E665C">
              <w:fldChar w:fldCharType="separate"/>
            </w:r>
            <w:r w:rsidRPr="6B06F679">
              <w:rPr>
                <w:rStyle w:val="Hyperlink"/>
              </w:rPr>
              <w:t>129</w:t>
            </w:r>
            <w:r w:rsidR="008E665C">
              <w:fldChar w:fldCharType="end"/>
            </w:r>
          </w:hyperlink>
        </w:p>
        <w:p w14:paraId="7ED0ECEC" w14:textId="1EE10C53" w:rsidR="008E665C" w:rsidRDefault="6B06F679" w:rsidP="6B06F679">
          <w:pPr>
            <w:pStyle w:val="Verzeichnis2"/>
            <w:tabs>
              <w:tab w:val="left" w:pos="795"/>
              <w:tab w:val="right" w:leader="dot" w:pos="9060"/>
            </w:tabs>
          </w:pPr>
          <w:hyperlink w:anchor="_Toc1258007847">
            <w:r w:rsidRPr="6B06F679">
              <w:rPr>
                <w:rStyle w:val="Hyperlink"/>
              </w:rPr>
              <w:t>20.3.</w:t>
            </w:r>
            <w:r w:rsidR="008E665C">
              <w:tab/>
            </w:r>
            <w:r w:rsidRPr="6B06F679">
              <w:rPr>
                <w:rStyle w:val="Hyperlink"/>
              </w:rPr>
              <w:t>Namenskonvention</w:t>
            </w:r>
            <w:r w:rsidR="008E665C">
              <w:tab/>
            </w:r>
            <w:r w:rsidR="008E665C">
              <w:fldChar w:fldCharType="begin"/>
            </w:r>
            <w:r w:rsidR="008E665C">
              <w:instrText>PAGEREF _Toc1258007847 \h</w:instrText>
            </w:r>
            <w:r w:rsidR="008E665C">
              <w:fldChar w:fldCharType="separate"/>
            </w:r>
            <w:r w:rsidRPr="6B06F679">
              <w:rPr>
                <w:rStyle w:val="Hyperlink"/>
              </w:rPr>
              <w:t>130</w:t>
            </w:r>
            <w:r w:rsidR="008E665C">
              <w:fldChar w:fldCharType="end"/>
            </w:r>
          </w:hyperlink>
        </w:p>
        <w:p w14:paraId="301E1EF5" w14:textId="74AA3B85" w:rsidR="008E665C" w:rsidRDefault="6B06F679" w:rsidP="6B06F679">
          <w:pPr>
            <w:pStyle w:val="Verzeichnis2"/>
            <w:tabs>
              <w:tab w:val="left" w:pos="795"/>
              <w:tab w:val="right" w:leader="dot" w:pos="9060"/>
            </w:tabs>
          </w:pPr>
          <w:hyperlink w:anchor="_Toc279010236">
            <w:r w:rsidRPr="6B06F679">
              <w:rPr>
                <w:rStyle w:val="Hyperlink"/>
              </w:rPr>
              <w:t>20.4.</w:t>
            </w:r>
            <w:r w:rsidR="008E665C">
              <w:tab/>
            </w:r>
            <w:r w:rsidRPr="6B06F679">
              <w:rPr>
                <w:rStyle w:val="Hyperlink"/>
              </w:rPr>
              <w:t>Zertifikate</w:t>
            </w:r>
            <w:r w:rsidR="008E665C">
              <w:tab/>
            </w:r>
            <w:r w:rsidR="008E665C">
              <w:fldChar w:fldCharType="begin"/>
            </w:r>
            <w:r w:rsidR="008E665C">
              <w:instrText>PAGEREF _Toc279010236 \h</w:instrText>
            </w:r>
            <w:r w:rsidR="008E665C">
              <w:fldChar w:fldCharType="separate"/>
            </w:r>
            <w:r w:rsidRPr="6B06F679">
              <w:rPr>
                <w:rStyle w:val="Hyperlink"/>
              </w:rPr>
              <w:t>130</w:t>
            </w:r>
            <w:r w:rsidR="008E665C">
              <w:fldChar w:fldCharType="end"/>
            </w:r>
          </w:hyperlink>
        </w:p>
        <w:p w14:paraId="0E967559" w14:textId="7B81B997" w:rsidR="008E665C" w:rsidRDefault="6B06F679" w:rsidP="6B06F679">
          <w:pPr>
            <w:pStyle w:val="Verzeichnis2"/>
            <w:tabs>
              <w:tab w:val="left" w:pos="795"/>
              <w:tab w:val="right" w:leader="dot" w:pos="9060"/>
            </w:tabs>
          </w:pPr>
          <w:hyperlink w:anchor="_Toc1178186349">
            <w:r w:rsidRPr="6B06F679">
              <w:rPr>
                <w:rStyle w:val="Hyperlink"/>
              </w:rPr>
              <w:t>20.5.</w:t>
            </w:r>
            <w:r w:rsidR="008E665C">
              <w:tab/>
            </w:r>
            <w:r w:rsidRPr="6B06F679">
              <w:rPr>
                <w:rStyle w:val="Hyperlink"/>
              </w:rPr>
              <w:t>Betrieb</w:t>
            </w:r>
            <w:r w:rsidR="008E665C">
              <w:tab/>
            </w:r>
            <w:r w:rsidR="008E665C">
              <w:fldChar w:fldCharType="begin"/>
            </w:r>
            <w:r w:rsidR="008E665C">
              <w:instrText>PAGEREF _Toc1178186349 \h</w:instrText>
            </w:r>
            <w:r w:rsidR="008E665C">
              <w:fldChar w:fldCharType="separate"/>
            </w:r>
            <w:r w:rsidRPr="6B06F679">
              <w:rPr>
                <w:rStyle w:val="Hyperlink"/>
              </w:rPr>
              <w:t>130</w:t>
            </w:r>
            <w:r w:rsidR="008E665C">
              <w:fldChar w:fldCharType="end"/>
            </w:r>
          </w:hyperlink>
        </w:p>
        <w:p w14:paraId="3D2090BA" w14:textId="6508C7DF" w:rsidR="008E665C" w:rsidRDefault="6B06F679" w:rsidP="6B06F679">
          <w:pPr>
            <w:pStyle w:val="Verzeichnis3"/>
            <w:tabs>
              <w:tab w:val="left" w:pos="1200"/>
              <w:tab w:val="right" w:leader="dot" w:pos="9060"/>
            </w:tabs>
          </w:pPr>
          <w:hyperlink w:anchor="_Toc736476814">
            <w:r w:rsidRPr="6B06F679">
              <w:rPr>
                <w:rStyle w:val="Hyperlink"/>
              </w:rPr>
              <w:t>20.5.1.</w:t>
            </w:r>
            <w:r w:rsidR="008E665C">
              <w:tab/>
            </w:r>
            <w:r w:rsidRPr="6B06F679">
              <w:rPr>
                <w:rStyle w:val="Hyperlink"/>
              </w:rPr>
              <w:t>Betriebshinweise</w:t>
            </w:r>
            <w:r w:rsidR="008E665C">
              <w:tab/>
            </w:r>
            <w:r w:rsidR="008E665C">
              <w:fldChar w:fldCharType="begin"/>
            </w:r>
            <w:r w:rsidR="008E665C">
              <w:instrText>PAGEREF _Toc736476814 \h</w:instrText>
            </w:r>
            <w:r w:rsidR="008E665C">
              <w:fldChar w:fldCharType="separate"/>
            </w:r>
            <w:r w:rsidRPr="6B06F679">
              <w:rPr>
                <w:rStyle w:val="Hyperlink"/>
              </w:rPr>
              <w:t>130</w:t>
            </w:r>
            <w:r w:rsidR="008E665C">
              <w:fldChar w:fldCharType="end"/>
            </w:r>
          </w:hyperlink>
        </w:p>
        <w:p w14:paraId="255D0EA8" w14:textId="2D6EFD45" w:rsidR="008E665C" w:rsidRDefault="6B06F679" w:rsidP="6B06F679">
          <w:pPr>
            <w:pStyle w:val="Verzeichnis3"/>
            <w:tabs>
              <w:tab w:val="left" w:pos="1200"/>
              <w:tab w:val="right" w:leader="dot" w:pos="9060"/>
            </w:tabs>
          </w:pPr>
          <w:hyperlink w:anchor="_Toc1754333048">
            <w:r w:rsidRPr="6B06F679">
              <w:rPr>
                <w:rStyle w:val="Hyperlink"/>
              </w:rPr>
              <w:t>20.5.2.</w:t>
            </w:r>
            <w:r w:rsidR="008E665C">
              <w:tab/>
            </w:r>
            <w:r w:rsidRPr="6B06F679">
              <w:rPr>
                <w:rStyle w:val="Hyperlink"/>
              </w:rPr>
              <w:t>Updates</w:t>
            </w:r>
            <w:r w:rsidR="008E665C">
              <w:tab/>
            </w:r>
            <w:r w:rsidR="008E665C">
              <w:fldChar w:fldCharType="begin"/>
            </w:r>
            <w:r w:rsidR="008E665C">
              <w:instrText>PAGEREF _Toc1754333048 \h</w:instrText>
            </w:r>
            <w:r w:rsidR="008E665C">
              <w:fldChar w:fldCharType="separate"/>
            </w:r>
            <w:r w:rsidRPr="6B06F679">
              <w:rPr>
                <w:rStyle w:val="Hyperlink"/>
              </w:rPr>
              <w:t>130</w:t>
            </w:r>
            <w:r w:rsidR="008E665C">
              <w:fldChar w:fldCharType="end"/>
            </w:r>
          </w:hyperlink>
        </w:p>
        <w:p w14:paraId="7E0809C3" w14:textId="61CA92AB" w:rsidR="008E665C" w:rsidRDefault="6B06F679" w:rsidP="6B06F679">
          <w:pPr>
            <w:pStyle w:val="Verzeichnis3"/>
            <w:tabs>
              <w:tab w:val="left" w:pos="1200"/>
              <w:tab w:val="right" w:leader="dot" w:pos="9060"/>
            </w:tabs>
          </w:pPr>
          <w:hyperlink w:anchor="_Toc359009225">
            <w:r w:rsidRPr="6B06F679">
              <w:rPr>
                <w:rStyle w:val="Hyperlink"/>
              </w:rPr>
              <w:t>20.5.3.</w:t>
            </w:r>
            <w:r w:rsidR="008E665C">
              <w:tab/>
            </w:r>
            <w:r w:rsidRPr="6B06F679">
              <w:rPr>
                <w:rStyle w:val="Hyperlink"/>
              </w:rPr>
              <w:t>Reboot</w:t>
            </w:r>
            <w:r w:rsidR="008E665C">
              <w:tab/>
            </w:r>
            <w:r w:rsidR="008E665C">
              <w:fldChar w:fldCharType="begin"/>
            </w:r>
            <w:r w:rsidR="008E665C">
              <w:instrText>PAGEREF _Toc359009225 \h</w:instrText>
            </w:r>
            <w:r w:rsidR="008E665C">
              <w:fldChar w:fldCharType="separate"/>
            </w:r>
            <w:r w:rsidRPr="6B06F679">
              <w:rPr>
                <w:rStyle w:val="Hyperlink"/>
              </w:rPr>
              <w:t>130</w:t>
            </w:r>
            <w:r w:rsidR="008E665C">
              <w:fldChar w:fldCharType="end"/>
            </w:r>
          </w:hyperlink>
        </w:p>
        <w:p w14:paraId="156B69AA" w14:textId="751FA127" w:rsidR="008E665C" w:rsidRDefault="6B06F679" w:rsidP="6B06F679">
          <w:pPr>
            <w:pStyle w:val="Verzeichnis3"/>
            <w:tabs>
              <w:tab w:val="left" w:pos="1200"/>
              <w:tab w:val="right" w:leader="dot" w:pos="9060"/>
            </w:tabs>
          </w:pPr>
          <w:hyperlink w:anchor="_Toc1944993289">
            <w:r w:rsidRPr="6B06F679">
              <w:rPr>
                <w:rStyle w:val="Hyperlink"/>
              </w:rPr>
              <w:t>20.5.4.</w:t>
            </w:r>
            <w:r w:rsidR="008E665C">
              <w:tab/>
            </w:r>
            <w:r w:rsidRPr="6B06F679">
              <w:rPr>
                <w:rStyle w:val="Hyperlink"/>
              </w:rPr>
              <w:t>Besonderheiten</w:t>
            </w:r>
            <w:r w:rsidR="008E665C">
              <w:tab/>
            </w:r>
            <w:r w:rsidR="008E665C">
              <w:fldChar w:fldCharType="begin"/>
            </w:r>
            <w:r w:rsidR="008E665C">
              <w:instrText>PAGEREF _Toc1944993289 \h</w:instrText>
            </w:r>
            <w:r w:rsidR="008E665C">
              <w:fldChar w:fldCharType="separate"/>
            </w:r>
            <w:r w:rsidRPr="6B06F679">
              <w:rPr>
                <w:rStyle w:val="Hyperlink"/>
              </w:rPr>
              <w:t>130</w:t>
            </w:r>
            <w:r w:rsidR="008E665C">
              <w:fldChar w:fldCharType="end"/>
            </w:r>
          </w:hyperlink>
        </w:p>
        <w:p w14:paraId="54C160EB" w14:textId="6BD2971A" w:rsidR="008E665C" w:rsidRDefault="6B06F679" w:rsidP="6B06F679">
          <w:pPr>
            <w:pStyle w:val="Verzeichnis3"/>
            <w:tabs>
              <w:tab w:val="left" w:pos="1200"/>
              <w:tab w:val="right" w:leader="dot" w:pos="9060"/>
            </w:tabs>
          </w:pPr>
          <w:hyperlink w:anchor="_Toc17157985">
            <w:r w:rsidRPr="6B06F679">
              <w:rPr>
                <w:rStyle w:val="Hyperlink"/>
              </w:rPr>
              <w:t>20.5.5.</w:t>
            </w:r>
            <w:r w:rsidR="008E665C">
              <w:tab/>
            </w:r>
            <w:r w:rsidRPr="6B06F679">
              <w:rPr>
                <w:rStyle w:val="Hyperlink"/>
              </w:rPr>
              <w:t>Hinweise zum Patchmanagement</w:t>
            </w:r>
            <w:r w:rsidR="008E665C">
              <w:tab/>
            </w:r>
            <w:r w:rsidR="008E665C">
              <w:fldChar w:fldCharType="begin"/>
            </w:r>
            <w:r w:rsidR="008E665C">
              <w:instrText>PAGEREF _Toc17157985 \h</w:instrText>
            </w:r>
            <w:r w:rsidR="008E665C">
              <w:fldChar w:fldCharType="separate"/>
            </w:r>
            <w:r w:rsidRPr="6B06F679">
              <w:rPr>
                <w:rStyle w:val="Hyperlink"/>
              </w:rPr>
              <w:t>130</w:t>
            </w:r>
            <w:r w:rsidR="008E665C">
              <w:fldChar w:fldCharType="end"/>
            </w:r>
          </w:hyperlink>
        </w:p>
        <w:p w14:paraId="19B00020" w14:textId="31F54B72" w:rsidR="008E665C" w:rsidRDefault="6B06F679" w:rsidP="6B06F679">
          <w:pPr>
            <w:pStyle w:val="Verzeichnis3"/>
            <w:tabs>
              <w:tab w:val="left" w:pos="1200"/>
              <w:tab w:val="right" w:leader="dot" w:pos="9060"/>
            </w:tabs>
          </w:pPr>
          <w:hyperlink w:anchor="_Toc1998784291">
            <w:r w:rsidRPr="6B06F679">
              <w:rPr>
                <w:rStyle w:val="Hyperlink"/>
              </w:rPr>
              <w:t>20.5.6.</w:t>
            </w:r>
            <w:r w:rsidR="008E665C">
              <w:tab/>
            </w:r>
            <w:r w:rsidRPr="6B06F679">
              <w:rPr>
                <w:rStyle w:val="Hyperlink"/>
              </w:rPr>
              <w:t>Backup und Restore</w:t>
            </w:r>
            <w:r w:rsidR="008E665C">
              <w:tab/>
            </w:r>
            <w:r w:rsidR="008E665C">
              <w:fldChar w:fldCharType="begin"/>
            </w:r>
            <w:r w:rsidR="008E665C">
              <w:instrText>PAGEREF _Toc1998784291 \h</w:instrText>
            </w:r>
            <w:r w:rsidR="008E665C">
              <w:fldChar w:fldCharType="separate"/>
            </w:r>
            <w:r w:rsidRPr="6B06F679">
              <w:rPr>
                <w:rStyle w:val="Hyperlink"/>
              </w:rPr>
              <w:t>130</w:t>
            </w:r>
            <w:r w:rsidR="008E665C">
              <w:fldChar w:fldCharType="end"/>
            </w:r>
          </w:hyperlink>
        </w:p>
        <w:p w14:paraId="10017C8E" w14:textId="2476266F" w:rsidR="008E665C" w:rsidRDefault="6B06F679" w:rsidP="6B06F679">
          <w:pPr>
            <w:pStyle w:val="Verzeichnis3"/>
            <w:tabs>
              <w:tab w:val="left" w:pos="1200"/>
              <w:tab w:val="right" w:leader="dot" w:pos="9060"/>
            </w:tabs>
          </w:pPr>
          <w:hyperlink w:anchor="_Toc1161385256">
            <w:r w:rsidRPr="6B06F679">
              <w:rPr>
                <w:rStyle w:val="Hyperlink"/>
              </w:rPr>
              <w:t>20.5.7.</w:t>
            </w:r>
            <w:r w:rsidR="008E665C">
              <w:tab/>
            </w:r>
            <w:r w:rsidRPr="6B06F679">
              <w:rPr>
                <w:rStyle w:val="Hyperlink"/>
              </w:rPr>
              <w:t>Monitoring</w:t>
            </w:r>
            <w:r w:rsidR="008E665C">
              <w:tab/>
            </w:r>
            <w:r w:rsidR="008E665C">
              <w:fldChar w:fldCharType="begin"/>
            </w:r>
            <w:r w:rsidR="008E665C">
              <w:instrText>PAGEREF _Toc1161385256 \h</w:instrText>
            </w:r>
            <w:r w:rsidR="008E665C">
              <w:fldChar w:fldCharType="separate"/>
            </w:r>
            <w:r w:rsidRPr="6B06F679">
              <w:rPr>
                <w:rStyle w:val="Hyperlink"/>
              </w:rPr>
              <w:t>130</w:t>
            </w:r>
            <w:r w:rsidR="008E665C">
              <w:fldChar w:fldCharType="end"/>
            </w:r>
          </w:hyperlink>
        </w:p>
        <w:p w14:paraId="24141E84" w14:textId="4616B903" w:rsidR="008E665C" w:rsidRDefault="6B06F679" w:rsidP="6B06F679">
          <w:pPr>
            <w:pStyle w:val="Verzeichnis2"/>
            <w:tabs>
              <w:tab w:val="right" w:leader="dot" w:pos="9060"/>
            </w:tabs>
          </w:pPr>
          <w:hyperlink w:anchor="_Toc1200051246">
            <w:r w:rsidRPr="6B06F679">
              <w:rPr>
                <w:rStyle w:val="Hyperlink"/>
              </w:rPr>
              <w:t>Die Überwachung der MS SQL Services beinhaltet folgende Abfragen:</w:t>
            </w:r>
            <w:r w:rsidR="008E665C">
              <w:tab/>
            </w:r>
            <w:r w:rsidR="008E665C">
              <w:fldChar w:fldCharType="begin"/>
            </w:r>
            <w:r w:rsidR="008E665C">
              <w:instrText>PAGEREF _Toc1200051246 \h</w:instrText>
            </w:r>
            <w:r w:rsidR="008E665C">
              <w:fldChar w:fldCharType="separate"/>
            </w:r>
            <w:r w:rsidRPr="6B06F679">
              <w:rPr>
                <w:rStyle w:val="Hyperlink"/>
              </w:rPr>
              <w:t>130</w:t>
            </w:r>
            <w:r w:rsidR="008E665C">
              <w:fldChar w:fldCharType="end"/>
            </w:r>
          </w:hyperlink>
        </w:p>
        <w:p w14:paraId="32E37A02" w14:textId="5133AB57" w:rsidR="008E665C" w:rsidRDefault="6B06F679" w:rsidP="6B06F679">
          <w:pPr>
            <w:pStyle w:val="Verzeichnis3"/>
            <w:tabs>
              <w:tab w:val="left" w:pos="1200"/>
              <w:tab w:val="right" w:leader="dot" w:pos="9060"/>
            </w:tabs>
          </w:pPr>
          <w:hyperlink w:anchor="_Toc472316622">
            <w:r w:rsidRPr="6B06F679">
              <w:rPr>
                <w:rStyle w:val="Hyperlink"/>
              </w:rPr>
              <w:t>20.5.8.</w:t>
            </w:r>
            <w:r w:rsidR="008E665C">
              <w:tab/>
            </w:r>
            <w:r w:rsidRPr="6B06F679">
              <w:rPr>
                <w:rStyle w:val="Hyperlink"/>
              </w:rPr>
              <w:t>Verbrauchdatenerfassung</w:t>
            </w:r>
            <w:r w:rsidR="008E665C">
              <w:tab/>
            </w:r>
            <w:r w:rsidR="008E665C">
              <w:fldChar w:fldCharType="begin"/>
            </w:r>
            <w:r w:rsidR="008E665C">
              <w:instrText>PAGEREF _Toc472316622 \h</w:instrText>
            </w:r>
            <w:r w:rsidR="008E665C">
              <w:fldChar w:fldCharType="separate"/>
            </w:r>
            <w:r w:rsidRPr="6B06F679">
              <w:rPr>
                <w:rStyle w:val="Hyperlink"/>
              </w:rPr>
              <w:t>131</w:t>
            </w:r>
            <w:r w:rsidR="008E665C">
              <w:fldChar w:fldCharType="end"/>
            </w:r>
          </w:hyperlink>
        </w:p>
        <w:p w14:paraId="5BCC6036" w14:textId="3D4E2328" w:rsidR="008E665C" w:rsidRDefault="6B06F679" w:rsidP="6B06F679">
          <w:pPr>
            <w:pStyle w:val="Verzeichnis1"/>
            <w:tabs>
              <w:tab w:val="left" w:pos="390"/>
              <w:tab w:val="right" w:leader="dot" w:pos="9060"/>
            </w:tabs>
          </w:pPr>
          <w:hyperlink w:anchor="_Toc694318069">
            <w:r w:rsidRPr="6B06F679">
              <w:rPr>
                <w:rStyle w:val="Hyperlink"/>
              </w:rPr>
              <w:t>21.</w:t>
            </w:r>
            <w:r w:rsidR="008E665C">
              <w:tab/>
            </w:r>
            <w:r w:rsidRPr="6B06F679">
              <w:rPr>
                <w:rStyle w:val="Hyperlink"/>
              </w:rPr>
              <w:t>ADFS Service</w:t>
            </w:r>
            <w:r w:rsidR="008E665C">
              <w:tab/>
            </w:r>
            <w:r w:rsidR="008E665C">
              <w:fldChar w:fldCharType="begin"/>
            </w:r>
            <w:r w:rsidR="008E665C">
              <w:instrText>PAGEREF _Toc694318069 \h</w:instrText>
            </w:r>
            <w:r w:rsidR="008E665C">
              <w:fldChar w:fldCharType="separate"/>
            </w:r>
            <w:r w:rsidRPr="6B06F679">
              <w:rPr>
                <w:rStyle w:val="Hyperlink"/>
              </w:rPr>
              <w:t>131</w:t>
            </w:r>
            <w:r w:rsidR="008E665C">
              <w:fldChar w:fldCharType="end"/>
            </w:r>
          </w:hyperlink>
        </w:p>
        <w:p w14:paraId="4A93EE61" w14:textId="48683730" w:rsidR="008E665C" w:rsidRDefault="6B06F679" w:rsidP="6B06F679">
          <w:pPr>
            <w:pStyle w:val="Verzeichnis2"/>
            <w:tabs>
              <w:tab w:val="left" w:pos="795"/>
              <w:tab w:val="right" w:leader="dot" w:pos="9060"/>
            </w:tabs>
          </w:pPr>
          <w:hyperlink w:anchor="_Toc1320890069">
            <w:r w:rsidRPr="6B06F679">
              <w:rPr>
                <w:rStyle w:val="Hyperlink"/>
              </w:rPr>
              <w:t>21.1.</w:t>
            </w:r>
            <w:r w:rsidR="008E665C">
              <w:tab/>
            </w:r>
            <w:r w:rsidRPr="6B06F679">
              <w:rPr>
                <w:rStyle w:val="Hyperlink"/>
              </w:rPr>
              <w:t>Infrastruktur</w:t>
            </w:r>
            <w:r w:rsidR="008E665C">
              <w:tab/>
            </w:r>
            <w:r w:rsidR="008E665C">
              <w:fldChar w:fldCharType="begin"/>
            </w:r>
            <w:r w:rsidR="008E665C">
              <w:instrText>PAGEREF _Toc1320890069 \h</w:instrText>
            </w:r>
            <w:r w:rsidR="008E665C">
              <w:fldChar w:fldCharType="separate"/>
            </w:r>
            <w:r w:rsidRPr="6B06F679">
              <w:rPr>
                <w:rStyle w:val="Hyperlink"/>
              </w:rPr>
              <w:t>132</w:t>
            </w:r>
            <w:r w:rsidR="008E665C">
              <w:fldChar w:fldCharType="end"/>
            </w:r>
          </w:hyperlink>
        </w:p>
        <w:p w14:paraId="282CD542" w14:textId="32F5CD08" w:rsidR="008E665C" w:rsidRDefault="6B06F679" w:rsidP="6B06F679">
          <w:pPr>
            <w:pStyle w:val="Verzeichnis2"/>
            <w:tabs>
              <w:tab w:val="left" w:pos="795"/>
              <w:tab w:val="right" w:leader="dot" w:pos="9060"/>
            </w:tabs>
          </w:pPr>
          <w:hyperlink w:anchor="_Toc155175992">
            <w:r w:rsidRPr="6B06F679">
              <w:rPr>
                <w:rStyle w:val="Hyperlink"/>
              </w:rPr>
              <w:t>21.2.</w:t>
            </w:r>
            <w:r w:rsidR="008E665C">
              <w:tab/>
            </w:r>
            <w:r w:rsidRPr="6B06F679">
              <w:rPr>
                <w:rStyle w:val="Hyperlink"/>
              </w:rPr>
              <w:t>Relying Party Trust</w:t>
            </w:r>
            <w:r w:rsidR="008E665C">
              <w:tab/>
            </w:r>
            <w:r w:rsidR="008E665C">
              <w:fldChar w:fldCharType="begin"/>
            </w:r>
            <w:r w:rsidR="008E665C">
              <w:instrText>PAGEREF _Toc155175992 \h</w:instrText>
            </w:r>
            <w:r w:rsidR="008E665C">
              <w:fldChar w:fldCharType="separate"/>
            </w:r>
            <w:r w:rsidRPr="6B06F679">
              <w:rPr>
                <w:rStyle w:val="Hyperlink"/>
              </w:rPr>
              <w:t>132</w:t>
            </w:r>
            <w:r w:rsidR="008E665C">
              <w:fldChar w:fldCharType="end"/>
            </w:r>
          </w:hyperlink>
        </w:p>
        <w:p w14:paraId="5AFE0C88" w14:textId="6680975C" w:rsidR="008E665C" w:rsidRDefault="6B06F679" w:rsidP="6B06F679">
          <w:pPr>
            <w:pStyle w:val="Verzeichnis2"/>
            <w:tabs>
              <w:tab w:val="left" w:pos="795"/>
              <w:tab w:val="right" w:leader="dot" w:pos="9060"/>
            </w:tabs>
          </w:pPr>
          <w:hyperlink w:anchor="_Toc663489388">
            <w:r w:rsidRPr="6B06F679">
              <w:rPr>
                <w:rStyle w:val="Hyperlink"/>
              </w:rPr>
              <w:t>21.3.</w:t>
            </w:r>
            <w:r w:rsidR="008E665C">
              <w:tab/>
            </w:r>
            <w:r w:rsidRPr="6B06F679">
              <w:rPr>
                <w:rStyle w:val="Hyperlink"/>
              </w:rPr>
              <w:t>ADFS (WAP) Proxy</w:t>
            </w:r>
            <w:r w:rsidR="008E665C">
              <w:tab/>
            </w:r>
            <w:r w:rsidR="008E665C">
              <w:fldChar w:fldCharType="begin"/>
            </w:r>
            <w:r w:rsidR="008E665C">
              <w:instrText>PAGEREF _Toc663489388 \h</w:instrText>
            </w:r>
            <w:r w:rsidR="008E665C">
              <w:fldChar w:fldCharType="separate"/>
            </w:r>
            <w:r w:rsidRPr="6B06F679">
              <w:rPr>
                <w:rStyle w:val="Hyperlink"/>
              </w:rPr>
              <w:t>133</w:t>
            </w:r>
            <w:r w:rsidR="008E665C">
              <w:fldChar w:fldCharType="end"/>
            </w:r>
          </w:hyperlink>
        </w:p>
        <w:p w14:paraId="5F33A927" w14:textId="42AAB11E" w:rsidR="008E665C" w:rsidRDefault="6B06F679" w:rsidP="6B06F679">
          <w:pPr>
            <w:pStyle w:val="Verzeichnis2"/>
            <w:tabs>
              <w:tab w:val="left" w:pos="795"/>
              <w:tab w:val="right" w:leader="dot" w:pos="9060"/>
            </w:tabs>
          </w:pPr>
          <w:hyperlink w:anchor="_Toc414042340">
            <w:r w:rsidRPr="6B06F679">
              <w:rPr>
                <w:rStyle w:val="Hyperlink"/>
              </w:rPr>
              <w:t>21.4.</w:t>
            </w:r>
            <w:r w:rsidR="008E665C">
              <w:tab/>
            </w:r>
            <w:r w:rsidRPr="6B06F679">
              <w:rPr>
                <w:rStyle w:val="Hyperlink"/>
              </w:rPr>
              <w:t>Zertifikate</w:t>
            </w:r>
            <w:r w:rsidR="008E665C">
              <w:tab/>
            </w:r>
            <w:r w:rsidR="008E665C">
              <w:fldChar w:fldCharType="begin"/>
            </w:r>
            <w:r w:rsidR="008E665C">
              <w:instrText>PAGEREF _Toc414042340 \h</w:instrText>
            </w:r>
            <w:r w:rsidR="008E665C">
              <w:fldChar w:fldCharType="separate"/>
            </w:r>
            <w:r w:rsidRPr="6B06F679">
              <w:rPr>
                <w:rStyle w:val="Hyperlink"/>
              </w:rPr>
              <w:t>134</w:t>
            </w:r>
            <w:r w:rsidR="008E665C">
              <w:fldChar w:fldCharType="end"/>
            </w:r>
          </w:hyperlink>
        </w:p>
        <w:p w14:paraId="5BED1EA6" w14:textId="6A3B92A0" w:rsidR="008E665C" w:rsidRDefault="6B06F679" w:rsidP="6B06F679">
          <w:pPr>
            <w:pStyle w:val="Verzeichnis2"/>
            <w:tabs>
              <w:tab w:val="left" w:pos="795"/>
              <w:tab w:val="right" w:leader="dot" w:pos="9060"/>
            </w:tabs>
          </w:pPr>
          <w:hyperlink w:anchor="_Toc1028202817">
            <w:r w:rsidRPr="6B06F679">
              <w:rPr>
                <w:rStyle w:val="Hyperlink"/>
              </w:rPr>
              <w:t>21.5.</w:t>
            </w:r>
            <w:r w:rsidR="008E665C">
              <w:tab/>
            </w:r>
            <w:r w:rsidRPr="6B06F679">
              <w:rPr>
                <w:rStyle w:val="Hyperlink"/>
              </w:rPr>
              <w:t>Betrieb</w:t>
            </w:r>
            <w:r w:rsidR="008E665C">
              <w:tab/>
            </w:r>
            <w:r w:rsidR="008E665C">
              <w:fldChar w:fldCharType="begin"/>
            </w:r>
            <w:r w:rsidR="008E665C">
              <w:instrText>PAGEREF _Toc1028202817 \h</w:instrText>
            </w:r>
            <w:r w:rsidR="008E665C">
              <w:fldChar w:fldCharType="separate"/>
            </w:r>
            <w:r w:rsidRPr="6B06F679">
              <w:rPr>
                <w:rStyle w:val="Hyperlink"/>
              </w:rPr>
              <w:t>135</w:t>
            </w:r>
            <w:r w:rsidR="008E665C">
              <w:fldChar w:fldCharType="end"/>
            </w:r>
          </w:hyperlink>
        </w:p>
        <w:p w14:paraId="32BDAC35" w14:textId="46204B1D" w:rsidR="008E665C" w:rsidRDefault="6B06F679" w:rsidP="6B06F679">
          <w:pPr>
            <w:pStyle w:val="Verzeichnis3"/>
            <w:tabs>
              <w:tab w:val="left" w:pos="1200"/>
              <w:tab w:val="right" w:leader="dot" w:pos="9060"/>
            </w:tabs>
          </w:pPr>
          <w:hyperlink w:anchor="_Toc340184303">
            <w:r w:rsidRPr="6B06F679">
              <w:rPr>
                <w:rStyle w:val="Hyperlink"/>
              </w:rPr>
              <w:t>21.5.1.</w:t>
            </w:r>
            <w:r w:rsidR="008E665C">
              <w:tab/>
            </w:r>
            <w:r w:rsidRPr="6B06F679">
              <w:rPr>
                <w:rStyle w:val="Hyperlink"/>
              </w:rPr>
              <w:t>Betriebshinweise</w:t>
            </w:r>
            <w:r w:rsidR="008E665C">
              <w:tab/>
            </w:r>
            <w:r w:rsidR="008E665C">
              <w:fldChar w:fldCharType="begin"/>
            </w:r>
            <w:r w:rsidR="008E665C">
              <w:instrText>PAGEREF _Toc340184303 \h</w:instrText>
            </w:r>
            <w:r w:rsidR="008E665C">
              <w:fldChar w:fldCharType="separate"/>
            </w:r>
            <w:r w:rsidRPr="6B06F679">
              <w:rPr>
                <w:rStyle w:val="Hyperlink"/>
              </w:rPr>
              <w:t>135</w:t>
            </w:r>
            <w:r w:rsidR="008E665C">
              <w:fldChar w:fldCharType="end"/>
            </w:r>
          </w:hyperlink>
        </w:p>
        <w:p w14:paraId="3184484B" w14:textId="270F189E" w:rsidR="008E665C" w:rsidRDefault="6B06F679" w:rsidP="6B06F679">
          <w:pPr>
            <w:pStyle w:val="Verzeichnis3"/>
            <w:tabs>
              <w:tab w:val="left" w:pos="1200"/>
              <w:tab w:val="right" w:leader="dot" w:pos="9060"/>
            </w:tabs>
          </w:pPr>
          <w:hyperlink w:anchor="_Toc1426142875">
            <w:r w:rsidRPr="6B06F679">
              <w:rPr>
                <w:rStyle w:val="Hyperlink"/>
              </w:rPr>
              <w:t>21.5.2.</w:t>
            </w:r>
            <w:r w:rsidR="008E665C">
              <w:tab/>
            </w:r>
            <w:r w:rsidRPr="6B06F679">
              <w:rPr>
                <w:rStyle w:val="Hyperlink"/>
              </w:rPr>
              <w:t>Updates</w:t>
            </w:r>
            <w:r w:rsidR="008E665C">
              <w:tab/>
            </w:r>
            <w:r w:rsidR="008E665C">
              <w:fldChar w:fldCharType="begin"/>
            </w:r>
            <w:r w:rsidR="008E665C">
              <w:instrText>PAGEREF _Toc1426142875 \h</w:instrText>
            </w:r>
            <w:r w:rsidR="008E665C">
              <w:fldChar w:fldCharType="separate"/>
            </w:r>
            <w:r w:rsidRPr="6B06F679">
              <w:rPr>
                <w:rStyle w:val="Hyperlink"/>
              </w:rPr>
              <w:t>135</w:t>
            </w:r>
            <w:r w:rsidR="008E665C">
              <w:fldChar w:fldCharType="end"/>
            </w:r>
          </w:hyperlink>
        </w:p>
        <w:p w14:paraId="3AD63352" w14:textId="6AA31B5A" w:rsidR="008E665C" w:rsidRDefault="6B06F679" w:rsidP="6B06F679">
          <w:pPr>
            <w:pStyle w:val="Verzeichnis3"/>
            <w:tabs>
              <w:tab w:val="left" w:pos="1200"/>
              <w:tab w:val="right" w:leader="dot" w:pos="9060"/>
            </w:tabs>
          </w:pPr>
          <w:hyperlink w:anchor="_Toc2078174069">
            <w:r w:rsidRPr="6B06F679">
              <w:rPr>
                <w:rStyle w:val="Hyperlink"/>
              </w:rPr>
              <w:t>21.5.3.</w:t>
            </w:r>
            <w:r w:rsidR="008E665C">
              <w:tab/>
            </w:r>
            <w:r w:rsidRPr="6B06F679">
              <w:rPr>
                <w:rStyle w:val="Hyperlink"/>
              </w:rPr>
              <w:t>Reboot</w:t>
            </w:r>
            <w:r w:rsidR="008E665C">
              <w:tab/>
            </w:r>
            <w:r w:rsidR="008E665C">
              <w:fldChar w:fldCharType="begin"/>
            </w:r>
            <w:r w:rsidR="008E665C">
              <w:instrText>PAGEREF _Toc2078174069 \h</w:instrText>
            </w:r>
            <w:r w:rsidR="008E665C">
              <w:fldChar w:fldCharType="separate"/>
            </w:r>
            <w:r w:rsidRPr="6B06F679">
              <w:rPr>
                <w:rStyle w:val="Hyperlink"/>
              </w:rPr>
              <w:t>135</w:t>
            </w:r>
            <w:r w:rsidR="008E665C">
              <w:fldChar w:fldCharType="end"/>
            </w:r>
          </w:hyperlink>
        </w:p>
        <w:p w14:paraId="467BB4F8" w14:textId="72C0A4DA" w:rsidR="008E665C" w:rsidRDefault="6B06F679" w:rsidP="6B06F679">
          <w:pPr>
            <w:pStyle w:val="Verzeichnis3"/>
            <w:tabs>
              <w:tab w:val="left" w:pos="1200"/>
              <w:tab w:val="right" w:leader="dot" w:pos="9060"/>
            </w:tabs>
          </w:pPr>
          <w:hyperlink w:anchor="_Toc1369472952">
            <w:r w:rsidRPr="6B06F679">
              <w:rPr>
                <w:rStyle w:val="Hyperlink"/>
              </w:rPr>
              <w:t>21.5.4.</w:t>
            </w:r>
            <w:r w:rsidR="008E665C">
              <w:tab/>
            </w:r>
            <w:r w:rsidRPr="6B06F679">
              <w:rPr>
                <w:rStyle w:val="Hyperlink"/>
              </w:rPr>
              <w:t>Besonderheiten</w:t>
            </w:r>
            <w:r w:rsidR="008E665C">
              <w:tab/>
            </w:r>
            <w:r w:rsidR="008E665C">
              <w:fldChar w:fldCharType="begin"/>
            </w:r>
            <w:r w:rsidR="008E665C">
              <w:instrText>PAGEREF _Toc1369472952 \h</w:instrText>
            </w:r>
            <w:r w:rsidR="008E665C">
              <w:fldChar w:fldCharType="separate"/>
            </w:r>
            <w:r w:rsidRPr="6B06F679">
              <w:rPr>
                <w:rStyle w:val="Hyperlink"/>
              </w:rPr>
              <w:t>135</w:t>
            </w:r>
            <w:r w:rsidR="008E665C">
              <w:fldChar w:fldCharType="end"/>
            </w:r>
          </w:hyperlink>
        </w:p>
        <w:p w14:paraId="12DA6251" w14:textId="4425C2B0" w:rsidR="008E665C" w:rsidRDefault="6B06F679" w:rsidP="6B06F679">
          <w:pPr>
            <w:pStyle w:val="Verzeichnis3"/>
            <w:tabs>
              <w:tab w:val="left" w:pos="1200"/>
              <w:tab w:val="right" w:leader="dot" w:pos="9060"/>
            </w:tabs>
          </w:pPr>
          <w:hyperlink w:anchor="_Toc72702722">
            <w:r w:rsidRPr="6B06F679">
              <w:rPr>
                <w:rStyle w:val="Hyperlink"/>
              </w:rPr>
              <w:t>21.5.5.</w:t>
            </w:r>
            <w:r w:rsidR="008E665C">
              <w:tab/>
            </w:r>
            <w:r w:rsidRPr="6B06F679">
              <w:rPr>
                <w:rStyle w:val="Hyperlink"/>
              </w:rPr>
              <w:t>Hinweise zum Patchmanagement</w:t>
            </w:r>
            <w:r w:rsidR="008E665C">
              <w:tab/>
            </w:r>
            <w:r w:rsidR="008E665C">
              <w:fldChar w:fldCharType="begin"/>
            </w:r>
            <w:r w:rsidR="008E665C">
              <w:instrText>PAGEREF _Toc72702722 \h</w:instrText>
            </w:r>
            <w:r w:rsidR="008E665C">
              <w:fldChar w:fldCharType="separate"/>
            </w:r>
            <w:r w:rsidRPr="6B06F679">
              <w:rPr>
                <w:rStyle w:val="Hyperlink"/>
              </w:rPr>
              <w:t>135</w:t>
            </w:r>
            <w:r w:rsidR="008E665C">
              <w:fldChar w:fldCharType="end"/>
            </w:r>
          </w:hyperlink>
        </w:p>
        <w:p w14:paraId="5EFA7732" w14:textId="38694D94" w:rsidR="008E665C" w:rsidRDefault="6B06F679" w:rsidP="6B06F679">
          <w:pPr>
            <w:pStyle w:val="Verzeichnis3"/>
            <w:tabs>
              <w:tab w:val="left" w:pos="1200"/>
              <w:tab w:val="right" w:leader="dot" w:pos="9060"/>
            </w:tabs>
          </w:pPr>
          <w:hyperlink w:anchor="_Toc411410031">
            <w:r w:rsidRPr="6B06F679">
              <w:rPr>
                <w:rStyle w:val="Hyperlink"/>
              </w:rPr>
              <w:t>21.5.6.</w:t>
            </w:r>
            <w:r w:rsidR="008E665C">
              <w:tab/>
            </w:r>
            <w:r w:rsidRPr="6B06F679">
              <w:rPr>
                <w:rStyle w:val="Hyperlink"/>
              </w:rPr>
              <w:t>Backup und Restore</w:t>
            </w:r>
            <w:r w:rsidR="008E665C">
              <w:tab/>
            </w:r>
            <w:r w:rsidR="008E665C">
              <w:fldChar w:fldCharType="begin"/>
            </w:r>
            <w:r w:rsidR="008E665C">
              <w:instrText>PAGEREF _Toc411410031 \h</w:instrText>
            </w:r>
            <w:r w:rsidR="008E665C">
              <w:fldChar w:fldCharType="separate"/>
            </w:r>
            <w:r w:rsidRPr="6B06F679">
              <w:rPr>
                <w:rStyle w:val="Hyperlink"/>
              </w:rPr>
              <w:t>135</w:t>
            </w:r>
            <w:r w:rsidR="008E665C">
              <w:fldChar w:fldCharType="end"/>
            </w:r>
          </w:hyperlink>
        </w:p>
        <w:p w14:paraId="49BB94BA" w14:textId="32453038" w:rsidR="008E665C" w:rsidRDefault="6B06F679" w:rsidP="6B06F679">
          <w:pPr>
            <w:pStyle w:val="Verzeichnis3"/>
            <w:tabs>
              <w:tab w:val="left" w:pos="1200"/>
              <w:tab w:val="right" w:leader="dot" w:pos="9060"/>
            </w:tabs>
          </w:pPr>
          <w:hyperlink w:anchor="_Toc177447795">
            <w:r w:rsidRPr="6B06F679">
              <w:rPr>
                <w:rStyle w:val="Hyperlink"/>
              </w:rPr>
              <w:t>21.5.7.</w:t>
            </w:r>
            <w:r w:rsidR="008E665C">
              <w:tab/>
            </w:r>
            <w:r w:rsidRPr="6B06F679">
              <w:rPr>
                <w:rStyle w:val="Hyperlink"/>
              </w:rPr>
              <w:t>Monitoring</w:t>
            </w:r>
            <w:r w:rsidR="008E665C">
              <w:tab/>
            </w:r>
            <w:r w:rsidR="008E665C">
              <w:fldChar w:fldCharType="begin"/>
            </w:r>
            <w:r w:rsidR="008E665C">
              <w:instrText>PAGEREF _Toc177447795 \h</w:instrText>
            </w:r>
            <w:r w:rsidR="008E665C">
              <w:fldChar w:fldCharType="separate"/>
            </w:r>
            <w:r w:rsidRPr="6B06F679">
              <w:rPr>
                <w:rStyle w:val="Hyperlink"/>
              </w:rPr>
              <w:t>135</w:t>
            </w:r>
            <w:r w:rsidR="008E665C">
              <w:fldChar w:fldCharType="end"/>
            </w:r>
          </w:hyperlink>
        </w:p>
        <w:p w14:paraId="3C457C10" w14:textId="3608499C" w:rsidR="008E665C" w:rsidRDefault="6B06F679" w:rsidP="6B06F679">
          <w:pPr>
            <w:pStyle w:val="Verzeichnis3"/>
            <w:tabs>
              <w:tab w:val="left" w:pos="1200"/>
              <w:tab w:val="right" w:leader="dot" w:pos="9060"/>
            </w:tabs>
          </w:pPr>
          <w:hyperlink w:anchor="_Toc1090860351">
            <w:r w:rsidRPr="6B06F679">
              <w:rPr>
                <w:rStyle w:val="Hyperlink"/>
              </w:rPr>
              <w:t>21.5.8.</w:t>
            </w:r>
            <w:r w:rsidR="008E665C">
              <w:tab/>
            </w:r>
            <w:r w:rsidRPr="6B06F679">
              <w:rPr>
                <w:rStyle w:val="Hyperlink"/>
              </w:rPr>
              <w:t>Verbrauchdatenerfassung</w:t>
            </w:r>
            <w:r w:rsidR="008E665C">
              <w:tab/>
            </w:r>
            <w:r w:rsidR="008E665C">
              <w:fldChar w:fldCharType="begin"/>
            </w:r>
            <w:r w:rsidR="008E665C">
              <w:instrText>PAGEREF _Toc1090860351 \h</w:instrText>
            </w:r>
            <w:r w:rsidR="008E665C">
              <w:fldChar w:fldCharType="separate"/>
            </w:r>
            <w:r w:rsidRPr="6B06F679">
              <w:rPr>
                <w:rStyle w:val="Hyperlink"/>
              </w:rPr>
              <w:t>135</w:t>
            </w:r>
            <w:r w:rsidR="008E665C">
              <w:fldChar w:fldCharType="end"/>
            </w:r>
          </w:hyperlink>
        </w:p>
        <w:p w14:paraId="50B53925" w14:textId="14EA4BC1" w:rsidR="008E665C" w:rsidRDefault="6B06F679" w:rsidP="6B06F679">
          <w:pPr>
            <w:pStyle w:val="Verzeichnis1"/>
            <w:tabs>
              <w:tab w:val="left" w:pos="390"/>
              <w:tab w:val="right" w:leader="dot" w:pos="9060"/>
            </w:tabs>
          </w:pPr>
          <w:hyperlink w:anchor="_Toc1306263533">
            <w:r w:rsidRPr="6B06F679">
              <w:rPr>
                <w:rStyle w:val="Hyperlink"/>
              </w:rPr>
              <w:t>22.</w:t>
            </w:r>
            <w:r w:rsidR="008E665C">
              <w:tab/>
            </w:r>
            <w:r w:rsidRPr="6B06F679">
              <w:rPr>
                <w:rStyle w:val="Hyperlink"/>
              </w:rPr>
              <w:t>IaaS HYPER-V</w:t>
            </w:r>
            <w:r w:rsidR="008E665C">
              <w:tab/>
            </w:r>
            <w:r w:rsidR="008E665C">
              <w:fldChar w:fldCharType="begin"/>
            </w:r>
            <w:r w:rsidR="008E665C">
              <w:instrText>PAGEREF _Toc1306263533 \h</w:instrText>
            </w:r>
            <w:r w:rsidR="008E665C">
              <w:fldChar w:fldCharType="separate"/>
            </w:r>
            <w:r w:rsidRPr="6B06F679">
              <w:rPr>
                <w:rStyle w:val="Hyperlink"/>
              </w:rPr>
              <w:t>136</w:t>
            </w:r>
            <w:r w:rsidR="008E665C">
              <w:fldChar w:fldCharType="end"/>
            </w:r>
          </w:hyperlink>
        </w:p>
        <w:p w14:paraId="535E1748" w14:textId="06885239" w:rsidR="008E665C" w:rsidRDefault="6B06F679" w:rsidP="6B06F679">
          <w:pPr>
            <w:pStyle w:val="Verzeichnis2"/>
            <w:tabs>
              <w:tab w:val="left" w:pos="795"/>
              <w:tab w:val="right" w:leader="dot" w:pos="9060"/>
            </w:tabs>
          </w:pPr>
          <w:hyperlink w:anchor="_Toc245899545">
            <w:r w:rsidRPr="6B06F679">
              <w:rPr>
                <w:rStyle w:val="Hyperlink"/>
              </w:rPr>
              <w:t>22.1.</w:t>
            </w:r>
            <w:r w:rsidR="008E665C">
              <w:tab/>
            </w:r>
            <w:r w:rsidRPr="6B06F679">
              <w:rPr>
                <w:rStyle w:val="Hyperlink"/>
              </w:rPr>
              <w:t>Intracon Actimonda</w:t>
            </w:r>
            <w:r w:rsidR="008E665C">
              <w:tab/>
            </w:r>
            <w:r w:rsidR="008E665C">
              <w:fldChar w:fldCharType="begin"/>
            </w:r>
            <w:r w:rsidR="008E665C">
              <w:instrText>PAGEREF _Toc245899545 \h</w:instrText>
            </w:r>
            <w:r w:rsidR="008E665C">
              <w:fldChar w:fldCharType="separate"/>
            </w:r>
            <w:r w:rsidRPr="6B06F679">
              <w:rPr>
                <w:rStyle w:val="Hyperlink"/>
              </w:rPr>
              <w:t>137</w:t>
            </w:r>
            <w:r w:rsidR="008E665C">
              <w:fldChar w:fldCharType="end"/>
            </w:r>
          </w:hyperlink>
        </w:p>
        <w:p w14:paraId="5BB01300" w14:textId="5656E6D8" w:rsidR="008E665C" w:rsidRDefault="6B06F679" w:rsidP="6B06F679">
          <w:pPr>
            <w:pStyle w:val="Verzeichnis2"/>
            <w:tabs>
              <w:tab w:val="left" w:pos="795"/>
              <w:tab w:val="right" w:leader="dot" w:pos="9060"/>
            </w:tabs>
          </w:pPr>
          <w:hyperlink w:anchor="_Toc1969585504">
            <w:r w:rsidRPr="6B06F679">
              <w:rPr>
                <w:rStyle w:val="Hyperlink"/>
              </w:rPr>
              <w:t>22.2.</w:t>
            </w:r>
            <w:r w:rsidR="008E665C">
              <w:tab/>
            </w:r>
            <w:r w:rsidRPr="6B06F679">
              <w:rPr>
                <w:rStyle w:val="Hyperlink"/>
              </w:rPr>
              <w:t>PWS Actimonda</w:t>
            </w:r>
            <w:r w:rsidR="008E665C">
              <w:tab/>
            </w:r>
            <w:r w:rsidR="008E665C">
              <w:fldChar w:fldCharType="begin"/>
            </w:r>
            <w:r w:rsidR="008E665C">
              <w:instrText>PAGEREF _Toc1969585504 \h</w:instrText>
            </w:r>
            <w:r w:rsidR="008E665C">
              <w:fldChar w:fldCharType="separate"/>
            </w:r>
            <w:r w:rsidRPr="6B06F679">
              <w:rPr>
                <w:rStyle w:val="Hyperlink"/>
              </w:rPr>
              <w:t>137</w:t>
            </w:r>
            <w:r w:rsidR="008E665C">
              <w:fldChar w:fldCharType="end"/>
            </w:r>
          </w:hyperlink>
        </w:p>
        <w:p w14:paraId="0CD5CBC8" w14:textId="392F5072" w:rsidR="008E665C" w:rsidRDefault="6B06F679" w:rsidP="6B06F679">
          <w:pPr>
            <w:pStyle w:val="Verzeichnis2"/>
            <w:tabs>
              <w:tab w:val="left" w:pos="795"/>
              <w:tab w:val="right" w:leader="dot" w:pos="9060"/>
            </w:tabs>
          </w:pPr>
          <w:hyperlink w:anchor="_Toc1870991650">
            <w:r w:rsidRPr="6B06F679">
              <w:rPr>
                <w:rStyle w:val="Hyperlink"/>
              </w:rPr>
              <w:t>22.3.</w:t>
            </w:r>
            <w:r w:rsidR="008E665C">
              <w:tab/>
            </w:r>
            <w:r w:rsidRPr="6B06F679">
              <w:rPr>
                <w:rStyle w:val="Hyperlink"/>
              </w:rPr>
              <w:t>VEDA</w:t>
            </w:r>
            <w:r w:rsidR="008E665C">
              <w:tab/>
            </w:r>
            <w:r w:rsidR="008E665C">
              <w:fldChar w:fldCharType="begin"/>
            </w:r>
            <w:r w:rsidR="008E665C">
              <w:instrText>PAGEREF _Toc1870991650 \h</w:instrText>
            </w:r>
            <w:r w:rsidR="008E665C">
              <w:fldChar w:fldCharType="separate"/>
            </w:r>
            <w:r w:rsidRPr="6B06F679">
              <w:rPr>
                <w:rStyle w:val="Hyperlink"/>
              </w:rPr>
              <w:t>138</w:t>
            </w:r>
            <w:r w:rsidR="008E665C">
              <w:fldChar w:fldCharType="end"/>
            </w:r>
          </w:hyperlink>
        </w:p>
        <w:p w14:paraId="00F776E6" w14:textId="717E77A7" w:rsidR="008E665C" w:rsidRDefault="6B06F679" w:rsidP="6B06F679">
          <w:pPr>
            <w:pStyle w:val="Verzeichnis2"/>
            <w:tabs>
              <w:tab w:val="left" w:pos="795"/>
              <w:tab w:val="right" w:leader="dot" w:pos="9060"/>
            </w:tabs>
          </w:pPr>
          <w:hyperlink w:anchor="_Toc64319166">
            <w:r w:rsidRPr="6B06F679">
              <w:rPr>
                <w:rStyle w:val="Hyperlink"/>
              </w:rPr>
              <w:t>22.4.</w:t>
            </w:r>
            <w:r w:rsidR="008E665C">
              <w:tab/>
            </w:r>
            <w:r w:rsidRPr="6B06F679">
              <w:rPr>
                <w:rStyle w:val="Hyperlink"/>
              </w:rPr>
              <w:t>Intranet actimonda</w:t>
            </w:r>
            <w:r w:rsidR="008E665C">
              <w:tab/>
            </w:r>
            <w:r w:rsidR="008E665C">
              <w:fldChar w:fldCharType="begin"/>
            </w:r>
            <w:r w:rsidR="008E665C">
              <w:instrText>PAGEREF _Toc64319166 \h</w:instrText>
            </w:r>
            <w:r w:rsidR="008E665C">
              <w:fldChar w:fldCharType="separate"/>
            </w:r>
            <w:r w:rsidRPr="6B06F679">
              <w:rPr>
                <w:rStyle w:val="Hyperlink"/>
              </w:rPr>
              <w:t>139</w:t>
            </w:r>
            <w:r w:rsidR="008E665C">
              <w:fldChar w:fldCharType="end"/>
            </w:r>
          </w:hyperlink>
        </w:p>
        <w:p w14:paraId="309914B8" w14:textId="692DAF15" w:rsidR="008E665C" w:rsidRDefault="6B06F679" w:rsidP="6B06F679">
          <w:pPr>
            <w:pStyle w:val="Verzeichnis2"/>
            <w:tabs>
              <w:tab w:val="left" w:pos="795"/>
              <w:tab w:val="right" w:leader="dot" w:pos="9060"/>
            </w:tabs>
          </w:pPr>
          <w:hyperlink w:anchor="_Toc266091462">
            <w:r w:rsidRPr="6B06F679">
              <w:rPr>
                <w:rStyle w:val="Hyperlink"/>
              </w:rPr>
              <w:t>22.5.</w:t>
            </w:r>
            <w:r w:rsidR="008E665C">
              <w:tab/>
            </w:r>
            <w:r w:rsidRPr="6B06F679">
              <w:rPr>
                <w:rStyle w:val="Hyperlink"/>
              </w:rPr>
              <w:t>big-vansible</w:t>
            </w:r>
            <w:r w:rsidR="008E665C">
              <w:tab/>
            </w:r>
            <w:r w:rsidR="008E665C">
              <w:fldChar w:fldCharType="begin"/>
            </w:r>
            <w:r w:rsidR="008E665C">
              <w:instrText>PAGEREF _Toc266091462 \h</w:instrText>
            </w:r>
            <w:r w:rsidR="008E665C">
              <w:fldChar w:fldCharType="separate"/>
            </w:r>
            <w:r w:rsidRPr="6B06F679">
              <w:rPr>
                <w:rStyle w:val="Hyperlink"/>
              </w:rPr>
              <w:t>139</w:t>
            </w:r>
            <w:r w:rsidR="008E665C">
              <w:fldChar w:fldCharType="end"/>
            </w:r>
          </w:hyperlink>
        </w:p>
        <w:p w14:paraId="7BBCB567" w14:textId="3FCF83A1" w:rsidR="008E665C" w:rsidRDefault="6B06F679" w:rsidP="6B06F679">
          <w:pPr>
            <w:pStyle w:val="Verzeichnis2"/>
            <w:tabs>
              <w:tab w:val="left" w:pos="795"/>
              <w:tab w:val="right" w:leader="dot" w:pos="9060"/>
            </w:tabs>
          </w:pPr>
          <w:hyperlink w:anchor="_Toc1878587749">
            <w:r w:rsidRPr="6B06F679">
              <w:rPr>
                <w:rStyle w:val="Hyperlink"/>
              </w:rPr>
              <w:t>22.6.</w:t>
            </w:r>
            <w:r w:rsidR="008E665C">
              <w:tab/>
            </w:r>
            <w:r w:rsidRPr="6B06F679">
              <w:rPr>
                <w:rStyle w:val="Hyperlink"/>
              </w:rPr>
              <w:t>Germo</w:t>
            </w:r>
            <w:r w:rsidR="008E665C">
              <w:tab/>
            </w:r>
            <w:r w:rsidR="008E665C">
              <w:fldChar w:fldCharType="begin"/>
            </w:r>
            <w:r w:rsidR="008E665C">
              <w:instrText>PAGEREF _Toc1878587749 \h</w:instrText>
            </w:r>
            <w:r w:rsidR="008E665C">
              <w:fldChar w:fldCharType="separate"/>
            </w:r>
            <w:r w:rsidRPr="6B06F679">
              <w:rPr>
                <w:rStyle w:val="Hyperlink"/>
              </w:rPr>
              <w:t>140</w:t>
            </w:r>
            <w:r w:rsidR="008E665C">
              <w:fldChar w:fldCharType="end"/>
            </w:r>
          </w:hyperlink>
        </w:p>
        <w:p w14:paraId="11881E9A" w14:textId="3D1BF38C" w:rsidR="008E665C" w:rsidRDefault="6B06F679" w:rsidP="6B06F679">
          <w:pPr>
            <w:pStyle w:val="Verzeichnis2"/>
            <w:tabs>
              <w:tab w:val="left" w:pos="795"/>
              <w:tab w:val="right" w:leader="dot" w:pos="9060"/>
            </w:tabs>
          </w:pPr>
          <w:hyperlink w:anchor="_Toc1109727574">
            <w:r w:rsidRPr="6B06F679">
              <w:rPr>
                <w:rStyle w:val="Hyperlink"/>
              </w:rPr>
              <w:t>22.7.</w:t>
            </w:r>
            <w:r w:rsidR="008E665C">
              <w:tab/>
            </w:r>
            <w:r w:rsidRPr="6B06F679">
              <w:rPr>
                <w:rStyle w:val="Hyperlink"/>
              </w:rPr>
              <w:t>D3</w:t>
            </w:r>
            <w:r w:rsidR="008E665C">
              <w:tab/>
            </w:r>
            <w:r w:rsidR="008E665C">
              <w:fldChar w:fldCharType="begin"/>
            </w:r>
            <w:r w:rsidR="008E665C">
              <w:instrText>PAGEREF _Toc1109727574 \h</w:instrText>
            </w:r>
            <w:r w:rsidR="008E665C">
              <w:fldChar w:fldCharType="separate"/>
            </w:r>
            <w:r w:rsidRPr="6B06F679">
              <w:rPr>
                <w:rStyle w:val="Hyperlink"/>
              </w:rPr>
              <w:t>140</w:t>
            </w:r>
            <w:r w:rsidR="008E665C">
              <w:fldChar w:fldCharType="end"/>
            </w:r>
          </w:hyperlink>
        </w:p>
        <w:p w14:paraId="2E0AC4A6" w14:textId="1CC9D51E" w:rsidR="008E665C" w:rsidRDefault="6B06F679" w:rsidP="6B06F679">
          <w:pPr>
            <w:pStyle w:val="Verzeichnis2"/>
            <w:tabs>
              <w:tab w:val="left" w:pos="795"/>
              <w:tab w:val="right" w:leader="dot" w:pos="9060"/>
            </w:tabs>
          </w:pPr>
          <w:hyperlink w:anchor="_Toc1624202270">
            <w:r w:rsidRPr="6B06F679">
              <w:rPr>
                <w:rStyle w:val="Hyperlink"/>
              </w:rPr>
              <w:t>22.8.</w:t>
            </w:r>
            <w:r w:rsidR="008E665C">
              <w:tab/>
            </w:r>
            <w:r w:rsidRPr="6B06F679">
              <w:rPr>
                <w:rStyle w:val="Hyperlink"/>
              </w:rPr>
              <w:t>21c</w:t>
            </w:r>
            <w:r w:rsidR="008E665C">
              <w:tab/>
            </w:r>
            <w:r w:rsidR="008E665C">
              <w:fldChar w:fldCharType="begin"/>
            </w:r>
            <w:r w:rsidR="008E665C">
              <w:instrText>PAGEREF _Toc1624202270 \h</w:instrText>
            </w:r>
            <w:r w:rsidR="008E665C">
              <w:fldChar w:fldCharType="separate"/>
            </w:r>
            <w:r w:rsidRPr="6B06F679">
              <w:rPr>
                <w:rStyle w:val="Hyperlink"/>
              </w:rPr>
              <w:t>141</w:t>
            </w:r>
            <w:r w:rsidR="008E665C">
              <w:fldChar w:fldCharType="end"/>
            </w:r>
          </w:hyperlink>
        </w:p>
        <w:p w14:paraId="6E26F1D0" w14:textId="3D6CBDA9" w:rsidR="008E665C" w:rsidRDefault="6B06F679" w:rsidP="6B06F679">
          <w:pPr>
            <w:pStyle w:val="Verzeichnis2"/>
            <w:tabs>
              <w:tab w:val="left" w:pos="795"/>
              <w:tab w:val="right" w:leader="dot" w:pos="9060"/>
            </w:tabs>
          </w:pPr>
          <w:hyperlink w:anchor="_Toc1328689204">
            <w:r w:rsidRPr="6B06F679">
              <w:rPr>
                <w:rStyle w:val="Hyperlink"/>
              </w:rPr>
              <w:t>22.9.</w:t>
            </w:r>
            <w:r w:rsidR="008E665C">
              <w:tab/>
            </w:r>
            <w:r w:rsidRPr="6B06F679">
              <w:rPr>
                <w:rStyle w:val="Hyperlink"/>
              </w:rPr>
              <w:t>BIG-Vtransfer02</w:t>
            </w:r>
            <w:r w:rsidR="008E665C">
              <w:tab/>
            </w:r>
            <w:r w:rsidR="008E665C">
              <w:fldChar w:fldCharType="begin"/>
            </w:r>
            <w:r w:rsidR="008E665C">
              <w:instrText>PAGEREF _Toc1328689204 \h</w:instrText>
            </w:r>
            <w:r w:rsidR="008E665C">
              <w:fldChar w:fldCharType="separate"/>
            </w:r>
            <w:r w:rsidRPr="6B06F679">
              <w:rPr>
                <w:rStyle w:val="Hyperlink"/>
              </w:rPr>
              <w:t>141</w:t>
            </w:r>
            <w:r w:rsidR="008E665C">
              <w:fldChar w:fldCharType="end"/>
            </w:r>
          </w:hyperlink>
        </w:p>
        <w:p w14:paraId="6717ACC6" w14:textId="19A8832E" w:rsidR="008E665C" w:rsidRDefault="6B06F679" w:rsidP="6B06F679">
          <w:pPr>
            <w:pStyle w:val="Verzeichnis2"/>
            <w:tabs>
              <w:tab w:val="left" w:pos="990"/>
              <w:tab w:val="right" w:leader="dot" w:pos="9060"/>
            </w:tabs>
          </w:pPr>
          <w:hyperlink w:anchor="_Toc955598998">
            <w:r w:rsidRPr="6B06F679">
              <w:rPr>
                <w:rStyle w:val="Hyperlink"/>
              </w:rPr>
              <w:t>22.10.</w:t>
            </w:r>
            <w:r w:rsidR="008E665C">
              <w:tab/>
            </w:r>
            <w:r w:rsidRPr="6B06F679">
              <w:rPr>
                <w:rStyle w:val="Hyperlink"/>
              </w:rPr>
              <w:t>BIG-VELAN</w:t>
            </w:r>
            <w:r w:rsidR="008E665C">
              <w:tab/>
            </w:r>
            <w:r w:rsidR="008E665C">
              <w:fldChar w:fldCharType="begin"/>
            </w:r>
            <w:r w:rsidR="008E665C">
              <w:instrText>PAGEREF _Toc955598998 \h</w:instrText>
            </w:r>
            <w:r w:rsidR="008E665C">
              <w:fldChar w:fldCharType="separate"/>
            </w:r>
            <w:r w:rsidRPr="6B06F679">
              <w:rPr>
                <w:rStyle w:val="Hyperlink"/>
              </w:rPr>
              <w:t>142</w:t>
            </w:r>
            <w:r w:rsidR="008E665C">
              <w:fldChar w:fldCharType="end"/>
            </w:r>
          </w:hyperlink>
        </w:p>
        <w:p w14:paraId="124C1DA5" w14:textId="6455FE21" w:rsidR="008E665C" w:rsidRDefault="6B06F679" w:rsidP="6B06F679">
          <w:pPr>
            <w:pStyle w:val="Verzeichnis2"/>
            <w:tabs>
              <w:tab w:val="left" w:pos="990"/>
              <w:tab w:val="right" w:leader="dot" w:pos="9060"/>
            </w:tabs>
          </w:pPr>
          <w:hyperlink w:anchor="_Toc1164077225">
            <w:r w:rsidRPr="6B06F679">
              <w:rPr>
                <w:rStyle w:val="Hyperlink"/>
              </w:rPr>
              <w:t>22.11.</w:t>
            </w:r>
            <w:r w:rsidR="008E665C">
              <w:tab/>
            </w:r>
            <w:r w:rsidRPr="6B06F679">
              <w:rPr>
                <w:rStyle w:val="Hyperlink"/>
              </w:rPr>
              <w:t>BEATS</w:t>
            </w:r>
            <w:r w:rsidR="008E665C">
              <w:tab/>
            </w:r>
            <w:r w:rsidR="008E665C">
              <w:fldChar w:fldCharType="begin"/>
            </w:r>
            <w:r w:rsidR="008E665C">
              <w:instrText>PAGEREF _Toc1164077225 \h</w:instrText>
            </w:r>
            <w:r w:rsidR="008E665C">
              <w:fldChar w:fldCharType="separate"/>
            </w:r>
            <w:r w:rsidRPr="6B06F679">
              <w:rPr>
                <w:rStyle w:val="Hyperlink"/>
              </w:rPr>
              <w:t>143</w:t>
            </w:r>
            <w:r w:rsidR="008E665C">
              <w:fldChar w:fldCharType="end"/>
            </w:r>
          </w:hyperlink>
        </w:p>
        <w:p w14:paraId="0D1A0422" w14:textId="487BEE9E" w:rsidR="008E665C" w:rsidRDefault="6B06F679" w:rsidP="6B06F679">
          <w:pPr>
            <w:pStyle w:val="Verzeichnis2"/>
            <w:tabs>
              <w:tab w:val="left" w:pos="990"/>
              <w:tab w:val="right" w:leader="dot" w:pos="9060"/>
            </w:tabs>
          </w:pPr>
          <w:hyperlink w:anchor="_Toc515266274">
            <w:r w:rsidRPr="6B06F679">
              <w:rPr>
                <w:rStyle w:val="Hyperlink"/>
              </w:rPr>
              <w:t>22.12.</w:t>
            </w:r>
            <w:r w:rsidR="008E665C">
              <w:tab/>
            </w:r>
            <w:r w:rsidRPr="6B06F679">
              <w:rPr>
                <w:rStyle w:val="Hyperlink"/>
              </w:rPr>
              <w:t>ACD</w:t>
            </w:r>
            <w:r w:rsidR="008E665C">
              <w:tab/>
            </w:r>
            <w:r w:rsidR="008E665C">
              <w:fldChar w:fldCharType="begin"/>
            </w:r>
            <w:r w:rsidR="008E665C">
              <w:instrText>PAGEREF _Toc515266274 \h</w:instrText>
            </w:r>
            <w:r w:rsidR="008E665C">
              <w:fldChar w:fldCharType="separate"/>
            </w:r>
            <w:r w:rsidRPr="6B06F679">
              <w:rPr>
                <w:rStyle w:val="Hyperlink"/>
              </w:rPr>
              <w:t>144</w:t>
            </w:r>
            <w:r w:rsidR="008E665C">
              <w:fldChar w:fldCharType="end"/>
            </w:r>
          </w:hyperlink>
        </w:p>
        <w:p w14:paraId="3A1D40E1" w14:textId="35C92483" w:rsidR="008E665C" w:rsidRDefault="6B06F679" w:rsidP="6B06F679">
          <w:pPr>
            <w:pStyle w:val="Verzeichnis2"/>
            <w:tabs>
              <w:tab w:val="left" w:pos="990"/>
              <w:tab w:val="right" w:leader="dot" w:pos="9060"/>
            </w:tabs>
          </w:pPr>
          <w:hyperlink w:anchor="_Toc1536583765">
            <w:r w:rsidRPr="6B06F679">
              <w:rPr>
                <w:rStyle w:val="Hyperlink"/>
              </w:rPr>
              <w:t>22.13.</w:t>
            </w:r>
            <w:r w:rsidR="008E665C">
              <w:tab/>
            </w:r>
            <w:r w:rsidRPr="6B06F679">
              <w:rPr>
                <w:rStyle w:val="Hyperlink"/>
              </w:rPr>
              <w:t>BIG-VSPEXPERT</w:t>
            </w:r>
            <w:r w:rsidR="008E665C">
              <w:tab/>
            </w:r>
            <w:r w:rsidR="008E665C">
              <w:fldChar w:fldCharType="begin"/>
            </w:r>
            <w:r w:rsidR="008E665C">
              <w:instrText>PAGEREF _Toc1536583765 \h</w:instrText>
            </w:r>
            <w:r w:rsidR="008E665C">
              <w:fldChar w:fldCharType="separate"/>
            </w:r>
            <w:r w:rsidRPr="6B06F679">
              <w:rPr>
                <w:rStyle w:val="Hyperlink"/>
              </w:rPr>
              <w:t>146</w:t>
            </w:r>
            <w:r w:rsidR="008E665C">
              <w:fldChar w:fldCharType="end"/>
            </w:r>
          </w:hyperlink>
        </w:p>
        <w:p w14:paraId="0F4EB7E1" w14:textId="54E07315" w:rsidR="008E665C" w:rsidRDefault="6B06F679" w:rsidP="6B06F679">
          <w:pPr>
            <w:pStyle w:val="Verzeichnis2"/>
            <w:tabs>
              <w:tab w:val="left" w:pos="990"/>
              <w:tab w:val="right" w:leader="dot" w:pos="9060"/>
            </w:tabs>
          </w:pPr>
          <w:hyperlink w:anchor="_Toc333708090">
            <w:r w:rsidRPr="6B06F679">
              <w:rPr>
                <w:rStyle w:val="Hyperlink"/>
              </w:rPr>
              <w:t>22.14.</w:t>
            </w:r>
            <w:r w:rsidR="008E665C">
              <w:tab/>
            </w:r>
            <w:r w:rsidRPr="6B06F679">
              <w:rPr>
                <w:rStyle w:val="Hyperlink"/>
              </w:rPr>
              <w:t>BIG-VIF01</w:t>
            </w:r>
            <w:r w:rsidR="008E665C">
              <w:tab/>
            </w:r>
            <w:r w:rsidR="008E665C">
              <w:fldChar w:fldCharType="begin"/>
            </w:r>
            <w:r w:rsidR="008E665C">
              <w:instrText>PAGEREF _Toc333708090 \h</w:instrText>
            </w:r>
            <w:r w:rsidR="008E665C">
              <w:fldChar w:fldCharType="separate"/>
            </w:r>
            <w:r w:rsidRPr="6B06F679">
              <w:rPr>
                <w:rStyle w:val="Hyperlink"/>
              </w:rPr>
              <w:t>147</w:t>
            </w:r>
            <w:r w:rsidR="008E665C">
              <w:fldChar w:fldCharType="end"/>
            </w:r>
          </w:hyperlink>
        </w:p>
        <w:p w14:paraId="59F0F8CC" w14:textId="3C6BBF7F" w:rsidR="008E665C" w:rsidRDefault="6B06F679" w:rsidP="6B06F679">
          <w:pPr>
            <w:pStyle w:val="Verzeichnis2"/>
            <w:tabs>
              <w:tab w:val="left" w:pos="990"/>
              <w:tab w:val="right" w:leader="dot" w:pos="9060"/>
            </w:tabs>
          </w:pPr>
          <w:hyperlink w:anchor="_Toc123140078">
            <w:r w:rsidRPr="6B06F679">
              <w:rPr>
                <w:rStyle w:val="Hyperlink"/>
              </w:rPr>
              <w:t>22.15.</w:t>
            </w:r>
            <w:r w:rsidR="008E665C">
              <w:tab/>
            </w:r>
            <w:r w:rsidRPr="6B06F679">
              <w:rPr>
                <w:rStyle w:val="Hyperlink"/>
              </w:rPr>
              <w:t>BIG-VKOLUMBUS</w:t>
            </w:r>
            <w:r w:rsidR="008E665C">
              <w:tab/>
            </w:r>
            <w:r w:rsidR="008E665C">
              <w:fldChar w:fldCharType="begin"/>
            </w:r>
            <w:r w:rsidR="008E665C">
              <w:instrText>PAGEREF _Toc123140078 \h</w:instrText>
            </w:r>
            <w:r w:rsidR="008E665C">
              <w:fldChar w:fldCharType="separate"/>
            </w:r>
            <w:r w:rsidRPr="6B06F679">
              <w:rPr>
                <w:rStyle w:val="Hyperlink"/>
              </w:rPr>
              <w:t>147</w:t>
            </w:r>
            <w:r w:rsidR="008E665C">
              <w:fldChar w:fldCharType="end"/>
            </w:r>
          </w:hyperlink>
        </w:p>
        <w:p w14:paraId="0C857D95" w14:textId="42814738" w:rsidR="008E665C" w:rsidRDefault="6B06F679" w:rsidP="6B06F679">
          <w:pPr>
            <w:pStyle w:val="Verzeichnis2"/>
            <w:tabs>
              <w:tab w:val="left" w:pos="990"/>
              <w:tab w:val="right" w:leader="dot" w:pos="9060"/>
            </w:tabs>
          </w:pPr>
          <w:hyperlink w:anchor="_Toc336331975">
            <w:r w:rsidRPr="6B06F679">
              <w:rPr>
                <w:rStyle w:val="Hyperlink"/>
              </w:rPr>
              <w:t>22.16.</w:t>
            </w:r>
            <w:r w:rsidR="008E665C">
              <w:tab/>
            </w:r>
            <w:r w:rsidRPr="6B06F679">
              <w:rPr>
                <w:rStyle w:val="Hyperlink"/>
              </w:rPr>
              <w:t>Sharepoint</w:t>
            </w:r>
            <w:r w:rsidR="008E665C">
              <w:tab/>
            </w:r>
            <w:r w:rsidR="008E665C">
              <w:fldChar w:fldCharType="begin"/>
            </w:r>
            <w:r w:rsidR="008E665C">
              <w:instrText>PAGEREF _Toc336331975 \h</w:instrText>
            </w:r>
            <w:r w:rsidR="008E665C">
              <w:fldChar w:fldCharType="separate"/>
            </w:r>
            <w:r w:rsidRPr="6B06F679">
              <w:rPr>
                <w:rStyle w:val="Hyperlink"/>
              </w:rPr>
              <w:t>147</w:t>
            </w:r>
            <w:r w:rsidR="008E665C">
              <w:fldChar w:fldCharType="end"/>
            </w:r>
          </w:hyperlink>
        </w:p>
        <w:p w14:paraId="782F7DF0" w14:textId="17E7CAF6" w:rsidR="008E665C" w:rsidRDefault="6B06F679" w:rsidP="6B06F679">
          <w:pPr>
            <w:pStyle w:val="Verzeichnis2"/>
            <w:tabs>
              <w:tab w:val="left" w:pos="990"/>
              <w:tab w:val="right" w:leader="dot" w:pos="9060"/>
            </w:tabs>
          </w:pPr>
          <w:hyperlink w:anchor="_Toc1785161379">
            <w:r w:rsidRPr="6B06F679">
              <w:rPr>
                <w:rStyle w:val="Hyperlink"/>
              </w:rPr>
              <w:t>22.17.</w:t>
            </w:r>
            <w:r w:rsidR="008E665C">
              <w:tab/>
            </w:r>
            <w:r w:rsidRPr="6B06F679">
              <w:rPr>
                <w:rStyle w:val="Hyperlink"/>
              </w:rPr>
              <w:t>Trendmicro</w:t>
            </w:r>
            <w:r w:rsidR="008E665C">
              <w:tab/>
            </w:r>
            <w:r w:rsidR="008E665C">
              <w:fldChar w:fldCharType="begin"/>
            </w:r>
            <w:r w:rsidR="008E665C">
              <w:instrText>PAGEREF _Toc1785161379 \h</w:instrText>
            </w:r>
            <w:r w:rsidR="008E665C">
              <w:fldChar w:fldCharType="separate"/>
            </w:r>
            <w:r w:rsidRPr="6B06F679">
              <w:rPr>
                <w:rStyle w:val="Hyperlink"/>
              </w:rPr>
              <w:t>148</w:t>
            </w:r>
            <w:r w:rsidR="008E665C">
              <w:fldChar w:fldCharType="end"/>
            </w:r>
          </w:hyperlink>
        </w:p>
        <w:p w14:paraId="50FF64F6" w14:textId="558872E4" w:rsidR="008E665C" w:rsidRDefault="6B06F679" w:rsidP="6B06F679">
          <w:pPr>
            <w:pStyle w:val="Verzeichnis2"/>
            <w:tabs>
              <w:tab w:val="left" w:pos="990"/>
              <w:tab w:val="right" w:leader="dot" w:pos="9060"/>
            </w:tabs>
          </w:pPr>
          <w:hyperlink w:anchor="_Toc1085543066">
            <w:r w:rsidRPr="6B06F679">
              <w:rPr>
                <w:rStyle w:val="Hyperlink"/>
              </w:rPr>
              <w:t>22.18.</w:t>
            </w:r>
            <w:r w:rsidR="008E665C">
              <w:tab/>
            </w:r>
            <w:r w:rsidRPr="6B06F679">
              <w:rPr>
                <w:rStyle w:val="Hyperlink"/>
              </w:rPr>
              <w:t>big-vqwrk01</w:t>
            </w:r>
            <w:r w:rsidR="008E665C">
              <w:tab/>
            </w:r>
            <w:r w:rsidR="008E665C">
              <w:fldChar w:fldCharType="begin"/>
            </w:r>
            <w:r w:rsidR="008E665C">
              <w:instrText>PAGEREF _Toc1085543066 \h</w:instrText>
            </w:r>
            <w:r w:rsidR="008E665C">
              <w:fldChar w:fldCharType="separate"/>
            </w:r>
            <w:r w:rsidRPr="6B06F679">
              <w:rPr>
                <w:rStyle w:val="Hyperlink"/>
              </w:rPr>
              <w:t>148</w:t>
            </w:r>
            <w:r w:rsidR="008E665C">
              <w:fldChar w:fldCharType="end"/>
            </w:r>
          </w:hyperlink>
        </w:p>
        <w:p w14:paraId="70D1061C" w14:textId="388F729A" w:rsidR="008E665C" w:rsidRDefault="6B06F679" w:rsidP="6B06F679">
          <w:pPr>
            <w:pStyle w:val="Verzeichnis1"/>
            <w:tabs>
              <w:tab w:val="left" w:pos="390"/>
              <w:tab w:val="right" w:leader="dot" w:pos="9060"/>
            </w:tabs>
          </w:pPr>
          <w:hyperlink w:anchor="_Toc1052173681">
            <w:r w:rsidRPr="6B06F679">
              <w:rPr>
                <w:rStyle w:val="Hyperlink"/>
              </w:rPr>
              <w:t>23.</w:t>
            </w:r>
            <w:r w:rsidR="008E665C">
              <w:tab/>
            </w:r>
            <w:r w:rsidRPr="6B06F679">
              <w:rPr>
                <w:rStyle w:val="Hyperlink"/>
              </w:rPr>
              <w:t>IaaS VMWare</w:t>
            </w:r>
            <w:r w:rsidR="008E665C">
              <w:tab/>
            </w:r>
            <w:r w:rsidR="008E665C">
              <w:fldChar w:fldCharType="begin"/>
            </w:r>
            <w:r w:rsidR="008E665C">
              <w:instrText>PAGEREF _Toc1052173681 \h</w:instrText>
            </w:r>
            <w:r w:rsidR="008E665C">
              <w:fldChar w:fldCharType="separate"/>
            </w:r>
            <w:r w:rsidRPr="6B06F679">
              <w:rPr>
                <w:rStyle w:val="Hyperlink"/>
              </w:rPr>
              <w:t>149</w:t>
            </w:r>
            <w:r w:rsidR="008E665C">
              <w:fldChar w:fldCharType="end"/>
            </w:r>
          </w:hyperlink>
        </w:p>
        <w:p w14:paraId="1DE44AB9" w14:textId="02E19B04" w:rsidR="008E665C" w:rsidRDefault="6B06F679" w:rsidP="6B06F679">
          <w:pPr>
            <w:pStyle w:val="Verzeichnis2"/>
            <w:tabs>
              <w:tab w:val="left" w:pos="795"/>
              <w:tab w:val="right" w:leader="dot" w:pos="9060"/>
            </w:tabs>
          </w:pPr>
          <w:hyperlink w:anchor="_Toc1967552239">
            <w:r w:rsidRPr="6B06F679">
              <w:rPr>
                <w:rStyle w:val="Hyperlink"/>
              </w:rPr>
              <w:t>23.1.</w:t>
            </w:r>
            <w:r w:rsidR="008E665C">
              <w:tab/>
            </w:r>
            <w:r w:rsidRPr="6B06F679">
              <w:rPr>
                <w:rStyle w:val="Hyperlink"/>
              </w:rPr>
              <w:t>BIG-VD3CLASS</w:t>
            </w:r>
            <w:r w:rsidR="008E665C">
              <w:tab/>
            </w:r>
            <w:r w:rsidR="008E665C">
              <w:fldChar w:fldCharType="begin"/>
            </w:r>
            <w:r w:rsidR="008E665C">
              <w:instrText>PAGEREF _Toc1967552239 \h</w:instrText>
            </w:r>
            <w:r w:rsidR="008E665C">
              <w:fldChar w:fldCharType="separate"/>
            </w:r>
            <w:r w:rsidRPr="6B06F679">
              <w:rPr>
                <w:rStyle w:val="Hyperlink"/>
              </w:rPr>
              <w:t>150</w:t>
            </w:r>
            <w:r w:rsidR="008E665C">
              <w:fldChar w:fldCharType="end"/>
            </w:r>
          </w:hyperlink>
        </w:p>
        <w:p w14:paraId="5A135A12" w14:textId="6CFB905F" w:rsidR="008E665C" w:rsidRDefault="6B06F679" w:rsidP="6B06F679">
          <w:pPr>
            <w:pStyle w:val="Verzeichnis2"/>
            <w:tabs>
              <w:tab w:val="left" w:pos="795"/>
              <w:tab w:val="right" w:leader="dot" w:pos="9060"/>
            </w:tabs>
          </w:pPr>
          <w:hyperlink w:anchor="_Toc2136842555">
            <w:r w:rsidRPr="6B06F679">
              <w:rPr>
                <w:rStyle w:val="Hyperlink"/>
              </w:rPr>
              <w:t>23.2.</w:t>
            </w:r>
            <w:r w:rsidR="008E665C">
              <w:tab/>
            </w:r>
            <w:r w:rsidRPr="6B06F679">
              <w:rPr>
                <w:rStyle w:val="Hyperlink"/>
              </w:rPr>
              <w:t>BIG-VD3COLD</w:t>
            </w:r>
            <w:r w:rsidR="008E665C">
              <w:tab/>
            </w:r>
            <w:r w:rsidR="008E665C">
              <w:fldChar w:fldCharType="begin"/>
            </w:r>
            <w:r w:rsidR="008E665C">
              <w:instrText>PAGEREF _Toc2136842555 \h</w:instrText>
            </w:r>
            <w:r w:rsidR="008E665C">
              <w:fldChar w:fldCharType="separate"/>
            </w:r>
            <w:r w:rsidRPr="6B06F679">
              <w:rPr>
                <w:rStyle w:val="Hyperlink"/>
              </w:rPr>
              <w:t>150</w:t>
            </w:r>
            <w:r w:rsidR="008E665C">
              <w:fldChar w:fldCharType="end"/>
            </w:r>
          </w:hyperlink>
        </w:p>
        <w:p w14:paraId="33734D97" w14:textId="1BD11564" w:rsidR="008E665C" w:rsidRDefault="6B06F679" w:rsidP="6B06F679">
          <w:pPr>
            <w:pStyle w:val="Verzeichnis2"/>
            <w:tabs>
              <w:tab w:val="left" w:pos="795"/>
              <w:tab w:val="right" w:leader="dot" w:pos="9060"/>
            </w:tabs>
          </w:pPr>
          <w:hyperlink w:anchor="_Toc893701018">
            <w:r w:rsidRPr="6B06F679">
              <w:rPr>
                <w:rStyle w:val="Hyperlink"/>
              </w:rPr>
              <w:t>23.3.</w:t>
            </w:r>
            <w:r w:rsidR="008E665C">
              <w:tab/>
            </w:r>
            <w:r w:rsidRPr="6B06F679">
              <w:rPr>
                <w:rStyle w:val="Hyperlink"/>
              </w:rPr>
              <w:t>BIG-VD3SIG01</w:t>
            </w:r>
            <w:r w:rsidR="008E665C">
              <w:tab/>
            </w:r>
            <w:r w:rsidR="008E665C">
              <w:fldChar w:fldCharType="begin"/>
            </w:r>
            <w:r w:rsidR="008E665C">
              <w:instrText>PAGEREF _Toc893701018 \h</w:instrText>
            </w:r>
            <w:r w:rsidR="008E665C">
              <w:fldChar w:fldCharType="separate"/>
            </w:r>
            <w:r w:rsidRPr="6B06F679">
              <w:rPr>
                <w:rStyle w:val="Hyperlink"/>
              </w:rPr>
              <w:t>150</w:t>
            </w:r>
            <w:r w:rsidR="008E665C">
              <w:fldChar w:fldCharType="end"/>
            </w:r>
          </w:hyperlink>
        </w:p>
        <w:p w14:paraId="697466A8" w14:textId="10E2ADCD" w:rsidR="008E665C" w:rsidRDefault="6B06F679" w:rsidP="6B06F679">
          <w:pPr>
            <w:pStyle w:val="Verzeichnis2"/>
            <w:tabs>
              <w:tab w:val="left" w:pos="795"/>
              <w:tab w:val="right" w:leader="dot" w:pos="9060"/>
            </w:tabs>
          </w:pPr>
          <w:hyperlink w:anchor="_Toc1569669223">
            <w:r w:rsidRPr="6B06F679">
              <w:rPr>
                <w:rStyle w:val="Hyperlink"/>
              </w:rPr>
              <w:t>23.4.</w:t>
            </w:r>
            <w:r w:rsidR="008E665C">
              <w:tab/>
            </w:r>
            <w:r w:rsidRPr="6B06F679">
              <w:rPr>
                <w:rStyle w:val="Hyperlink"/>
              </w:rPr>
              <w:t>BIG-VD3PS</w:t>
            </w:r>
            <w:r w:rsidR="008E665C">
              <w:tab/>
            </w:r>
            <w:r w:rsidR="008E665C">
              <w:fldChar w:fldCharType="begin"/>
            </w:r>
            <w:r w:rsidR="008E665C">
              <w:instrText>PAGEREF _Toc1569669223 \h</w:instrText>
            </w:r>
            <w:r w:rsidR="008E665C">
              <w:fldChar w:fldCharType="separate"/>
            </w:r>
            <w:r w:rsidRPr="6B06F679">
              <w:rPr>
                <w:rStyle w:val="Hyperlink"/>
              </w:rPr>
              <w:t>151</w:t>
            </w:r>
            <w:r w:rsidR="008E665C">
              <w:fldChar w:fldCharType="end"/>
            </w:r>
          </w:hyperlink>
        </w:p>
        <w:p w14:paraId="31931BD7" w14:textId="4DFD007D" w:rsidR="008E665C" w:rsidRDefault="6B06F679" w:rsidP="6B06F679">
          <w:pPr>
            <w:pStyle w:val="Verzeichnis2"/>
            <w:tabs>
              <w:tab w:val="left" w:pos="795"/>
              <w:tab w:val="right" w:leader="dot" w:pos="9060"/>
            </w:tabs>
          </w:pPr>
          <w:hyperlink w:anchor="_Toc1577245377">
            <w:r w:rsidRPr="6B06F679">
              <w:rPr>
                <w:rStyle w:val="Hyperlink"/>
              </w:rPr>
              <w:t>23.5.</w:t>
            </w:r>
            <w:r w:rsidR="008E665C">
              <w:tab/>
            </w:r>
            <w:r w:rsidRPr="6B06F679">
              <w:rPr>
                <w:rStyle w:val="Hyperlink"/>
              </w:rPr>
              <w:t>HR</w:t>
            </w:r>
            <w:r w:rsidR="008E665C">
              <w:tab/>
            </w:r>
            <w:r w:rsidR="008E665C">
              <w:fldChar w:fldCharType="begin"/>
            </w:r>
            <w:r w:rsidR="008E665C">
              <w:instrText>PAGEREF _Toc1577245377 \h</w:instrText>
            </w:r>
            <w:r w:rsidR="008E665C">
              <w:fldChar w:fldCharType="separate"/>
            </w:r>
            <w:r w:rsidRPr="6B06F679">
              <w:rPr>
                <w:rStyle w:val="Hyperlink"/>
              </w:rPr>
              <w:t>151</w:t>
            </w:r>
            <w:r w:rsidR="008E665C">
              <w:fldChar w:fldCharType="end"/>
            </w:r>
          </w:hyperlink>
        </w:p>
        <w:p w14:paraId="739FD4A7" w14:textId="237E35EB" w:rsidR="008E665C" w:rsidRDefault="6B06F679" w:rsidP="6B06F679">
          <w:pPr>
            <w:pStyle w:val="Verzeichnis2"/>
            <w:tabs>
              <w:tab w:val="left" w:pos="795"/>
              <w:tab w:val="right" w:leader="dot" w:pos="9060"/>
            </w:tabs>
          </w:pPr>
          <w:hyperlink w:anchor="_Toc80812550">
            <w:r w:rsidRPr="6B06F679">
              <w:rPr>
                <w:rStyle w:val="Hyperlink"/>
              </w:rPr>
              <w:t>23.6.</w:t>
            </w:r>
            <w:r w:rsidR="008E665C">
              <w:tab/>
            </w:r>
            <w:r w:rsidRPr="6B06F679">
              <w:rPr>
                <w:rStyle w:val="Hyperlink"/>
              </w:rPr>
              <w:t>Intracon</w:t>
            </w:r>
            <w:r w:rsidR="008E665C">
              <w:tab/>
            </w:r>
            <w:r w:rsidR="008E665C">
              <w:fldChar w:fldCharType="begin"/>
            </w:r>
            <w:r w:rsidR="008E665C">
              <w:instrText>PAGEREF _Toc80812550 \h</w:instrText>
            </w:r>
            <w:r w:rsidR="008E665C">
              <w:fldChar w:fldCharType="separate"/>
            </w:r>
            <w:r w:rsidRPr="6B06F679">
              <w:rPr>
                <w:rStyle w:val="Hyperlink"/>
              </w:rPr>
              <w:t>152</w:t>
            </w:r>
            <w:r w:rsidR="008E665C">
              <w:fldChar w:fldCharType="end"/>
            </w:r>
          </w:hyperlink>
        </w:p>
        <w:p w14:paraId="55AE0ACB" w14:textId="2794A4D7" w:rsidR="008E665C" w:rsidRDefault="6B06F679" w:rsidP="6B06F679">
          <w:pPr>
            <w:pStyle w:val="Verzeichnis2"/>
            <w:tabs>
              <w:tab w:val="left" w:pos="795"/>
              <w:tab w:val="right" w:leader="dot" w:pos="9060"/>
            </w:tabs>
          </w:pPr>
          <w:hyperlink w:anchor="_Toc572823728">
            <w:r w:rsidRPr="6B06F679">
              <w:rPr>
                <w:rStyle w:val="Hyperlink"/>
              </w:rPr>
              <w:t>23.7.</w:t>
            </w:r>
            <w:r w:rsidR="008E665C">
              <w:tab/>
            </w:r>
            <w:r w:rsidRPr="6B06F679">
              <w:rPr>
                <w:rStyle w:val="Hyperlink"/>
              </w:rPr>
              <w:t>Telefonie</w:t>
            </w:r>
            <w:r w:rsidR="008E665C">
              <w:tab/>
            </w:r>
            <w:r w:rsidR="008E665C">
              <w:fldChar w:fldCharType="begin"/>
            </w:r>
            <w:r w:rsidR="008E665C">
              <w:instrText>PAGEREF _Toc572823728 \h</w:instrText>
            </w:r>
            <w:r w:rsidR="008E665C">
              <w:fldChar w:fldCharType="separate"/>
            </w:r>
            <w:r w:rsidRPr="6B06F679">
              <w:rPr>
                <w:rStyle w:val="Hyperlink"/>
              </w:rPr>
              <w:t>152</w:t>
            </w:r>
            <w:r w:rsidR="008E665C">
              <w:fldChar w:fldCharType="end"/>
            </w:r>
          </w:hyperlink>
        </w:p>
        <w:p w14:paraId="10E0FEF7" w14:textId="449AAC58" w:rsidR="008E665C" w:rsidRDefault="6B06F679" w:rsidP="6B06F679">
          <w:pPr>
            <w:pStyle w:val="Verzeichnis1"/>
            <w:tabs>
              <w:tab w:val="left" w:pos="390"/>
              <w:tab w:val="right" w:leader="dot" w:pos="9060"/>
            </w:tabs>
          </w:pPr>
          <w:hyperlink w:anchor="_Toc769152806">
            <w:r w:rsidRPr="6B06F679">
              <w:rPr>
                <w:rStyle w:val="Hyperlink"/>
              </w:rPr>
              <w:t>24.</w:t>
            </w:r>
            <w:r w:rsidR="008E665C">
              <w:tab/>
            </w:r>
            <w:r w:rsidRPr="6B06F679">
              <w:rPr>
                <w:rStyle w:val="Hyperlink"/>
              </w:rPr>
              <w:t>Systeme und Services in Kundenverantwortung</w:t>
            </w:r>
            <w:r w:rsidR="008E665C">
              <w:tab/>
            </w:r>
            <w:r w:rsidR="008E665C">
              <w:fldChar w:fldCharType="begin"/>
            </w:r>
            <w:r w:rsidR="008E665C">
              <w:instrText>PAGEREF _Toc769152806 \h</w:instrText>
            </w:r>
            <w:r w:rsidR="008E665C">
              <w:fldChar w:fldCharType="separate"/>
            </w:r>
            <w:r w:rsidRPr="6B06F679">
              <w:rPr>
                <w:rStyle w:val="Hyperlink"/>
              </w:rPr>
              <w:t>153</w:t>
            </w:r>
            <w:r w:rsidR="008E665C">
              <w:fldChar w:fldCharType="end"/>
            </w:r>
          </w:hyperlink>
        </w:p>
        <w:p w14:paraId="22A20ED1" w14:textId="35857A25" w:rsidR="008E665C" w:rsidRDefault="6B06F679" w:rsidP="6B06F679">
          <w:pPr>
            <w:pStyle w:val="Verzeichnis1"/>
            <w:tabs>
              <w:tab w:val="left" w:pos="390"/>
              <w:tab w:val="right" w:leader="dot" w:pos="9060"/>
            </w:tabs>
          </w:pPr>
          <w:hyperlink w:anchor="_Toc1561879917">
            <w:r w:rsidRPr="6B06F679">
              <w:rPr>
                <w:rStyle w:val="Hyperlink"/>
              </w:rPr>
              <w:t>25.</w:t>
            </w:r>
            <w:r w:rsidR="008E665C">
              <w:tab/>
            </w:r>
            <w:r w:rsidRPr="6B06F679">
              <w:rPr>
                <w:rStyle w:val="Hyperlink"/>
              </w:rPr>
              <w:t>Managed Services</w:t>
            </w:r>
            <w:r w:rsidR="008E665C">
              <w:tab/>
            </w:r>
            <w:r w:rsidR="008E665C">
              <w:fldChar w:fldCharType="begin"/>
            </w:r>
            <w:r w:rsidR="008E665C">
              <w:instrText>PAGEREF _Toc1561879917 \h</w:instrText>
            </w:r>
            <w:r w:rsidR="008E665C">
              <w:fldChar w:fldCharType="separate"/>
            </w:r>
            <w:r w:rsidRPr="6B06F679">
              <w:rPr>
                <w:rStyle w:val="Hyperlink"/>
              </w:rPr>
              <w:t>154</w:t>
            </w:r>
            <w:r w:rsidR="008E665C">
              <w:fldChar w:fldCharType="end"/>
            </w:r>
          </w:hyperlink>
        </w:p>
        <w:p w14:paraId="3E1F2D89" w14:textId="306EAA88" w:rsidR="008E665C" w:rsidRDefault="6B06F679" w:rsidP="6B06F679">
          <w:pPr>
            <w:pStyle w:val="Verzeichnis2"/>
            <w:tabs>
              <w:tab w:val="left" w:pos="795"/>
              <w:tab w:val="right" w:leader="dot" w:pos="9060"/>
            </w:tabs>
          </w:pPr>
          <w:hyperlink w:anchor="_Toc1587983522">
            <w:r w:rsidRPr="6B06F679">
              <w:rPr>
                <w:rStyle w:val="Hyperlink"/>
              </w:rPr>
              <w:t>25.1.</w:t>
            </w:r>
            <w:r w:rsidR="008E665C">
              <w:tab/>
            </w:r>
            <w:r w:rsidRPr="6B06F679">
              <w:rPr>
                <w:rStyle w:val="Hyperlink"/>
              </w:rPr>
              <w:t>Das Proact Service Operation Center (SOC)</w:t>
            </w:r>
            <w:r w:rsidR="008E665C">
              <w:tab/>
            </w:r>
            <w:r w:rsidR="008E665C">
              <w:fldChar w:fldCharType="begin"/>
            </w:r>
            <w:r w:rsidR="008E665C">
              <w:instrText>PAGEREF _Toc1587983522 \h</w:instrText>
            </w:r>
            <w:r w:rsidR="008E665C">
              <w:fldChar w:fldCharType="separate"/>
            </w:r>
            <w:r w:rsidRPr="6B06F679">
              <w:rPr>
                <w:rStyle w:val="Hyperlink"/>
              </w:rPr>
              <w:t>154</w:t>
            </w:r>
            <w:r w:rsidR="008E665C">
              <w:fldChar w:fldCharType="end"/>
            </w:r>
          </w:hyperlink>
        </w:p>
        <w:p w14:paraId="4D22B0CB" w14:textId="3DEF4ADA" w:rsidR="008E665C" w:rsidRDefault="6B06F679" w:rsidP="6B06F679">
          <w:pPr>
            <w:pStyle w:val="Verzeichnis3"/>
            <w:tabs>
              <w:tab w:val="left" w:pos="1200"/>
              <w:tab w:val="right" w:leader="dot" w:pos="9060"/>
            </w:tabs>
          </w:pPr>
          <w:hyperlink w:anchor="_Toc330735247">
            <w:r w:rsidRPr="6B06F679">
              <w:rPr>
                <w:rStyle w:val="Hyperlink"/>
              </w:rPr>
              <w:t>25.1.1.</w:t>
            </w:r>
            <w:r w:rsidR="008E665C">
              <w:tab/>
            </w:r>
            <w:r w:rsidRPr="6B06F679">
              <w:rPr>
                <w:rStyle w:val="Hyperlink"/>
              </w:rPr>
              <w:t>Beschreibung und Ziele</w:t>
            </w:r>
            <w:r w:rsidR="008E665C">
              <w:tab/>
            </w:r>
            <w:r w:rsidR="008E665C">
              <w:fldChar w:fldCharType="begin"/>
            </w:r>
            <w:r w:rsidR="008E665C">
              <w:instrText>PAGEREF _Toc330735247 \h</w:instrText>
            </w:r>
            <w:r w:rsidR="008E665C">
              <w:fldChar w:fldCharType="separate"/>
            </w:r>
            <w:r w:rsidRPr="6B06F679">
              <w:rPr>
                <w:rStyle w:val="Hyperlink"/>
              </w:rPr>
              <w:t>154</w:t>
            </w:r>
            <w:r w:rsidR="008E665C">
              <w:fldChar w:fldCharType="end"/>
            </w:r>
          </w:hyperlink>
        </w:p>
        <w:p w14:paraId="46E53549" w14:textId="0CE0875B" w:rsidR="008E665C" w:rsidRDefault="6B06F679" w:rsidP="6B06F679">
          <w:pPr>
            <w:pStyle w:val="Verzeichnis3"/>
            <w:tabs>
              <w:tab w:val="left" w:pos="1200"/>
              <w:tab w:val="right" w:leader="dot" w:pos="9060"/>
            </w:tabs>
          </w:pPr>
          <w:hyperlink w:anchor="_Toc895383702">
            <w:r w:rsidRPr="6B06F679">
              <w:rPr>
                <w:rStyle w:val="Hyperlink"/>
              </w:rPr>
              <w:t>25.1.2.</w:t>
            </w:r>
            <w:r w:rsidR="008E665C">
              <w:tab/>
            </w:r>
            <w:r w:rsidRPr="6B06F679">
              <w:rPr>
                <w:rStyle w:val="Hyperlink"/>
              </w:rPr>
              <w:t>Definition der Begrifflichkeiten</w:t>
            </w:r>
            <w:r w:rsidR="008E665C">
              <w:tab/>
            </w:r>
            <w:r w:rsidR="008E665C">
              <w:fldChar w:fldCharType="begin"/>
            </w:r>
            <w:r w:rsidR="008E665C">
              <w:instrText>PAGEREF _Toc895383702 \h</w:instrText>
            </w:r>
            <w:r w:rsidR="008E665C">
              <w:fldChar w:fldCharType="separate"/>
            </w:r>
            <w:r w:rsidRPr="6B06F679">
              <w:rPr>
                <w:rStyle w:val="Hyperlink"/>
              </w:rPr>
              <w:t>154</w:t>
            </w:r>
            <w:r w:rsidR="008E665C">
              <w:fldChar w:fldCharType="end"/>
            </w:r>
          </w:hyperlink>
        </w:p>
        <w:p w14:paraId="623A0DAE" w14:textId="7E2C76C5" w:rsidR="008E665C" w:rsidRDefault="6B06F679" w:rsidP="6B06F679">
          <w:pPr>
            <w:pStyle w:val="Verzeichnis3"/>
            <w:tabs>
              <w:tab w:val="left" w:pos="1200"/>
              <w:tab w:val="right" w:leader="dot" w:pos="9060"/>
            </w:tabs>
          </w:pPr>
          <w:hyperlink w:anchor="_Toc1559727254">
            <w:r w:rsidRPr="6B06F679">
              <w:rPr>
                <w:rStyle w:val="Hyperlink"/>
              </w:rPr>
              <w:t>25.1.3.</w:t>
            </w:r>
            <w:r w:rsidR="008E665C">
              <w:tab/>
            </w:r>
            <w:r w:rsidRPr="6B06F679">
              <w:rPr>
                <w:rStyle w:val="Hyperlink"/>
              </w:rPr>
              <w:t>Der Proact Service Desk – zentrale Anlaufstelle für alle Kundenanfragen</w:t>
            </w:r>
            <w:r w:rsidR="008E665C">
              <w:tab/>
            </w:r>
            <w:r w:rsidR="008E665C">
              <w:fldChar w:fldCharType="begin"/>
            </w:r>
            <w:r w:rsidR="008E665C">
              <w:instrText>PAGEREF _Toc1559727254 \h</w:instrText>
            </w:r>
            <w:r w:rsidR="008E665C">
              <w:fldChar w:fldCharType="separate"/>
            </w:r>
            <w:r w:rsidRPr="6B06F679">
              <w:rPr>
                <w:rStyle w:val="Hyperlink"/>
              </w:rPr>
              <w:t>155</w:t>
            </w:r>
            <w:r w:rsidR="008E665C">
              <w:fldChar w:fldCharType="end"/>
            </w:r>
          </w:hyperlink>
        </w:p>
        <w:p w14:paraId="682BB615" w14:textId="5809D90D" w:rsidR="008E665C" w:rsidRDefault="6B06F679" w:rsidP="6B06F679">
          <w:pPr>
            <w:pStyle w:val="Verzeichnis3"/>
            <w:tabs>
              <w:tab w:val="left" w:pos="1200"/>
              <w:tab w:val="right" w:leader="dot" w:pos="9060"/>
            </w:tabs>
          </w:pPr>
          <w:hyperlink w:anchor="_Toc148155487">
            <w:r w:rsidRPr="6B06F679">
              <w:rPr>
                <w:rStyle w:val="Hyperlink"/>
              </w:rPr>
              <w:t>25.1.4.</w:t>
            </w:r>
            <w:r w:rsidR="008E665C">
              <w:tab/>
            </w:r>
            <w:r w:rsidRPr="6B06F679">
              <w:rPr>
                <w:rStyle w:val="Hyperlink"/>
              </w:rPr>
              <w:t>Aufbau</w:t>
            </w:r>
            <w:r w:rsidR="008E665C">
              <w:tab/>
            </w:r>
            <w:r w:rsidR="008E665C">
              <w:fldChar w:fldCharType="begin"/>
            </w:r>
            <w:r w:rsidR="008E665C">
              <w:instrText>PAGEREF _Toc148155487 \h</w:instrText>
            </w:r>
            <w:r w:rsidR="008E665C">
              <w:fldChar w:fldCharType="separate"/>
            </w:r>
            <w:r w:rsidRPr="6B06F679">
              <w:rPr>
                <w:rStyle w:val="Hyperlink"/>
              </w:rPr>
              <w:t>155</w:t>
            </w:r>
            <w:r w:rsidR="008E665C">
              <w:fldChar w:fldCharType="end"/>
            </w:r>
          </w:hyperlink>
        </w:p>
        <w:p w14:paraId="6FF536B7" w14:textId="04572C8E" w:rsidR="008E665C" w:rsidRDefault="6B06F679" w:rsidP="6B06F679">
          <w:pPr>
            <w:pStyle w:val="Verzeichnis3"/>
            <w:tabs>
              <w:tab w:val="left" w:pos="1200"/>
              <w:tab w:val="right" w:leader="dot" w:pos="9060"/>
            </w:tabs>
          </w:pPr>
          <w:hyperlink w:anchor="_Toc1534870747">
            <w:r w:rsidRPr="6B06F679">
              <w:rPr>
                <w:rStyle w:val="Hyperlink"/>
              </w:rPr>
              <w:t>25.1.5.</w:t>
            </w:r>
            <w:r w:rsidR="008E665C">
              <w:tab/>
            </w:r>
            <w:r w:rsidRPr="6B06F679">
              <w:rPr>
                <w:rStyle w:val="Hyperlink"/>
              </w:rPr>
              <w:t>Verantwortlichkeiten</w:t>
            </w:r>
            <w:r w:rsidR="008E665C">
              <w:tab/>
            </w:r>
            <w:r w:rsidR="008E665C">
              <w:fldChar w:fldCharType="begin"/>
            </w:r>
            <w:r w:rsidR="008E665C">
              <w:instrText>PAGEREF _Toc1534870747 \h</w:instrText>
            </w:r>
            <w:r w:rsidR="008E665C">
              <w:fldChar w:fldCharType="separate"/>
            </w:r>
            <w:r w:rsidRPr="6B06F679">
              <w:rPr>
                <w:rStyle w:val="Hyperlink"/>
              </w:rPr>
              <w:t>156</w:t>
            </w:r>
            <w:r w:rsidR="008E665C">
              <w:fldChar w:fldCharType="end"/>
            </w:r>
          </w:hyperlink>
        </w:p>
        <w:p w14:paraId="2D410AAF" w14:textId="77E35D58" w:rsidR="008E665C" w:rsidRDefault="6B06F679" w:rsidP="6B06F679">
          <w:pPr>
            <w:pStyle w:val="Verzeichnis3"/>
            <w:tabs>
              <w:tab w:val="left" w:pos="1200"/>
              <w:tab w:val="right" w:leader="dot" w:pos="9060"/>
            </w:tabs>
          </w:pPr>
          <w:hyperlink w:anchor="_Toc1640342167">
            <w:r w:rsidRPr="6B06F679">
              <w:rPr>
                <w:rStyle w:val="Hyperlink"/>
              </w:rPr>
              <w:t>25.1.6.</w:t>
            </w:r>
            <w:r w:rsidR="008E665C">
              <w:tab/>
            </w:r>
            <w:r w:rsidRPr="6B06F679">
              <w:rPr>
                <w:rStyle w:val="Hyperlink"/>
              </w:rPr>
              <w:t>Rollen</w:t>
            </w:r>
            <w:r w:rsidR="008E665C">
              <w:tab/>
            </w:r>
            <w:r w:rsidR="008E665C">
              <w:fldChar w:fldCharType="begin"/>
            </w:r>
            <w:r w:rsidR="008E665C">
              <w:instrText>PAGEREF _Toc1640342167 \h</w:instrText>
            </w:r>
            <w:r w:rsidR="008E665C">
              <w:fldChar w:fldCharType="separate"/>
            </w:r>
            <w:r w:rsidRPr="6B06F679">
              <w:rPr>
                <w:rStyle w:val="Hyperlink"/>
              </w:rPr>
              <w:t>156</w:t>
            </w:r>
            <w:r w:rsidR="008E665C">
              <w:fldChar w:fldCharType="end"/>
            </w:r>
          </w:hyperlink>
        </w:p>
        <w:p w14:paraId="3343AD52" w14:textId="0662FD3D" w:rsidR="008E665C" w:rsidRDefault="6B06F679" w:rsidP="6B06F679">
          <w:pPr>
            <w:pStyle w:val="Verzeichnis3"/>
            <w:tabs>
              <w:tab w:val="left" w:pos="1200"/>
              <w:tab w:val="right" w:leader="dot" w:pos="9060"/>
            </w:tabs>
          </w:pPr>
          <w:hyperlink w:anchor="_Toc1809207629">
            <w:r w:rsidRPr="6B06F679">
              <w:rPr>
                <w:rStyle w:val="Hyperlink"/>
              </w:rPr>
              <w:t>25.1.7.</w:t>
            </w:r>
            <w:r w:rsidR="008E665C">
              <w:tab/>
            </w:r>
            <w:r w:rsidRPr="6B06F679">
              <w:rPr>
                <w:rStyle w:val="Hyperlink"/>
              </w:rPr>
              <w:t>Ticket-Workflow</w:t>
            </w:r>
            <w:r w:rsidR="008E665C">
              <w:tab/>
            </w:r>
            <w:r w:rsidR="008E665C">
              <w:fldChar w:fldCharType="begin"/>
            </w:r>
            <w:r w:rsidR="008E665C">
              <w:instrText>PAGEREF _Toc1809207629 \h</w:instrText>
            </w:r>
            <w:r w:rsidR="008E665C">
              <w:fldChar w:fldCharType="separate"/>
            </w:r>
            <w:r w:rsidRPr="6B06F679">
              <w:rPr>
                <w:rStyle w:val="Hyperlink"/>
              </w:rPr>
              <w:t>157</w:t>
            </w:r>
            <w:r w:rsidR="008E665C">
              <w:fldChar w:fldCharType="end"/>
            </w:r>
          </w:hyperlink>
        </w:p>
        <w:p w14:paraId="465D0326" w14:textId="1FB83235" w:rsidR="008E665C" w:rsidRDefault="6B06F679" w:rsidP="6B06F679">
          <w:pPr>
            <w:pStyle w:val="Verzeichnis3"/>
            <w:tabs>
              <w:tab w:val="left" w:pos="1200"/>
              <w:tab w:val="right" w:leader="dot" w:pos="9060"/>
            </w:tabs>
          </w:pPr>
          <w:hyperlink w:anchor="_Toc931721031">
            <w:r w:rsidRPr="6B06F679">
              <w:rPr>
                <w:rStyle w:val="Hyperlink"/>
              </w:rPr>
              <w:t>25.1.8.</w:t>
            </w:r>
            <w:r w:rsidR="008E665C">
              <w:tab/>
            </w:r>
            <w:r w:rsidRPr="6B06F679">
              <w:rPr>
                <w:rStyle w:val="Hyperlink"/>
              </w:rPr>
              <w:t>Notfallmanagement</w:t>
            </w:r>
            <w:r w:rsidR="008E665C">
              <w:tab/>
            </w:r>
            <w:r w:rsidR="008E665C">
              <w:fldChar w:fldCharType="begin"/>
            </w:r>
            <w:r w:rsidR="008E665C">
              <w:instrText>PAGEREF _Toc931721031 \h</w:instrText>
            </w:r>
            <w:r w:rsidR="008E665C">
              <w:fldChar w:fldCharType="separate"/>
            </w:r>
            <w:r w:rsidRPr="6B06F679">
              <w:rPr>
                <w:rStyle w:val="Hyperlink"/>
              </w:rPr>
              <w:t>158</w:t>
            </w:r>
            <w:r w:rsidR="008E665C">
              <w:fldChar w:fldCharType="end"/>
            </w:r>
          </w:hyperlink>
        </w:p>
        <w:p w14:paraId="794E92E8" w14:textId="71E96590" w:rsidR="008E665C" w:rsidRDefault="6B06F679" w:rsidP="6B06F679">
          <w:pPr>
            <w:pStyle w:val="Verzeichnis2"/>
            <w:tabs>
              <w:tab w:val="left" w:pos="795"/>
              <w:tab w:val="right" w:leader="dot" w:pos="9060"/>
            </w:tabs>
          </w:pPr>
          <w:hyperlink w:anchor="_Toc1275859132">
            <w:r w:rsidRPr="6B06F679">
              <w:rPr>
                <w:rStyle w:val="Hyperlink"/>
              </w:rPr>
              <w:t>25.2.</w:t>
            </w:r>
            <w:r w:rsidR="008E665C">
              <w:tab/>
            </w:r>
            <w:r w:rsidRPr="6B06F679">
              <w:rPr>
                <w:rStyle w:val="Hyperlink"/>
              </w:rPr>
              <w:t>Definition und Ziele der einzelnen Prozesse des Service Operation Centers</w:t>
            </w:r>
            <w:r w:rsidR="008E665C">
              <w:tab/>
            </w:r>
            <w:r w:rsidR="008E665C">
              <w:fldChar w:fldCharType="begin"/>
            </w:r>
            <w:r w:rsidR="008E665C">
              <w:instrText>PAGEREF _Toc1275859132 \h</w:instrText>
            </w:r>
            <w:r w:rsidR="008E665C">
              <w:fldChar w:fldCharType="separate"/>
            </w:r>
            <w:r w:rsidRPr="6B06F679">
              <w:rPr>
                <w:rStyle w:val="Hyperlink"/>
              </w:rPr>
              <w:t>159</w:t>
            </w:r>
            <w:r w:rsidR="008E665C">
              <w:fldChar w:fldCharType="end"/>
            </w:r>
          </w:hyperlink>
        </w:p>
        <w:p w14:paraId="5666C0C5" w14:textId="381109F7" w:rsidR="008E665C" w:rsidRDefault="6B06F679" w:rsidP="6B06F679">
          <w:pPr>
            <w:pStyle w:val="Verzeichnis3"/>
            <w:tabs>
              <w:tab w:val="left" w:pos="1200"/>
              <w:tab w:val="right" w:leader="dot" w:pos="9060"/>
            </w:tabs>
          </w:pPr>
          <w:hyperlink w:anchor="_Toc940405743">
            <w:r w:rsidRPr="6B06F679">
              <w:rPr>
                <w:rStyle w:val="Hyperlink"/>
              </w:rPr>
              <w:t>25.2.1.</w:t>
            </w:r>
            <w:r w:rsidR="008E665C">
              <w:tab/>
            </w:r>
            <w:r w:rsidRPr="6B06F679">
              <w:rPr>
                <w:rStyle w:val="Hyperlink"/>
              </w:rPr>
              <w:t>Event Management</w:t>
            </w:r>
            <w:r w:rsidR="008E665C">
              <w:tab/>
            </w:r>
            <w:r w:rsidR="008E665C">
              <w:fldChar w:fldCharType="begin"/>
            </w:r>
            <w:r w:rsidR="008E665C">
              <w:instrText>PAGEREF _Toc940405743 \h</w:instrText>
            </w:r>
            <w:r w:rsidR="008E665C">
              <w:fldChar w:fldCharType="separate"/>
            </w:r>
            <w:r w:rsidRPr="6B06F679">
              <w:rPr>
                <w:rStyle w:val="Hyperlink"/>
              </w:rPr>
              <w:t>159</w:t>
            </w:r>
            <w:r w:rsidR="008E665C">
              <w:fldChar w:fldCharType="end"/>
            </w:r>
          </w:hyperlink>
        </w:p>
        <w:p w14:paraId="3EFE3463" w14:textId="2E21CAC9" w:rsidR="008E665C" w:rsidRDefault="6B06F679" w:rsidP="6B06F679">
          <w:pPr>
            <w:pStyle w:val="Verzeichnis3"/>
            <w:tabs>
              <w:tab w:val="left" w:pos="1200"/>
              <w:tab w:val="right" w:leader="dot" w:pos="9060"/>
            </w:tabs>
          </w:pPr>
          <w:hyperlink w:anchor="_Toc89838445">
            <w:r w:rsidRPr="6B06F679">
              <w:rPr>
                <w:rStyle w:val="Hyperlink"/>
              </w:rPr>
              <w:t>25.2.2.</w:t>
            </w:r>
            <w:r w:rsidR="008E665C">
              <w:tab/>
            </w:r>
            <w:r w:rsidRPr="6B06F679">
              <w:rPr>
                <w:rStyle w:val="Hyperlink"/>
              </w:rPr>
              <w:t>Incident Management</w:t>
            </w:r>
            <w:r w:rsidR="008E665C">
              <w:tab/>
            </w:r>
            <w:r w:rsidR="008E665C">
              <w:fldChar w:fldCharType="begin"/>
            </w:r>
            <w:r w:rsidR="008E665C">
              <w:instrText>PAGEREF _Toc89838445 \h</w:instrText>
            </w:r>
            <w:r w:rsidR="008E665C">
              <w:fldChar w:fldCharType="separate"/>
            </w:r>
            <w:r w:rsidRPr="6B06F679">
              <w:rPr>
                <w:rStyle w:val="Hyperlink"/>
              </w:rPr>
              <w:t>160</w:t>
            </w:r>
            <w:r w:rsidR="008E665C">
              <w:fldChar w:fldCharType="end"/>
            </w:r>
          </w:hyperlink>
        </w:p>
        <w:p w14:paraId="392C863E" w14:textId="3F77667B" w:rsidR="008E665C" w:rsidRDefault="6B06F679" w:rsidP="6B06F679">
          <w:pPr>
            <w:pStyle w:val="Verzeichnis3"/>
            <w:tabs>
              <w:tab w:val="left" w:pos="1200"/>
              <w:tab w:val="right" w:leader="dot" w:pos="9060"/>
            </w:tabs>
          </w:pPr>
          <w:hyperlink w:anchor="_Toc151186025">
            <w:r w:rsidRPr="6B06F679">
              <w:rPr>
                <w:rStyle w:val="Hyperlink"/>
              </w:rPr>
              <w:t>25.2.3.</w:t>
            </w:r>
            <w:r w:rsidR="008E665C">
              <w:tab/>
            </w:r>
            <w:r w:rsidRPr="6B06F679">
              <w:rPr>
                <w:rStyle w:val="Hyperlink"/>
              </w:rPr>
              <w:t>Request Fulfilment</w:t>
            </w:r>
            <w:r w:rsidR="008E665C">
              <w:tab/>
            </w:r>
            <w:r w:rsidR="008E665C">
              <w:fldChar w:fldCharType="begin"/>
            </w:r>
            <w:r w:rsidR="008E665C">
              <w:instrText>PAGEREF _Toc151186025 \h</w:instrText>
            </w:r>
            <w:r w:rsidR="008E665C">
              <w:fldChar w:fldCharType="separate"/>
            </w:r>
            <w:r w:rsidRPr="6B06F679">
              <w:rPr>
                <w:rStyle w:val="Hyperlink"/>
              </w:rPr>
              <w:t>160</w:t>
            </w:r>
            <w:r w:rsidR="008E665C">
              <w:fldChar w:fldCharType="end"/>
            </w:r>
          </w:hyperlink>
        </w:p>
        <w:p w14:paraId="7C26CEEA" w14:textId="4B64AE82" w:rsidR="008E665C" w:rsidRDefault="6B06F679" w:rsidP="6B06F679">
          <w:pPr>
            <w:pStyle w:val="Verzeichnis3"/>
            <w:tabs>
              <w:tab w:val="left" w:pos="1200"/>
              <w:tab w:val="right" w:leader="dot" w:pos="9060"/>
            </w:tabs>
          </w:pPr>
          <w:hyperlink w:anchor="_Toc206494546">
            <w:r w:rsidRPr="6B06F679">
              <w:rPr>
                <w:rStyle w:val="Hyperlink"/>
              </w:rPr>
              <w:t>25.2.4.</w:t>
            </w:r>
            <w:r w:rsidR="008E665C">
              <w:tab/>
            </w:r>
            <w:r w:rsidRPr="6B06F679">
              <w:rPr>
                <w:rStyle w:val="Hyperlink"/>
              </w:rPr>
              <w:t>Problem Management</w:t>
            </w:r>
            <w:r w:rsidR="008E665C">
              <w:tab/>
            </w:r>
            <w:r w:rsidR="008E665C">
              <w:fldChar w:fldCharType="begin"/>
            </w:r>
            <w:r w:rsidR="008E665C">
              <w:instrText>PAGEREF _Toc206494546 \h</w:instrText>
            </w:r>
            <w:r w:rsidR="008E665C">
              <w:fldChar w:fldCharType="separate"/>
            </w:r>
            <w:r w:rsidRPr="6B06F679">
              <w:rPr>
                <w:rStyle w:val="Hyperlink"/>
              </w:rPr>
              <w:t>161</w:t>
            </w:r>
            <w:r w:rsidR="008E665C">
              <w:fldChar w:fldCharType="end"/>
            </w:r>
          </w:hyperlink>
        </w:p>
        <w:p w14:paraId="77DCD167" w14:textId="4298EC7F" w:rsidR="008E665C" w:rsidRDefault="6B06F679" w:rsidP="6B06F679">
          <w:pPr>
            <w:pStyle w:val="Verzeichnis3"/>
            <w:tabs>
              <w:tab w:val="left" w:pos="1200"/>
              <w:tab w:val="right" w:leader="dot" w:pos="9060"/>
            </w:tabs>
          </w:pPr>
          <w:hyperlink w:anchor="_Toc1377239602">
            <w:r w:rsidRPr="6B06F679">
              <w:rPr>
                <w:rStyle w:val="Hyperlink"/>
              </w:rPr>
              <w:t>25.2.5.</w:t>
            </w:r>
            <w:r w:rsidR="008E665C">
              <w:tab/>
            </w:r>
            <w:r w:rsidRPr="6B06F679">
              <w:rPr>
                <w:rStyle w:val="Hyperlink"/>
              </w:rPr>
              <w:t>Change Management</w:t>
            </w:r>
            <w:r w:rsidR="008E665C">
              <w:tab/>
            </w:r>
            <w:r w:rsidR="008E665C">
              <w:fldChar w:fldCharType="begin"/>
            </w:r>
            <w:r w:rsidR="008E665C">
              <w:instrText>PAGEREF _Toc1377239602 \h</w:instrText>
            </w:r>
            <w:r w:rsidR="008E665C">
              <w:fldChar w:fldCharType="separate"/>
            </w:r>
            <w:r w:rsidRPr="6B06F679">
              <w:rPr>
                <w:rStyle w:val="Hyperlink"/>
              </w:rPr>
              <w:t>161</w:t>
            </w:r>
            <w:r w:rsidR="008E665C">
              <w:fldChar w:fldCharType="end"/>
            </w:r>
          </w:hyperlink>
        </w:p>
        <w:p w14:paraId="6D5A59EC" w14:textId="21A7A7A0" w:rsidR="008E665C" w:rsidRDefault="6B06F679" w:rsidP="6B06F679">
          <w:pPr>
            <w:pStyle w:val="Verzeichnis3"/>
            <w:tabs>
              <w:tab w:val="left" w:pos="1200"/>
              <w:tab w:val="right" w:leader="dot" w:pos="9060"/>
            </w:tabs>
          </w:pPr>
          <w:hyperlink w:anchor="_Toc1946895156">
            <w:r w:rsidRPr="6B06F679">
              <w:rPr>
                <w:rStyle w:val="Hyperlink"/>
              </w:rPr>
              <w:t>25.2.6.</w:t>
            </w:r>
            <w:r w:rsidR="008E665C">
              <w:tab/>
            </w:r>
            <w:r w:rsidRPr="6B06F679">
              <w:rPr>
                <w:rStyle w:val="Hyperlink"/>
              </w:rPr>
              <w:t>IT Operations Management</w:t>
            </w:r>
            <w:r w:rsidR="008E665C">
              <w:tab/>
            </w:r>
            <w:r w:rsidR="008E665C">
              <w:fldChar w:fldCharType="begin"/>
            </w:r>
            <w:r w:rsidR="008E665C">
              <w:instrText>PAGEREF _Toc1946895156 \h</w:instrText>
            </w:r>
            <w:r w:rsidR="008E665C">
              <w:fldChar w:fldCharType="separate"/>
            </w:r>
            <w:r w:rsidRPr="6B06F679">
              <w:rPr>
                <w:rStyle w:val="Hyperlink"/>
              </w:rPr>
              <w:t>162</w:t>
            </w:r>
            <w:r w:rsidR="008E665C">
              <w:fldChar w:fldCharType="end"/>
            </w:r>
          </w:hyperlink>
        </w:p>
        <w:p w14:paraId="3E38962A" w14:textId="2C6CE99D" w:rsidR="008E665C" w:rsidRDefault="6B06F679" w:rsidP="6B06F679">
          <w:pPr>
            <w:pStyle w:val="Verzeichnis3"/>
            <w:tabs>
              <w:tab w:val="left" w:pos="1200"/>
              <w:tab w:val="right" w:leader="dot" w:pos="9060"/>
            </w:tabs>
          </w:pPr>
          <w:hyperlink w:anchor="_Toc2120585845">
            <w:r w:rsidRPr="6B06F679">
              <w:rPr>
                <w:rStyle w:val="Hyperlink"/>
              </w:rPr>
              <w:t>25.2.7.</w:t>
            </w:r>
            <w:r w:rsidR="008E665C">
              <w:tab/>
            </w:r>
            <w:r w:rsidRPr="6B06F679">
              <w:rPr>
                <w:rStyle w:val="Hyperlink"/>
              </w:rPr>
              <w:t>Eskalation Management – Ziele</w:t>
            </w:r>
            <w:r w:rsidR="008E665C">
              <w:tab/>
            </w:r>
            <w:r w:rsidR="008E665C">
              <w:fldChar w:fldCharType="begin"/>
            </w:r>
            <w:r w:rsidR="008E665C">
              <w:instrText>PAGEREF _Toc2120585845 \h</w:instrText>
            </w:r>
            <w:r w:rsidR="008E665C">
              <w:fldChar w:fldCharType="separate"/>
            </w:r>
            <w:r w:rsidRPr="6B06F679">
              <w:rPr>
                <w:rStyle w:val="Hyperlink"/>
              </w:rPr>
              <w:t>162</w:t>
            </w:r>
            <w:r w:rsidR="008E665C">
              <w:fldChar w:fldCharType="end"/>
            </w:r>
          </w:hyperlink>
        </w:p>
        <w:p w14:paraId="1BE5A499" w14:textId="611DE2FF" w:rsidR="008E665C" w:rsidRDefault="6B06F679" w:rsidP="6B06F679">
          <w:pPr>
            <w:pStyle w:val="Verzeichnis2"/>
            <w:tabs>
              <w:tab w:val="left" w:pos="795"/>
              <w:tab w:val="right" w:leader="dot" w:pos="9060"/>
            </w:tabs>
          </w:pPr>
          <w:hyperlink w:anchor="_Toc1922508523">
            <w:r w:rsidRPr="6B06F679">
              <w:rPr>
                <w:rStyle w:val="Hyperlink"/>
              </w:rPr>
              <w:t>25.3.</w:t>
            </w:r>
            <w:r w:rsidR="008E665C">
              <w:tab/>
            </w:r>
            <w:r w:rsidRPr="6B06F679">
              <w:rPr>
                <w:rStyle w:val="Hyperlink"/>
              </w:rPr>
              <w:t>Überblick über die KPIs</w:t>
            </w:r>
            <w:r w:rsidR="008E665C">
              <w:tab/>
            </w:r>
            <w:r w:rsidR="008E665C">
              <w:fldChar w:fldCharType="begin"/>
            </w:r>
            <w:r w:rsidR="008E665C">
              <w:instrText>PAGEREF _Toc1922508523 \h</w:instrText>
            </w:r>
            <w:r w:rsidR="008E665C">
              <w:fldChar w:fldCharType="separate"/>
            </w:r>
            <w:r w:rsidRPr="6B06F679">
              <w:rPr>
                <w:rStyle w:val="Hyperlink"/>
              </w:rPr>
              <w:t>163</w:t>
            </w:r>
            <w:r w:rsidR="008E665C">
              <w:fldChar w:fldCharType="end"/>
            </w:r>
          </w:hyperlink>
        </w:p>
        <w:p w14:paraId="53E8452B" w14:textId="774C2BFE" w:rsidR="008E665C" w:rsidRDefault="6B06F679" w:rsidP="6B06F679">
          <w:pPr>
            <w:pStyle w:val="Verzeichnis1"/>
            <w:tabs>
              <w:tab w:val="left" w:pos="390"/>
              <w:tab w:val="right" w:leader="dot" w:pos="9060"/>
            </w:tabs>
          </w:pPr>
          <w:hyperlink w:anchor="_Toc44431520">
            <w:r w:rsidRPr="6B06F679">
              <w:rPr>
                <w:rStyle w:val="Hyperlink"/>
              </w:rPr>
              <w:t>26.</w:t>
            </w:r>
            <w:r w:rsidR="008E665C">
              <w:tab/>
            </w:r>
            <w:r w:rsidRPr="6B06F679">
              <w:rPr>
                <w:rStyle w:val="Hyperlink"/>
              </w:rPr>
              <w:t>Monitoring</w:t>
            </w:r>
            <w:r w:rsidR="008E665C">
              <w:tab/>
            </w:r>
            <w:r w:rsidR="008E665C">
              <w:fldChar w:fldCharType="begin"/>
            </w:r>
            <w:r w:rsidR="008E665C">
              <w:instrText>PAGEREF _Toc44431520 \h</w:instrText>
            </w:r>
            <w:r w:rsidR="008E665C">
              <w:fldChar w:fldCharType="separate"/>
            </w:r>
            <w:r w:rsidRPr="6B06F679">
              <w:rPr>
                <w:rStyle w:val="Hyperlink"/>
              </w:rPr>
              <w:t>165</w:t>
            </w:r>
            <w:r w:rsidR="008E665C">
              <w:fldChar w:fldCharType="end"/>
            </w:r>
          </w:hyperlink>
        </w:p>
        <w:p w14:paraId="10B25652" w14:textId="754585A2" w:rsidR="008E665C" w:rsidRDefault="6B06F679" w:rsidP="6B06F679">
          <w:pPr>
            <w:pStyle w:val="Verzeichnis2"/>
            <w:tabs>
              <w:tab w:val="left" w:pos="795"/>
              <w:tab w:val="right" w:leader="dot" w:pos="9060"/>
            </w:tabs>
          </w:pPr>
          <w:hyperlink w:anchor="_Toc393116961">
            <w:r w:rsidRPr="6B06F679">
              <w:rPr>
                <w:rStyle w:val="Hyperlink"/>
              </w:rPr>
              <w:t>26.1.</w:t>
            </w:r>
            <w:r w:rsidR="008E665C">
              <w:tab/>
            </w:r>
            <w:r w:rsidRPr="6B06F679">
              <w:rPr>
                <w:rStyle w:val="Hyperlink"/>
              </w:rPr>
              <w:t>Überblick</w:t>
            </w:r>
            <w:r w:rsidR="008E665C">
              <w:tab/>
            </w:r>
            <w:r w:rsidR="008E665C">
              <w:fldChar w:fldCharType="begin"/>
            </w:r>
            <w:r w:rsidR="008E665C">
              <w:instrText>PAGEREF _Toc393116961 \h</w:instrText>
            </w:r>
            <w:r w:rsidR="008E665C">
              <w:fldChar w:fldCharType="separate"/>
            </w:r>
            <w:r w:rsidRPr="6B06F679">
              <w:rPr>
                <w:rStyle w:val="Hyperlink"/>
              </w:rPr>
              <w:t>166</w:t>
            </w:r>
            <w:r w:rsidR="008E665C">
              <w:fldChar w:fldCharType="end"/>
            </w:r>
          </w:hyperlink>
        </w:p>
        <w:p w14:paraId="24A63725" w14:textId="55558C7D" w:rsidR="008E665C" w:rsidRDefault="6B06F679" w:rsidP="6B06F679">
          <w:pPr>
            <w:pStyle w:val="Verzeichnis2"/>
            <w:tabs>
              <w:tab w:val="left" w:pos="795"/>
              <w:tab w:val="right" w:leader="dot" w:pos="9060"/>
            </w:tabs>
          </w:pPr>
          <w:hyperlink w:anchor="_Toc1647174693">
            <w:r w:rsidRPr="6B06F679">
              <w:rPr>
                <w:rStyle w:val="Hyperlink"/>
              </w:rPr>
              <w:t>26.2.</w:t>
            </w:r>
            <w:r w:rsidR="008E665C">
              <w:tab/>
            </w:r>
            <w:r w:rsidRPr="6B06F679">
              <w:rPr>
                <w:rStyle w:val="Hyperlink"/>
              </w:rPr>
              <w:t>Monitoring-Infrastruktur</w:t>
            </w:r>
            <w:r w:rsidR="008E665C">
              <w:tab/>
            </w:r>
            <w:r w:rsidR="008E665C">
              <w:fldChar w:fldCharType="begin"/>
            </w:r>
            <w:r w:rsidR="008E665C">
              <w:instrText>PAGEREF _Toc1647174693 \h</w:instrText>
            </w:r>
            <w:r w:rsidR="008E665C">
              <w:fldChar w:fldCharType="separate"/>
            </w:r>
            <w:r w:rsidRPr="6B06F679">
              <w:rPr>
                <w:rStyle w:val="Hyperlink"/>
              </w:rPr>
              <w:t>166</w:t>
            </w:r>
            <w:r w:rsidR="008E665C">
              <w:fldChar w:fldCharType="end"/>
            </w:r>
          </w:hyperlink>
        </w:p>
        <w:p w14:paraId="179E587E" w14:textId="5B798D55" w:rsidR="008E665C" w:rsidRDefault="6B06F679" w:rsidP="6B06F679">
          <w:pPr>
            <w:pStyle w:val="Verzeichnis2"/>
            <w:tabs>
              <w:tab w:val="left" w:pos="795"/>
              <w:tab w:val="right" w:leader="dot" w:pos="9060"/>
            </w:tabs>
          </w:pPr>
          <w:hyperlink w:anchor="_Toc269949862">
            <w:r w:rsidRPr="6B06F679">
              <w:rPr>
                <w:rStyle w:val="Hyperlink"/>
              </w:rPr>
              <w:t>26.3.</w:t>
            </w:r>
            <w:r w:rsidR="008E665C">
              <w:tab/>
            </w:r>
            <w:r w:rsidRPr="6B06F679">
              <w:rPr>
                <w:rStyle w:val="Hyperlink"/>
              </w:rPr>
              <w:t>Lizenzerfassung</w:t>
            </w:r>
            <w:r w:rsidR="008E665C">
              <w:tab/>
            </w:r>
            <w:r w:rsidR="008E665C">
              <w:fldChar w:fldCharType="begin"/>
            </w:r>
            <w:r w:rsidR="008E665C">
              <w:instrText>PAGEREF _Toc269949862 \h</w:instrText>
            </w:r>
            <w:r w:rsidR="008E665C">
              <w:fldChar w:fldCharType="separate"/>
            </w:r>
            <w:r w:rsidRPr="6B06F679">
              <w:rPr>
                <w:rStyle w:val="Hyperlink"/>
              </w:rPr>
              <w:t>166</w:t>
            </w:r>
            <w:r w:rsidR="008E665C">
              <w:fldChar w:fldCharType="end"/>
            </w:r>
          </w:hyperlink>
        </w:p>
        <w:p w14:paraId="30B58947" w14:textId="6FD44E39" w:rsidR="008E665C" w:rsidRDefault="6B06F679" w:rsidP="6B06F679">
          <w:pPr>
            <w:pStyle w:val="Verzeichnis1"/>
            <w:tabs>
              <w:tab w:val="left" w:pos="390"/>
              <w:tab w:val="right" w:leader="dot" w:pos="9060"/>
            </w:tabs>
          </w:pPr>
          <w:hyperlink w:anchor="_Toc1530715341">
            <w:r w:rsidRPr="6B06F679">
              <w:rPr>
                <w:rStyle w:val="Hyperlink"/>
              </w:rPr>
              <w:t>27.</w:t>
            </w:r>
            <w:r w:rsidR="008E665C">
              <w:tab/>
            </w:r>
            <w:r w:rsidRPr="6B06F679">
              <w:rPr>
                <w:rStyle w:val="Hyperlink"/>
              </w:rPr>
              <w:t>Backup</w:t>
            </w:r>
            <w:r w:rsidR="008E665C">
              <w:tab/>
            </w:r>
            <w:r w:rsidR="008E665C">
              <w:fldChar w:fldCharType="begin"/>
            </w:r>
            <w:r w:rsidR="008E665C">
              <w:instrText>PAGEREF _Toc1530715341 \h</w:instrText>
            </w:r>
            <w:r w:rsidR="008E665C">
              <w:fldChar w:fldCharType="separate"/>
            </w:r>
            <w:r w:rsidRPr="6B06F679">
              <w:rPr>
                <w:rStyle w:val="Hyperlink"/>
              </w:rPr>
              <w:t>166</w:t>
            </w:r>
            <w:r w:rsidR="008E665C">
              <w:fldChar w:fldCharType="end"/>
            </w:r>
          </w:hyperlink>
        </w:p>
        <w:p w14:paraId="3F6048C7" w14:textId="18994FF4" w:rsidR="008E665C" w:rsidRDefault="6B06F679" w:rsidP="6B06F679">
          <w:pPr>
            <w:pStyle w:val="Verzeichnis2"/>
            <w:tabs>
              <w:tab w:val="left" w:pos="795"/>
              <w:tab w:val="right" w:leader="dot" w:pos="9060"/>
            </w:tabs>
          </w:pPr>
          <w:hyperlink w:anchor="_Toc868599581">
            <w:r w:rsidRPr="6B06F679">
              <w:rPr>
                <w:rStyle w:val="Hyperlink"/>
              </w:rPr>
              <w:t>27.1.</w:t>
            </w:r>
            <w:r w:rsidR="008E665C">
              <w:tab/>
            </w:r>
            <w:r w:rsidRPr="6B06F679">
              <w:rPr>
                <w:rStyle w:val="Hyperlink"/>
              </w:rPr>
              <w:t>Konfiguration</w:t>
            </w:r>
            <w:r w:rsidR="008E665C">
              <w:tab/>
            </w:r>
            <w:r w:rsidR="008E665C">
              <w:fldChar w:fldCharType="begin"/>
            </w:r>
            <w:r w:rsidR="008E665C">
              <w:instrText>PAGEREF _Toc868599581 \h</w:instrText>
            </w:r>
            <w:r w:rsidR="008E665C">
              <w:fldChar w:fldCharType="separate"/>
            </w:r>
            <w:r w:rsidRPr="6B06F679">
              <w:rPr>
                <w:rStyle w:val="Hyperlink"/>
              </w:rPr>
              <w:t>167</w:t>
            </w:r>
            <w:r w:rsidR="008E665C">
              <w:fldChar w:fldCharType="end"/>
            </w:r>
          </w:hyperlink>
        </w:p>
        <w:p w14:paraId="6BD4C7EB" w14:textId="7F3E5828" w:rsidR="008E665C" w:rsidRDefault="6B06F679" w:rsidP="6B06F679">
          <w:pPr>
            <w:pStyle w:val="Verzeichnis3"/>
            <w:tabs>
              <w:tab w:val="left" w:pos="1200"/>
              <w:tab w:val="right" w:leader="dot" w:pos="9060"/>
            </w:tabs>
          </w:pPr>
          <w:hyperlink w:anchor="_Toc459391297">
            <w:r w:rsidRPr="6B06F679">
              <w:rPr>
                <w:rStyle w:val="Hyperlink"/>
              </w:rPr>
              <w:t>27.1.1.</w:t>
            </w:r>
            <w:r w:rsidR="008E665C">
              <w:tab/>
            </w:r>
            <w:r w:rsidRPr="6B06F679">
              <w:rPr>
                <w:rStyle w:val="Hyperlink"/>
              </w:rPr>
              <w:t>Commvault Gruppen</w:t>
            </w:r>
            <w:r w:rsidR="008E665C">
              <w:tab/>
            </w:r>
            <w:r w:rsidR="008E665C">
              <w:fldChar w:fldCharType="begin"/>
            </w:r>
            <w:r w:rsidR="008E665C">
              <w:instrText>PAGEREF _Toc459391297 \h</w:instrText>
            </w:r>
            <w:r w:rsidR="008E665C">
              <w:fldChar w:fldCharType="separate"/>
            </w:r>
            <w:r w:rsidRPr="6B06F679">
              <w:rPr>
                <w:rStyle w:val="Hyperlink"/>
              </w:rPr>
              <w:t>167</w:t>
            </w:r>
            <w:r w:rsidR="008E665C">
              <w:fldChar w:fldCharType="end"/>
            </w:r>
          </w:hyperlink>
        </w:p>
        <w:p w14:paraId="5D06631A" w14:textId="788B329A" w:rsidR="008E665C" w:rsidRDefault="6B06F679" w:rsidP="6B06F679">
          <w:pPr>
            <w:pStyle w:val="Verzeichnis3"/>
            <w:tabs>
              <w:tab w:val="left" w:pos="1200"/>
              <w:tab w:val="right" w:leader="dot" w:pos="9060"/>
            </w:tabs>
          </w:pPr>
          <w:hyperlink w:anchor="_Toc177075097">
            <w:r w:rsidRPr="6B06F679">
              <w:rPr>
                <w:rStyle w:val="Hyperlink"/>
              </w:rPr>
              <w:t>27.1.2.</w:t>
            </w:r>
            <w:r w:rsidR="008E665C">
              <w:tab/>
            </w:r>
            <w:r w:rsidRPr="6B06F679">
              <w:rPr>
                <w:rStyle w:val="Hyperlink"/>
              </w:rPr>
              <w:t>Commvault Proxy</w:t>
            </w:r>
            <w:r w:rsidR="008E665C">
              <w:tab/>
            </w:r>
            <w:r w:rsidR="008E665C">
              <w:fldChar w:fldCharType="begin"/>
            </w:r>
            <w:r w:rsidR="008E665C">
              <w:instrText>PAGEREF _Toc177075097 \h</w:instrText>
            </w:r>
            <w:r w:rsidR="008E665C">
              <w:fldChar w:fldCharType="separate"/>
            </w:r>
            <w:r w:rsidRPr="6B06F679">
              <w:rPr>
                <w:rStyle w:val="Hyperlink"/>
              </w:rPr>
              <w:t>167</w:t>
            </w:r>
            <w:r w:rsidR="008E665C">
              <w:fldChar w:fldCharType="end"/>
            </w:r>
          </w:hyperlink>
        </w:p>
        <w:p w14:paraId="5914C977" w14:textId="6FAA2CC4" w:rsidR="008E665C" w:rsidRDefault="6B06F679" w:rsidP="6B06F679">
          <w:pPr>
            <w:pStyle w:val="Verzeichnis3"/>
            <w:tabs>
              <w:tab w:val="left" w:pos="1200"/>
              <w:tab w:val="right" w:leader="dot" w:pos="9060"/>
            </w:tabs>
          </w:pPr>
          <w:hyperlink w:anchor="_Toc1512433632">
            <w:r w:rsidRPr="6B06F679">
              <w:rPr>
                <w:rStyle w:val="Hyperlink"/>
              </w:rPr>
              <w:t>27.1.3.</w:t>
            </w:r>
            <w:r w:rsidR="008E665C">
              <w:tab/>
            </w:r>
            <w:r w:rsidRPr="6B06F679">
              <w:rPr>
                <w:rStyle w:val="Hyperlink"/>
              </w:rPr>
              <w:t>Commvault Firewall</w:t>
            </w:r>
            <w:r w:rsidR="008E665C">
              <w:tab/>
            </w:r>
            <w:r w:rsidR="008E665C">
              <w:fldChar w:fldCharType="begin"/>
            </w:r>
            <w:r w:rsidR="008E665C">
              <w:instrText>PAGEREF _Toc1512433632 \h</w:instrText>
            </w:r>
            <w:r w:rsidR="008E665C">
              <w:fldChar w:fldCharType="separate"/>
            </w:r>
            <w:r w:rsidRPr="6B06F679">
              <w:rPr>
                <w:rStyle w:val="Hyperlink"/>
              </w:rPr>
              <w:t>168</w:t>
            </w:r>
            <w:r w:rsidR="008E665C">
              <w:fldChar w:fldCharType="end"/>
            </w:r>
          </w:hyperlink>
        </w:p>
        <w:p w14:paraId="0D81BF16" w14:textId="4564628E" w:rsidR="008E665C" w:rsidRDefault="6B06F679" w:rsidP="6B06F679">
          <w:pPr>
            <w:pStyle w:val="Verzeichnis3"/>
            <w:tabs>
              <w:tab w:val="left" w:pos="1200"/>
              <w:tab w:val="right" w:leader="dot" w:pos="9060"/>
            </w:tabs>
          </w:pPr>
          <w:hyperlink w:anchor="_Toc1626701718">
            <w:r w:rsidRPr="6B06F679">
              <w:rPr>
                <w:rStyle w:val="Hyperlink"/>
              </w:rPr>
              <w:t>27.1.4.</w:t>
            </w:r>
            <w:r w:rsidR="008E665C">
              <w:tab/>
            </w:r>
            <w:r w:rsidRPr="6B06F679">
              <w:rPr>
                <w:rStyle w:val="Hyperlink"/>
              </w:rPr>
              <w:t>Library</w:t>
            </w:r>
            <w:r w:rsidR="008E665C">
              <w:tab/>
            </w:r>
            <w:r w:rsidR="008E665C">
              <w:fldChar w:fldCharType="begin"/>
            </w:r>
            <w:r w:rsidR="008E665C">
              <w:instrText>PAGEREF _Toc1626701718 \h</w:instrText>
            </w:r>
            <w:r w:rsidR="008E665C">
              <w:fldChar w:fldCharType="separate"/>
            </w:r>
            <w:r w:rsidRPr="6B06F679">
              <w:rPr>
                <w:rStyle w:val="Hyperlink"/>
              </w:rPr>
              <w:t>168</w:t>
            </w:r>
            <w:r w:rsidR="008E665C">
              <w:fldChar w:fldCharType="end"/>
            </w:r>
          </w:hyperlink>
        </w:p>
        <w:p w14:paraId="458C7533" w14:textId="780C8FBD" w:rsidR="008E665C" w:rsidRDefault="6B06F679" w:rsidP="6B06F679">
          <w:pPr>
            <w:pStyle w:val="Verzeichnis3"/>
            <w:tabs>
              <w:tab w:val="left" w:pos="1200"/>
              <w:tab w:val="right" w:leader="dot" w:pos="9060"/>
            </w:tabs>
          </w:pPr>
          <w:hyperlink w:anchor="_Toc1145345280">
            <w:r w:rsidRPr="6B06F679">
              <w:rPr>
                <w:rStyle w:val="Hyperlink"/>
              </w:rPr>
              <w:t>27.1.5.</w:t>
            </w:r>
            <w:r w:rsidR="008E665C">
              <w:tab/>
            </w:r>
            <w:r w:rsidRPr="6B06F679">
              <w:rPr>
                <w:rStyle w:val="Hyperlink"/>
              </w:rPr>
              <w:t>Dedupdatenbank</w:t>
            </w:r>
            <w:r w:rsidR="008E665C">
              <w:tab/>
            </w:r>
            <w:r w:rsidR="008E665C">
              <w:fldChar w:fldCharType="begin"/>
            </w:r>
            <w:r w:rsidR="008E665C">
              <w:instrText>PAGEREF _Toc1145345280 \h</w:instrText>
            </w:r>
            <w:r w:rsidR="008E665C">
              <w:fldChar w:fldCharType="separate"/>
            </w:r>
            <w:r w:rsidRPr="6B06F679">
              <w:rPr>
                <w:rStyle w:val="Hyperlink"/>
              </w:rPr>
              <w:t>170</w:t>
            </w:r>
            <w:r w:rsidR="008E665C">
              <w:fldChar w:fldCharType="end"/>
            </w:r>
          </w:hyperlink>
        </w:p>
        <w:p w14:paraId="387906EF" w14:textId="7EA6A460" w:rsidR="008E665C" w:rsidRDefault="6B06F679" w:rsidP="6B06F679">
          <w:pPr>
            <w:pStyle w:val="Verzeichnis3"/>
            <w:tabs>
              <w:tab w:val="left" w:pos="1200"/>
              <w:tab w:val="right" w:leader="dot" w:pos="9060"/>
            </w:tabs>
          </w:pPr>
          <w:hyperlink w:anchor="_Toc795092536">
            <w:r w:rsidRPr="6B06F679">
              <w:rPr>
                <w:rStyle w:val="Hyperlink"/>
              </w:rPr>
              <w:t>27.1.6.</w:t>
            </w:r>
            <w:r w:rsidR="008E665C">
              <w:tab/>
            </w:r>
            <w:r w:rsidRPr="6B06F679">
              <w:rPr>
                <w:rStyle w:val="Hyperlink"/>
              </w:rPr>
              <w:t>Storage Policies</w:t>
            </w:r>
            <w:r w:rsidR="008E665C">
              <w:tab/>
            </w:r>
            <w:r w:rsidR="008E665C">
              <w:fldChar w:fldCharType="begin"/>
            </w:r>
            <w:r w:rsidR="008E665C">
              <w:instrText>PAGEREF _Toc795092536 \h</w:instrText>
            </w:r>
            <w:r w:rsidR="008E665C">
              <w:fldChar w:fldCharType="separate"/>
            </w:r>
            <w:r w:rsidRPr="6B06F679">
              <w:rPr>
                <w:rStyle w:val="Hyperlink"/>
              </w:rPr>
              <w:t>171</w:t>
            </w:r>
            <w:r w:rsidR="008E665C">
              <w:fldChar w:fldCharType="end"/>
            </w:r>
          </w:hyperlink>
        </w:p>
        <w:p w14:paraId="160BDDC3" w14:textId="196B599B" w:rsidR="008E665C" w:rsidRDefault="6B06F679" w:rsidP="6B06F679">
          <w:pPr>
            <w:pStyle w:val="Verzeichnis3"/>
            <w:tabs>
              <w:tab w:val="left" w:pos="1200"/>
              <w:tab w:val="right" w:leader="dot" w:pos="9060"/>
            </w:tabs>
          </w:pPr>
          <w:hyperlink w:anchor="_Toc2014861834">
            <w:r w:rsidRPr="6B06F679">
              <w:rPr>
                <w:rStyle w:val="Hyperlink"/>
              </w:rPr>
              <w:t>27.1.7.</w:t>
            </w:r>
            <w:r w:rsidR="008E665C">
              <w:tab/>
            </w:r>
            <w:r w:rsidRPr="6B06F679">
              <w:rPr>
                <w:rStyle w:val="Hyperlink"/>
              </w:rPr>
              <w:t>Schedule Policies</w:t>
            </w:r>
            <w:r w:rsidR="008E665C">
              <w:tab/>
            </w:r>
            <w:r w:rsidR="008E665C">
              <w:fldChar w:fldCharType="begin"/>
            </w:r>
            <w:r w:rsidR="008E665C">
              <w:instrText>PAGEREF _Toc2014861834 \h</w:instrText>
            </w:r>
            <w:r w:rsidR="008E665C">
              <w:fldChar w:fldCharType="separate"/>
            </w:r>
            <w:r w:rsidRPr="6B06F679">
              <w:rPr>
                <w:rStyle w:val="Hyperlink"/>
              </w:rPr>
              <w:t>174</w:t>
            </w:r>
            <w:r w:rsidR="008E665C">
              <w:fldChar w:fldCharType="end"/>
            </w:r>
          </w:hyperlink>
        </w:p>
        <w:p w14:paraId="60473AA2" w14:textId="76058877" w:rsidR="008E665C" w:rsidRDefault="6B06F679" w:rsidP="6B06F679">
          <w:pPr>
            <w:pStyle w:val="Verzeichnis3"/>
            <w:tabs>
              <w:tab w:val="left" w:pos="1200"/>
              <w:tab w:val="right" w:leader="dot" w:pos="9060"/>
            </w:tabs>
          </w:pPr>
          <w:hyperlink w:anchor="_Toc299912257">
            <w:r w:rsidRPr="6B06F679">
              <w:rPr>
                <w:rStyle w:val="Hyperlink"/>
              </w:rPr>
              <w:t>27.1.8.</w:t>
            </w:r>
            <w:r w:rsidR="008E665C">
              <w:tab/>
            </w:r>
            <w:r w:rsidRPr="6B06F679">
              <w:rPr>
                <w:rStyle w:val="Hyperlink"/>
              </w:rPr>
              <w:t>Subclients (Auswahllisten)</w:t>
            </w:r>
            <w:r w:rsidR="008E665C">
              <w:tab/>
            </w:r>
            <w:r w:rsidR="008E665C">
              <w:fldChar w:fldCharType="begin"/>
            </w:r>
            <w:r w:rsidR="008E665C">
              <w:instrText>PAGEREF _Toc299912257 \h</w:instrText>
            </w:r>
            <w:r w:rsidR="008E665C">
              <w:fldChar w:fldCharType="separate"/>
            </w:r>
            <w:r w:rsidRPr="6B06F679">
              <w:rPr>
                <w:rStyle w:val="Hyperlink"/>
              </w:rPr>
              <w:t>176</w:t>
            </w:r>
            <w:r w:rsidR="008E665C">
              <w:fldChar w:fldCharType="end"/>
            </w:r>
          </w:hyperlink>
        </w:p>
        <w:p w14:paraId="27A14CEB" w14:textId="3C34C1F5" w:rsidR="008E665C" w:rsidRDefault="6B06F679" w:rsidP="6B06F679">
          <w:pPr>
            <w:pStyle w:val="Verzeichnis2"/>
            <w:tabs>
              <w:tab w:val="left" w:pos="795"/>
              <w:tab w:val="right" w:leader="dot" w:pos="9060"/>
            </w:tabs>
          </w:pPr>
          <w:hyperlink w:anchor="_Toc1675010820">
            <w:r w:rsidRPr="6B06F679">
              <w:rPr>
                <w:rStyle w:val="Hyperlink"/>
              </w:rPr>
              <w:t>27.2.</w:t>
            </w:r>
            <w:r w:rsidR="008E665C">
              <w:tab/>
            </w:r>
            <w:r w:rsidRPr="6B06F679">
              <w:rPr>
                <w:rStyle w:val="Hyperlink"/>
              </w:rPr>
              <w:t>Changes</w:t>
            </w:r>
            <w:r w:rsidR="008E665C">
              <w:tab/>
            </w:r>
            <w:r w:rsidR="008E665C">
              <w:fldChar w:fldCharType="begin"/>
            </w:r>
            <w:r w:rsidR="008E665C">
              <w:instrText>PAGEREF _Toc1675010820 \h</w:instrText>
            </w:r>
            <w:r w:rsidR="008E665C">
              <w:fldChar w:fldCharType="separate"/>
            </w:r>
            <w:r w:rsidRPr="6B06F679">
              <w:rPr>
                <w:rStyle w:val="Hyperlink"/>
              </w:rPr>
              <w:t>177</w:t>
            </w:r>
            <w:r w:rsidR="008E665C">
              <w:fldChar w:fldCharType="end"/>
            </w:r>
          </w:hyperlink>
        </w:p>
        <w:p w14:paraId="721094B5" w14:textId="4A7EBD2E" w:rsidR="008E665C" w:rsidRDefault="6B06F679" w:rsidP="6B06F679">
          <w:pPr>
            <w:pStyle w:val="Verzeichnis1"/>
            <w:tabs>
              <w:tab w:val="left" w:pos="390"/>
              <w:tab w:val="right" w:leader="dot" w:pos="9060"/>
            </w:tabs>
          </w:pPr>
          <w:hyperlink w:anchor="_Toc1426265997">
            <w:r w:rsidRPr="6B06F679">
              <w:rPr>
                <w:rStyle w:val="Hyperlink"/>
              </w:rPr>
              <w:t>28.</w:t>
            </w:r>
            <w:r w:rsidR="008E665C">
              <w:tab/>
            </w:r>
            <w:r w:rsidRPr="6B06F679">
              <w:rPr>
                <w:rStyle w:val="Hyperlink"/>
              </w:rPr>
              <w:t>Backup OnPrem BIG Dortmund</w:t>
            </w:r>
            <w:r w:rsidR="008E665C">
              <w:tab/>
            </w:r>
            <w:r w:rsidR="008E665C">
              <w:fldChar w:fldCharType="begin"/>
            </w:r>
            <w:r w:rsidR="008E665C">
              <w:instrText>PAGEREF _Toc1426265997 \h</w:instrText>
            </w:r>
            <w:r w:rsidR="008E665C">
              <w:fldChar w:fldCharType="separate"/>
            </w:r>
            <w:r w:rsidRPr="6B06F679">
              <w:rPr>
                <w:rStyle w:val="Hyperlink"/>
              </w:rPr>
              <w:t>178</w:t>
            </w:r>
            <w:r w:rsidR="008E665C">
              <w:fldChar w:fldCharType="end"/>
            </w:r>
          </w:hyperlink>
        </w:p>
        <w:p w14:paraId="0125CC95" w14:textId="51EFC6FD" w:rsidR="008E665C" w:rsidRDefault="6B06F679" w:rsidP="6B06F679">
          <w:pPr>
            <w:pStyle w:val="Verzeichnis3"/>
            <w:tabs>
              <w:tab w:val="left" w:pos="1200"/>
              <w:tab w:val="right" w:leader="dot" w:pos="9060"/>
            </w:tabs>
          </w:pPr>
          <w:hyperlink w:anchor="_Toc1370989358">
            <w:r w:rsidRPr="6B06F679">
              <w:rPr>
                <w:rStyle w:val="Hyperlink"/>
              </w:rPr>
              <w:t>28.2.1.</w:t>
            </w:r>
            <w:r w:rsidR="008E665C">
              <w:tab/>
            </w:r>
            <w:r w:rsidRPr="6B06F679">
              <w:rPr>
                <w:rStyle w:val="Hyperlink"/>
              </w:rPr>
              <w:t>Grafische Übersicht</w:t>
            </w:r>
            <w:r w:rsidR="008E665C">
              <w:tab/>
            </w:r>
            <w:r w:rsidR="008E665C">
              <w:fldChar w:fldCharType="begin"/>
            </w:r>
            <w:r w:rsidR="008E665C">
              <w:instrText>PAGEREF _Toc1370989358 \h</w:instrText>
            </w:r>
            <w:r w:rsidR="008E665C">
              <w:fldChar w:fldCharType="separate"/>
            </w:r>
            <w:r w:rsidRPr="6B06F679">
              <w:rPr>
                <w:rStyle w:val="Hyperlink"/>
              </w:rPr>
              <w:t>179</w:t>
            </w:r>
            <w:r w:rsidR="008E665C">
              <w:fldChar w:fldCharType="end"/>
            </w:r>
          </w:hyperlink>
        </w:p>
        <w:p w14:paraId="2226281A" w14:textId="40B58879" w:rsidR="008E665C" w:rsidRDefault="6B06F679" w:rsidP="6B06F679">
          <w:pPr>
            <w:pStyle w:val="Verzeichnis3"/>
            <w:tabs>
              <w:tab w:val="left" w:pos="1200"/>
              <w:tab w:val="right" w:leader="dot" w:pos="9060"/>
            </w:tabs>
          </w:pPr>
          <w:hyperlink w:anchor="_Toc1246060613">
            <w:r w:rsidRPr="6B06F679">
              <w:rPr>
                <w:rStyle w:val="Hyperlink"/>
              </w:rPr>
              <w:t>28.2.2.</w:t>
            </w:r>
            <w:r w:rsidR="008E665C">
              <w:tab/>
            </w:r>
            <w:r w:rsidRPr="6B06F679">
              <w:rPr>
                <w:rStyle w:val="Hyperlink"/>
              </w:rPr>
              <w:t>Beschreibung der Grafik</w:t>
            </w:r>
            <w:r w:rsidR="008E665C">
              <w:tab/>
            </w:r>
            <w:r w:rsidR="008E665C">
              <w:fldChar w:fldCharType="begin"/>
            </w:r>
            <w:r w:rsidR="008E665C">
              <w:instrText>PAGEREF _Toc1246060613 \h</w:instrText>
            </w:r>
            <w:r w:rsidR="008E665C">
              <w:fldChar w:fldCharType="separate"/>
            </w:r>
            <w:r w:rsidRPr="6B06F679">
              <w:rPr>
                <w:rStyle w:val="Hyperlink"/>
              </w:rPr>
              <w:t>179</w:t>
            </w:r>
            <w:r w:rsidR="008E665C">
              <w:fldChar w:fldCharType="end"/>
            </w:r>
          </w:hyperlink>
        </w:p>
        <w:p w14:paraId="2CDD3B39" w14:textId="01A30B50" w:rsidR="008E665C" w:rsidRDefault="6B06F679" w:rsidP="6B06F679">
          <w:pPr>
            <w:pStyle w:val="Verzeichnis3"/>
            <w:tabs>
              <w:tab w:val="left" w:pos="1200"/>
              <w:tab w:val="right" w:leader="dot" w:pos="9060"/>
            </w:tabs>
          </w:pPr>
          <w:hyperlink w:anchor="_Toc1657805123">
            <w:r w:rsidRPr="6B06F679">
              <w:rPr>
                <w:rStyle w:val="Hyperlink"/>
              </w:rPr>
              <w:t>28.2.3.</w:t>
            </w:r>
            <w:r w:rsidR="008E665C">
              <w:tab/>
            </w:r>
            <w:r w:rsidRPr="6B06F679">
              <w:rPr>
                <w:rStyle w:val="Hyperlink"/>
              </w:rPr>
              <w:t>Commvault Media Agent OnPrem</w:t>
            </w:r>
            <w:r w:rsidR="008E665C">
              <w:tab/>
            </w:r>
            <w:r w:rsidR="008E665C">
              <w:fldChar w:fldCharType="begin"/>
            </w:r>
            <w:r w:rsidR="008E665C">
              <w:instrText>PAGEREF _Toc1657805123 \h</w:instrText>
            </w:r>
            <w:r w:rsidR="008E665C">
              <w:fldChar w:fldCharType="separate"/>
            </w:r>
            <w:r w:rsidRPr="6B06F679">
              <w:rPr>
                <w:rStyle w:val="Hyperlink"/>
              </w:rPr>
              <w:t>180</w:t>
            </w:r>
            <w:r w:rsidR="008E665C">
              <w:fldChar w:fldCharType="end"/>
            </w:r>
          </w:hyperlink>
        </w:p>
        <w:p w14:paraId="3E35CD84" w14:textId="62F71CA6" w:rsidR="008E665C" w:rsidRDefault="6B06F679" w:rsidP="6B06F679">
          <w:pPr>
            <w:pStyle w:val="Verzeichnis3"/>
            <w:tabs>
              <w:tab w:val="left" w:pos="1200"/>
              <w:tab w:val="right" w:leader="dot" w:pos="9060"/>
            </w:tabs>
          </w:pPr>
          <w:hyperlink w:anchor="_Toc77723709">
            <w:r w:rsidRPr="6B06F679">
              <w:rPr>
                <w:rStyle w:val="Hyperlink"/>
              </w:rPr>
              <w:t>28.2.4.</w:t>
            </w:r>
            <w:r w:rsidR="008E665C">
              <w:tab/>
            </w:r>
            <w:r w:rsidRPr="6B06F679">
              <w:rPr>
                <w:rStyle w:val="Hyperlink"/>
              </w:rPr>
              <w:t>Disklibrary</w:t>
            </w:r>
            <w:r w:rsidR="008E665C">
              <w:tab/>
            </w:r>
            <w:r w:rsidR="008E665C">
              <w:fldChar w:fldCharType="begin"/>
            </w:r>
            <w:r w:rsidR="008E665C">
              <w:instrText>PAGEREF _Toc77723709 \h</w:instrText>
            </w:r>
            <w:r w:rsidR="008E665C">
              <w:fldChar w:fldCharType="separate"/>
            </w:r>
            <w:r w:rsidRPr="6B06F679">
              <w:rPr>
                <w:rStyle w:val="Hyperlink"/>
              </w:rPr>
              <w:t>180</w:t>
            </w:r>
            <w:r w:rsidR="008E665C">
              <w:fldChar w:fldCharType="end"/>
            </w:r>
          </w:hyperlink>
        </w:p>
        <w:p w14:paraId="311A0DF1" w14:textId="5038095B" w:rsidR="008E665C" w:rsidRDefault="6B06F679" w:rsidP="6B06F679">
          <w:pPr>
            <w:pStyle w:val="Verzeichnis3"/>
            <w:tabs>
              <w:tab w:val="left" w:pos="1200"/>
              <w:tab w:val="right" w:leader="dot" w:pos="9060"/>
            </w:tabs>
          </w:pPr>
          <w:hyperlink w:anchor="_Toc608086590">
            <w:r w:rsidRPr="6B06F679">
              <w:rPr>
                <w:rStyle w:val="Hyperlink"/>
              </w:rPr>
              <w:t>28.2.5.</w:t>
            </w:r>
            <w:r w:rsidR="008E665C">
              <w:tab/>
            </w:r>
            <w:r w:rsidRPr="6B06F679">
              <w:rPr>
                <w:rStyle w:val="Hyperlink"/>
              </w:rPr>
              <w:t>Commvault Storage Policy OnPrem</w:t>
            </w:r>
            <w:r w:rsidR="008E665C">
              <w:tab/>
            </w:r>
            <w:r w:rsidR="008E665C">
              <w:fldChar w:fldCharType="begin"/>
            </w:r>
            <w:r w:rsidR="008E665C">
              <w:instrText>PAGEREF _Toc608086590 \h</w:instrText>
            </w:r>
            <w:r w:rsidR="008E665C">
              <w:fldChar w:fldCharType="separate"/>
            </w:r>
            <w:r w:rsidRPr="6B06F679">
              <w:rPr>
                <w:rStyle w:val="Hyperlink"/>
              </w:rPr>
              <w:t>181</w:t>
            </w:r>
            <w:r w:rsidR="008E665C">
              <w:fldChar w:fldCharType="end"/>
            </w:r>
          </w:hyperlink>
        </w:p>
        <w:p w14:paraId="4F95B58F" w14:textId="4C680E7C" w:rsidR="008E665C" w:rsidRDefault="6B06F679" w:rsidP="6B06F679">
          <w:pPr>
            <w:pStyle w:val="Verzeichnis3"/>
            <w:tabs>
              <w:tab w:val="left" w:pos="1200"/>
              <w:tab w:val="right" w:leader="dot" w:pos="9060"/>
            </w:tabs>
          </w:pPr>
          <w:hyperlink w:anchor="_Toc487260940">
            <w:r w:rsidRPr="6B06F679">
              <w:rPr>
                <w:rStyle w:val="Hyperlink"/>
              </w:rPr>
              <w:t>28.2.6.</w:t>
            </w:r>
            <w:r w:rsidR="008E665C">
              <w:tab/>
            </w:r>
            <w:r w:rsidRPr="6B06F679">
              <w:rPr>
                <w:rStyle w:val="Hyperlink"/>
              </w:rPr>
              <w:t>Commvault Schedule Policies</w:t>
            </w:r>
            <w:r w:rsidR="008E665C">
              <w:tab/>
            </w:r>
            <w:r w:rsidR="008E665C">
              <w:fldChar w:fldCharType="begin"/>
            </w:r>
            <w:r w:rsidR="008E665C">
              <w:instrText>PAGEREF _Toc487260940 \h</w:instrText>
            </w:r>
            <w:r w:rsidR="008E665C">
              <w:fldChar w:fldCharType="separate"/>
            </w:r>
            <w:r w:rsidRPr="6B06F679">
              <w:rPr>
                <w:rStyle w:val="Hyperlink"/>
              </w:rPr>
              <w:t>181</w:t>
            </w:r>
            <w:r w:rsidR="008E665C">
              <w:fldChar w:fldCharType="end"/>
            </w:r>
          </w:hyperlink>
        </w:p>
        <w:p w14:paraId="3D631514" w14:textId="4637ECB8" w:rsidR="008E665C" w:rsidRDefault="6B06F679" w:rsidP="6B06F679">
          <w:pPr>
            <w:pStyle w:val="Verzeichnis3"/>
            <w:tabs>
              <w:tab w:val="left" w:pos="1200"/>
              <w:tab w:val="right" w:leader="dot" w:pos="9060"/>
            </w:tabs>
          </w:pPr>
          <w:hyperlink w:anchor="_Toc1802569239">
            <w:r w:rsidRPr="6B06F679">
              <w:rPr>
                <w:rStyle w:val="Hyperlink"/>
              </w:rPr>
              <w:t>28.2.7.</w:t>
            </w:r>
            <w:r w:rsidR="008E665C">
              <w:tab/>
            </w:r>
            <w:r w:rsidRPr="6B06F679">
              <w:rPr>
                <w:rStyle w:val="Hyperlink"/>
              </w:rPr>
              <w:t>VMware Backup Settings</w:t>
            </w:r>
            <w:r w:rsidR="008E665C">
              <w:tab/>
            </w:r>
            <w:r w:rsidR="008E665C">
              <w:fldChar w:fldCharType="begin"/>
            </w:r>
            <w:r w:rsidR="008E665C">
              <w:instrText>PAGEREF _Toc1802569239 \h</w:instrText>
            </w:r>
            <w:r w:rsidR="008E665C">
              <w:fldChar w:fldCharType="separate"/>
            </w:r>
            <w:r w:rsidRPr="6B06F679">
              <w:rPr>
                <w:rStyle w:val="Hyperlink"/>
              </w:rPr>
              <w:t>182</w:t>
            </w:r>
            <w:r w:rsidR="008E665C">
              <w:fldChar w:fldCharType="end"/>
            </w:r>
          </w:hyperlink>
        </w:p>
        <w:p w14:paraId="1D2C69D9" w14:textId="3686735E" w:rsidR="008E665C" w:rsidRDefault="6B06F679" w:rsidP="6B06F679">
          <w:pPr>
            <w:pStyle w:val="Verzeichnis1"/>
            <w:tabs>
              <w:tab w:val="left" w:pos="390"/>
              <w:tab w:val="right" w:leader="dot" w:pos="9060"/>
            </w:tabs>
          </w:pPr>
          <w:hyperlink w:anchor="_Toc595625643">
            <w:r w:rsidRPr="6B06F679">
              <w:rPr>
                <w:rStyle w:val="Hyperlink"/>
              </w:rPr>
              <w:t>29.</w:t>
            </w:r>
            <w:r w:rsidR="008E665C">
              <w:tab/>
            </w:r>
            <w:r w:rsidRPr="6B06F679">
              <w:rPr>
                <w:rStyle w:val="Hyperlink"/>
              </w:rPr>
              <w:t>Anhang</w:t>
            </w:r>
            <w:r w:rsidR="008E665C">
              <w:tab/>
            </w:r>
            <w:r w:rsidR="008E665C">
              <w:fldChar w:fldCharType="begin"/>
            </w:r>
            <w:r w:rsidR="008E665C">
              <w:instrText>PAGEREF _Toc595625643 \h</w:instrText>
            </w:r>
            <w:r w:rsidR="008E665C">
              <w:fldChar w:fldCharType="separate"/>
            </w:r>
            <w:r w:rsidRPr="6B06F679">
              <w:rPr>
                <w:rStyle w:val="Hyperlink"/>
              </w:rPr>
              <w:t>183</w:t>
            </w:r>
            <w:r w:rsidR="008E665C">
              <w:fldChar w:fldCharType="end"/>
            </w:r>
          </w:hyperlink>
        </w:p>
        <w:p w14:paraId="2F4557FA" w14:textId="4BE56B8B" w:rsidR="00473371" w:rsidRPr="001F59EC" w:rsidRDefault="00473371" w:rsidP="46AA07E2">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r w:rsidRPr="001F59EC">
            <w:rPr>
              <w:rFonts w:asciiTheme="majorHAnsi" w:hAnsiTheme="majorHAnsi" w:cstheme="majorHAnsi"/>
            </w:rPr>
            <w:fldChar w:fldCharType="end"/>
          </w:r>
        </w:p>
      </w:sdtContent>
    </w:sdt>
    <w:p w14:paraId="00C22B2C" w14:textId="124CEA2A" w:rsidR="00E610B9" w:rsidRPr="001F59EC" w:rsidRDefault="00E610B9" w:rsidP="5727A627">
      <w:pPr>
        <w:pStyle w:val="Verzeichnis1"/>
        <w:tabs>
          <w:tab w:val="right" w:leader="dot" w:pos="9060"/>
        </w:tabs>
        <w:rPr>
          <w:rStyle w:val="Hyperlink"/>
          <w:rFonts w:asciiTheme="majorHAnsi" w:hAnsiTheme="majorHAnsi" w:cstheme="majorHAnsi"/>
          <w:noProof/>
          <w:kern w:val="2"/>
          <w:lang w:eastAsia="de-DE"/>
          <w14:ligatures w14:val="standardContextual"/>
        </w:rPr>
      </w:pPr>
    </w:p>
    <w:p w14:paraId="6CBE5996" w14:textId="1817E0D6" w:rsidR="00AF6427" w:rsidRPr="001F59EC" w:rsidRDefault="00AF6427" w:rsidP="72E03F98">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p>
    <w:p w14:paraId="6A1072F9" w14:textId="16595BE6" w:rsidR="004768F7" w:rsidRPr="001F59EC" w:rsidRDefault="004768F7" w:rsidP="19E73874">
      <w:pPr>
        <w:pStyle w:val="Verzeichnis1"/>
        <w:tabs>
          <w:tab w:val="left" w:pos="390"/>
          <w:tab w:val="right" w:leader="dot" w:pos="9060"/>
        </w:tabs>
        <w:rPr>
          <w:rStyle w:val="Hyperlink"/>
          <w:rFonts w:asciiTheme="majorHAnsi" w:hAnsiTheme="majorHAnsi" w:cstheme="majorHAnsi"/>
          <w:noProof/>
          <w:kern w:val="2"/>
          <w:lang w:eastAsia="de-DE"/>
          <w14:ligatures w14:val="standardContextual"/>
        </w:rPr>
      </w:pPr>
    </w:p>
    <w:p w14:paraId="503082A1" w14:textId="3BD939DB" w:rsidR="00AC090F" w:rsidRPr="001F59EC" w:rsidRDefault="00AC090F">
      <w:pPr>
        <w:rPr>
          <w:rFonts w:asciiTheme="majorHAnsi" w:hAnsiTheme="majorHAnsi" w:cstheme="majorHAnsi"/>
          <w:b/>
          <w:bCs/>
        </w:rPr>
      </w:pPr>
    </w:p>
    <w:p w14:paraId="70103F90" w14:textId="77777777" w:rsidR="004B3E16" w:rsidRPr="001F59EC" w:rsidRDefault="004B3E16">
      <w:pPr>
        <w:rPr>
          <w:rFonts w:asciiTheme="majorHAnsi" w:hAnsiTheme="majorHAnsi" w:cstheme="majorHAnsi"/>
          <w:b/>
          <w:bCs/>
        </w:rPr>
      </w:pPr>
      <w:r w:rsidRPr="001F59EC">
        <w:rPr>
          <w:rFonts w:asciiTheme="majorHAnsi" w:hAnsiTheme="majorHAnsi" w:cstheme="majorHAnsi"/>
          <w:bCs/>
        </w:rPr>
        <w:br w:type="page"/>
      </w:r>
    </w:p>
    <w:p w14:paraId="3A6378CA" w14:textId="3A878191" w:rsidR="0003713B" w:rsidRPr="001F59EC" w:rsidRDefault="218DE66B" w:rsidP="6B06F679">
      <w:pPr>
        <w:pStyle w:val="berschrift1"/>
        <w:rPr>
          <w:rFonts w:asciiTheme="majorHAnsi" w:hAnsiTheme="majorHAnsi" w:cstheme="majorBidi"/>
        </w:rPr>
      </w:pPr>
      <w:bookmarkStart w:id="0" w:name="_Toc1036880015"/>
      <w:r w:rsidRPr="6B06F679">
        <w:rPr>
          <w:rFonts w:asciiTheme="majorHAnsi" w:hAnsiTheme="majorHAnsi" w:cstheme="majorBidi"/>
        </w:rPr>
        <w:lastRenderedPageBreak/>
        <w:t>Einleitung</w:t>
      </w:r>
      <w:bookmarkEnd w:id="0"/>
    </w:p>
    <w:p w14:paraId="268F244C" w14:textId="77777777" w:rsidR="0031163F" w:rsidRPr="001F59EC" w:rsidRDefault="0031163F" w:rsidP="0031163F">
      <w:pPr>
        <w:rPr>
          <w:rFonts w:asciiTheme="majorHAnsi" w:hAnsiTheme="majorHAnsi" w:cstheme="majorHAnsi"/>
        </w:rPr>
      </w:pPr>
      <w:bookmarkStart w:id="1" w:name="_Hlk66870275"/>
      <w:r w:rsidRPr="001F59EC">
        <w:rPr>
          <w:rFonts w:asciiTheme="majorHAnsi" w:hAnsiTheme="majorHAnsi" w:cstheme="majorHAnsi"/>
        </w:rPr>
        <w:t xml:space="preserve">Dieses Betriebshandbuch beschreibt die von der PROACT für für den Kunden betriebenen IT-Systeme. </w:t>
      </w:r>
    </w:p>
    <w:p w14:paraId="5C704A07" w14:textId="77777777" w:rsidR="0031163F" w:rsidRPr="001F59EC" w:rsidRDefault="0031163F" w:rsidP="0031163F">
      <w:pPr>
        <w:rPr>
          <w:rFonts w:asciiTheme="majorHAnsi" w:hAnsiTheme="majorHAnsi" w:cstheme="majorHAnsi"/>
        </w:rPr>
      </w:pPr>
      <w:r w:rsidRPr="001F59EC">
        <w:rPr>
          <w:rFonts w:asciiTheme="majorHAnsi" w:hAnsiTheme="majorHAnsi" w:cstheme="majorHAnsi"/>
        </w:rPr>
        <w:t xml:space="preserve">Diese Dokumentation beschreibt alle relevanten Informationen über den Aufbau und den Betrieb des Gesamtsystems. </w:t>
      </w:r>
    </w:p>
    <w:p w14:paraId="5AD4E740" w14:textId="77777777" w:rsidR="0031163F" w:rsidRPr="001F59EC" w:rsidRDefault="0031163F" w:rsidP="0031163F">
      <w:pPr>
        <w:rPr>
          <w:rFonts w:asciiTheme="majorHAnsi" w:hAnsiTheme="majorHAnsi" w:cstheme="majorHAnsi"/>
        </w:rPr>
      </w:pPr>
      <w:r w:rsidRPr="001F59EC">
        <w:rPr>
          <w:rFonts w:asciiTheme="majorHAnsi" w:hAnsiTheme="majorHAnsi" w:cstheme="majorHAnsi"/>
        </w:rPr>
        <w:t xml:space="preserve">Bei dem Betriebshandbuch handelt es sich um ein lebendes Dokument, in das sämtliche Änderungen eingetragen werden. </w:t>
      </w:r>
    </w:p>
    <w:p w14:paraId="3EBF6F8D" w14:textId="34B873FE" w:rsidR="00B07184" w:rsidRPr="001F59EC" w:rsidRDefault="0031163F" w:rsidP="0031163F">
      <w:pPr>
        <w:rPr>
          <w:rFonts w:asciiTheme="majorHAnsi" w:hAnsiTheme="majorHAnsi" w:cstheme="majorHAnsi"/>
        </w:rPr>
      </w:pPr>
      <w:r w:rsidRPr="001F59EC">
        <w:rPr>
          <w:rFonts w:asciiTheme="majorHAnsi" w:hAnsiTheme="majorHAnsi" w:cstheme="majorHAnsi"/>
        </w:rPr>
        <w:t xml:space="preserve">Basis für den Aufbau ist die Struktur des gültigen Vertragswerkes zwischen der PROACT und dem Kunden. </w:t>
      </w:r>
      <w:r w:rsidR="00B07184" w:rsidRPr="001F59EC">
        <w:rPr>
          <w:rFonts w:asciiTheme="majorHAnsi" w:hAnsiTheme="majorHAnsi" w:cstheme="majorHAnsi"/>
        </w:rPr>
        <w:br w:type="page"/>
      </w:r>
    </w:p>
    <w:p w14:paraId="151DB26E" w14:textId="79D19AD2" w:rsidR="0003713B" w:rsidRPr="001F59EC" w:rsidRDefault="218DE66B" w:rsidP="6B06F679">
      <w:pPr>
        <w:pStyle w:val="berschrift1"/>
        <w:rPr>
          <w:rFonts w:asciiTheme="majorHAnsi" w:hAnsiTheme="majorHAnsi" w:cstheme="majorBidi"/>
        </w:rPr>
      </w:pPr>
      <w:bookmarkStart w:id="2" w:name="_Toc1117552649"/>
      <w:bookmarkEnd w:id="1"/>
      <w:r w:rsidRPr="6B06F679">
        <w:rPr>
          <w:rFonts w:asciiTheme="majorHAnsi" w:hAnsiTheme="majorHAnsi" w:cstheme="majorBidi"/>
        </w:rPr>
        <w:lastRenderedPageBreak/>
        <w:t>Änderungsverzeichnis</w:t>
      </w:r>
      <w:bookmarkEnd w:id="2"/>
    </w:p>
    <w:tbl>
      <w:tblPr>
        <w:tblpPr w:leftFromText="141" w:rightFromText="141" w:vertAnchor="text" w:tblpXSpec="center" w:tblpY="1"/>
        <w:tblOverlap w:val="neve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CellMar>
          <w:left w:w="70" w:type="dxa"/>
          <w:right w:w="70" w:type="dxa"/>
        </w:tblCellMar>
        <w:tblLook w:val="0000" w:firstRow="0" w:lastRow="0" w:firstColumn="0" w:lastColumn="0" w:noHBand="0" w:noVBand="0"/>
      </w:tblPr>
      <w:tblGrid>
        <w:gridCol w:w="1141"/>
        <w:gridCol w:w="2697"/>
        <w:gridCol w:w="5224"/>
      </w:tblGrid>
      <w:tr w:rsidR="00451F65" w:rsidRPr="001F59EC" w14:paraId="31DC75D2" w14:textId="77777777" w:rsidTr="00A12D45">
        <w:trPr>
          <w:cantSplit/>
          <w:trHeight w:val="20"/>
          <w:tblHeader/>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393888CE" w14:textId="77777777" w:rsidR="00451F65" w:rsidRPr="001F59EC" w:rsidRDefault="00451F65" w:rsidP="00B06814">
            <w:pPr>
              <w:spacing w:after="0" w:line="240" w:lineRule="auto"/>
              <w:rPr>
                <w:rFonts w:asciiTheme="majorHAnsi" w:hAnsiTheme="majorHAnsi" w:cstheme="majorHAnsi"/>
                <w:color w:val="FFFFFF" w:themeColor="background1"/>
              </w:rPr>
            </w:pPr>
            <w:bookmarkStart w:id="3" w:name="_Hlk66870326"/>
            <w:r w:rsidRPr="001F59EC">
              <w:rPr>
                <w:rFonts w:asciiTheme="majorHAnsi" w:hAnsiTheme="majorHAnsi" w:cstheme="majorHAnsi"/>
                <w:b/>
                <w:color w:val="FFFFFF" w:themeColor="background1"/>
              </w:rPr>
              <w:t>Datum</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48E52A31" w14:textId="77777777" w:rsidR="00451F65" w:rsidRPr="001F59EC" w:rsidRDefault="00451F65" w:rsidP="00C0764E">
            <w:pPr>
              <w:spacing w:after="0" w:line="240" w:lineRule="auto"/>
              <w:jc w:val="center"/>
              <w:rPr>
                <w:rFonts w:asciiTheme="majorHAnsi" w:hAnsiTheme="majorHAnsi" w:cstheme="majorHAnsi"/>
                <w:color w:val="FFFFFF" w:themeColor="background1"/>
              </w:rPr>
            </w:pPr>
            <w:r w:rsidRPr="001F59EC">
              <w:rPr>
                <w:rFonts w:asciiTheme="majorHAnsi" w:hAnsiTheme="majorHAnsi" w:cstheme="majorHAnsi"/>
                <w:b/>
                <w:color w:val="FFFFFF" w:themeColor="background1"/>
              </w:rPr>
              <w:t>Bearbeitet/Geändert von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C00000"/>
            <w:vAlign w:val="center"/>
          </w:tcPr>
          <w:p w14:paraId="1A906E19" w14:textId="77777777" w:rsidR="00451F65" w:rsidRPr="001F59EC" w:rsidRDefault="00451F65" w:rsidP="00B06814">
            <w:pPr>
              <w:spacing w:after="0" w:line="240" w:lineRule="auto"/>
              <w:rPr>
                <w:rFonts w:asciiTheme="majorHAnsi" w:hAnsiTheme="majorHAnsi" w:cstheme="majorHAnsi"/>
                <w:color w:val="FFFFFF" w:themeColor="background1"/>
              </w:rPr>
            </w:pPr>
            <w:r w:rsidRPr="001F59EC">
              <w:rPr>
                <w:rFonts w:asciiTheme="majorHAnsi" w:hAnsiTheme="majorHAnsi" w:cstheme="majorHAnsi"/>
                <w:b/>
                <w:color w:val="FFFFFF" w:themeColor="background1"/>
              </w:rPr>
              <w:t>Beschreibung Änderung/Bemerkungen</w:t>
            </w:r>
          </w:p>
        </w:tc>
      </w:tr>
      <w:tr w:rsidR="00451F65" w:rsidRPr="001F59EC" w14:paraId="2EA4DB9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25582127"/>
              <w:placeholder>
                <w:docPart w:val="EE7443E4FEB143AAAEEEE738232398B8"/>
              </w:placeholder>
              <w:date w:fullDate="2020-10-05T00:00:00Z">
                <w:dateFormat w:val="dd.MM.yyyy"/>
                <w:lid w:val="de-DE"/>
                <w:storeMappedDataAs w:val="dateTime"/>
                <w:calendar w:val="gregorian"/>
              </w:date>
            </w:sdtPr>
            <w:sdtEndPr/>
            <w:sdtContent>
              <w:p w14:paraId="549D4A54" w14:textId="48C08181"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05.10.2020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CB726F" w14:textId="4A67B6ED"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Deipenbrock, Julian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F1DC7F" w14:textId="7777777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Erstellt</w:t>
            </w:r>
          </w:p>
        </w:tc>
      </w:tr>
      <w:tr w:rsidR="00451F65" w:rsidRPr="001F59EC" w14:paraId="05D1CE6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657724256"/>
              <w:placeholder>
                <w:docPart w:val="551B89D9B94740D08F81F9328CA86AE5"/>
              </w:placeholder>
              <w:date w:fullDate="2020-10-09T00:00:00Z">
                <w:dateFormat w:val="dd.MM.yyyy"/>
                <w:lid w:val="de-DE"/>
                <w:storeMappedDataAs w:val="dateTime"/>
                <w:calendar w:val="gregorian"/>
              </w:date>
            </w:sdtPr>
            <w:sdtEndPr/>
            <w:sdtContent>
              <w:p w14:paraId="2D72B658" w14:textId="753CA4D3"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09.10.2020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59F9663" w14:textId="40436409"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6592AF4" w14:textId="17D87E9D"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Active Directory</w:t>
            </w:r>
          </w:p>
        </w:tc>
      </w:tr>
      <w:tr w:rsidR="00451F65" w:rsidRPr="001F59EC" w14:paraId="4EB43B5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57782585"/>
              <w:placeholder>
                <w:docPart w:val="4B10856717DD4A439DBCB2DA7542B801"/>
              </w:placeholder>
              <w:date w:fullDate="2020-11-04T00:00:00Z">
                <w:dateFormat w:val="dd.MM.yyyy"/>
                <w:lid w:val="de-DE"/>
                <w:storeMappedDataAs w:val="dateTime"/>
                <w:calendar w:val="gregorian"/>
              </w:date>
            </w:sdtPr>
            <w:sdtEndPr/>
            <w:sdtContent>
              <w:p w14:paraId="1B3E8371" w14:textId="3C51E99B"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04.11.2020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5709DDC" w14:textId="74617DF7"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64B658" w14:textId="677E1198"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der Netzwerkbereiche</w:t>
            </w:r>
          </w:p>
        </w:tc>
      </w:tr>
      <w:tr w:rsidR="00451F65" w:rsidRPr="001F59EC" w14:paraId="51E1DE2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481146180"/>
              <w:placeholder>
                <w:docPart w:val="99472032A10140488C5146965B1BF862"/>
              </w:placeholder>
              <w:date w:fullDate="2020-12-18T00:00:00Z">
                <w:dateFormat w:val="dd.MM.yyyy"/>
                <w:lid w:val="de-DE"/>
                <w:storeMappedDataAs w:val="dateTime"/>
                <w:calendar w:val="gregorian"/>
              </w:date>
            </w:sdtPr>
            <w:sdtEndPr/>
            <w:sdtContent>
              <w:p w14:paraId="13AC2F24" w14:textId="662980AB"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18.12.2020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F367FB6" w14:textId="5B2A5E9F"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CE6ABE" w14:textId="6A75D5C6"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IaaS</w:t>
            </w:r>
          </w:p>
        </w:tc>
      </w:tr>
      <w:tr w:rsidR="00451F65" w:rsidRPr="001F59EC" w14:paraId="607EBA0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861248335"/>
              <w:placeholder>
                <w:docPart w:val="216EE56513E5476F9622A448ACC849F2"/>
              </w:placeholder>
              <w:date w:fullDate="2020-12-21T00:00:00Z">
                <w:dateFormat w:val="dd.MM.yyyy"/>
                <w:lid w:val="de-DE"/>
                <w:storeMappedDataAs w:val="dateTime"/>
                <w:calendar w:val="gregorian"/>
              </w:date>
            </w:sdtPr>
            <w:sdtEndPr/>
            <w:sdtContent>
              <w:p w14:paraId="1F509C89" w14:textId="20EB3FDD"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21.12.2020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500E50F" w14:textId="037CD73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E6053E1" w14:textId="4596F9CD"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SQL, File</w:t>
            </w:r>
          </w:p>
        </w:tc>
      </w:tr>
      <w:tr w:rsidR="00451F65" w:rsidRPr="001F59EC" w14:paraId="2A6B5D1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568917530"/>
              <w:placeholder>
                <w:docPart w:val="A77CDDF208DB43D9B5F367AE3CDBD96D"/>
              </w:placeholder>
              <w:date w:fullDate="2020-12-22T00:00:00Z">
                <w:dateFormat w:val="dd.MM.yyyy"/>
                <w:lid w:val="de-DE"/>
                <w:storeMappedDataAs w:val="dateTime"/>
                <w:calendar w:val="gregorian"/>
              </w:date>
            </w:sdtPr>
            <w:sdtEndPr/>
            <w:sdtContent>
              <w:p w14:paraId="7BC18A74" w14:textId="102446FF"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22.12.2020</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9806A59" w14:textId="6758866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E7C879D" w14:textId="4BFA046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Ergänzungen SQL, File</w:t>
            </w:r>
          </w:p>
        </w:tc>
      </w:tr>
      <w:tr w:rsidR="00451F65" w:rsidRPr="001F59EC" w14:paraId="0198B6C3"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338813304"/>
              <w:placeholder>
                <w:docPart w:val="5DBFDC68064E4DC99F3EE461509D187F"/>
              </w:placeholder>
              <w:date w:fullDate="2021-01-08T00:00:00Z">
                <w:dateFormat w:val="dd.MM.yyyy"/>
                <w:lid w:val="de-DE"/>
                <w:storeMappedDataAs w:val="dateTime"/>
                <w:calendar w:val="gregorian"/>
              </w:date>
            </w:sdtPr>
            <w:sdtEndPr/>
            <w:sdtContent>
              <w:p w14:paraId="115BB3D3" w14:textId="3E034E5C"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08.01.2021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6739F07" w14:textId="4A293D8A"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CA8C4F5" w14:textId="51873EC7" w:rsidR="00EA3C75" w:rsidRPr="001F59EC" w:rsidRDefault="00451F65" w:rsidP="00EA3C75">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Ergänzungen SQL, File</w:t>
            </w:r>
          </w:p>
        </w:tc>
      </w:tr>
      <w:tr w:rsidR="00451F65" w:rsidRPr="001F59EC" w14:paraId="6827D7B4"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224273291"/>
              <w:placeholder>
                <w:docPart w:val="2BC469F372AD48798348EA799A5D72EA"/>
              </w:placeholder>
              <w:date w:fullDate="2021-08-21T00:00:00Z">
                <w:dateFormat w:val="dd.MM.yyyy"/>
                <w:lid w:val="de-DE"/>
                <w:storeMappedDataAs w:val="dateTime"/>
                <w:calendar w:val="gregorian"/>
              </w:date>
            </w:sdtPr>
            <w:sdtEndPr/>
            <w:sdtContent>
              <w:p w14:paraId="1C43852A" w14:textId="010D9B7D"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21.08.2021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9EEF92A" w14:textId="2B2AB75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FD98DF5" w14:textId="4C8038F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 xml:space="preserve">Kapitel OpenVPN </w:t>
            </w:r>
          </w:p>
        </w:tc>
      </w:tr>
      <w:tr w:rsidR="00451F65" w:rsidRPr="001F59EC" w14:paraId="5D25AB89"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628628587"/>
              <w:placeholder>
                <w:docPart w:val="71ECCD22AE0A41A3A750DCA3F1FB8CCD"/>
              </w:placeholder>
              <w:date w:fullDate="2021-01-20T00:00:00Z">
                <w:dateFormat w:val="dd.MM.yyyy"/>
                <w:lid w:val="de-DE"/>
                <w:storeMappedDataAs w:val="dateTime"/>
                <w:calendar w:val="gregorian"/>
              </w:date>
            </w:sdtPr>
            <w:sdtEndPr/>
            <w:sdtContent>
              <w:p w14:paraId="387C1A19" w14:textId="5E3D7B36"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20.01.2021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3D2E254" w14:textId="20C86723"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5C41A361" w14:textId="6E15A841"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Webproxy</w:t>
            </w:r>
          </w:p>
        </w:tc>
      </w:tr>
      <w:tr w:rsidR="00451F65" w:rsidRPr="001F59EC" w14:paraId="69000EA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668754091"/>
              <w:placeholder>
                <w:docPart w:val="982545041DBA461692654329F9EB9883"/>
              </w:placeholder>
              <w:date w:fullDate="2021-02-17T00:00:00Z">
                <w:dateFormat w:val="dd.MM.yyyy"/>
                <w:lid w:val="de-DE"/>
                <w:storeMappedDataAs w:val="dateTime"/>
                <w:calendar w:val="gregorian"/>
              </w:date>
            </w:sdtPr>
            <w:sdtEndPr/>
            <w:sdtContent>
              <w:p w14:paraId="70B790A4" w14:textId="5FA8C240"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17.02.2021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7739DD3B" w14:textId="43297E16"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Deipenbrock, Julian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01E92A15" w14:textId="4FE4A79E"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CPU Lizenzen</w:t>
            </w:r>
          </w:p>
        </w:tc>
      </w:tr>
      <w:tr w:rsidR="00451F65" w:rsidRPr="001F59EC" w14:paraId="6FEBACC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hAnsiTheme="majorHAnsi" w:cstheme="majorHAnsi"/>
                <w:sz w:val="20"/>
              </w:rPr>
              <w:alias w:val="Datum"/>
              <w:tag w:val="Datum"/>
              <w:id w:val="1484047224"/>
              <w:placeholder>
                <w:docPart w:val="6AF4B9D9E1184AD1A08D0536E7E506FB"/>
              </w:placeholder>
              <w:date w:fullDate="2021-03-17T00:00:00Z">
                <w:dateFormat w:val="dd.MM.yyyy"/>
                <w:lid w:val="de-DE"/>
                <w:storeMappedDataAs w:val="dateTime"/>
                <w:calendar w:val="gregorian"/>
              </w:date>
            </w:sdtPr>
            <w:sdtEndPr/>
            <w:sdtContent>
              <w:p w14:paraId="696E36F3" w14:textId="4A2E4DBA" w:rsidR="00451F65" w:rsidRPr="001F59EC" w:rsidRDefault="00451F65" w:rsidP="00B07184">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17.03.2021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9251C3" w14:textId="03B17A91"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Krieg, Maria</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57A1EC" w14:textId="0B1A19DC"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 repariert</w:t>
            </w:r>
          </w:p>
        </w:tc>
      </w:tr>
      <w:tr w:rsidR="00451F65" w:rsidRPr="001F59EC" w14:paraId="07F334F3"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657659872"/>
              <w:placeholder>
                <w:docPart w:val="FE2F2C062EF6464DAE7031E6DBD17372"/>
              </w:placeholder>
              <w:date w:fullDate="2021-05-12T00:00:00Z">
                <w:dateFormat w:val="dd.MM.yyyy"/>
                <w:lid w:val="de-DE"/>
                <w:storeMappedDataAs w:val="dateTime"/>
                <w:calendar w:val="gregorian"/>
              </w:date>
            </w:sdtPr>
            <w:sdtEndPr/>
            <w:sdtContent>
              <w:p w14:paraId="55297D5D" w14:textId="6D0DB688"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12.05.2021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55CEF" w14:textId="5CD044F3"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Hoffmann, Jörg</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BB3528" w14:textId="4F508EEA"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IaaS Systeme</w:t>
            </w:r>
          </w:p>
        </w:tc>
      </w:tr>
      <w:tr w:rsidR="00451F65" w:rsidRPr="001F59EC" w14:paraId="5089F4D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417783785"/>
              <w:placeholder>
                <w:docPart w:val="F540497B29DB466290D2BFC1279183D1"/>
              </w:placeholder>
              <w:date w:fullDate="2021-06-02T00:00:00Z">
                <w:dateFormat w:val="dd.MM.yyyy"/>
                <w:lid w:val="de-DE"/>
                <w:storeMappedDataAs w:val="dateTime"/>
                <w:calendar w:val="gregorian"/>
              </w:date>
            </w:sdtPr>
            <w:sdtEndPr/>
            <w:sdtContent>
              <w:p w14:paraId="3C93727B" w14:textId="2E213648"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02.06.2021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D2E70E" w14:textId="0F0DC5D0"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Klopries,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F6E3B2" w14:textId="4DA4E6F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SQL INSTANZ02 Datenbanken</w:t>
            </w:r>
          </w:p>
        </w:tc>
      </w:tr>
      <w:tr w:rsidR="00451F65" w:rsidRPr="001F59EC" w14:paraId="754EADF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080548877"/>
              <w:placeholder>
                <w:docPart w:val="269D3C3BD5284640A3669708A1320D61"/>
              </w:placeholder>
              <w:date w:fullDate="2021-08-05T00:00:00Z">
                <w:dateFormat w:val="dd.MM.yyyy"/>
                <w:lid w:val="de-DE"/>
                <w:storeMappedDataAs w:val="dateTime"/>
                <w:calendar w:val="gregorian"/>
              </w:date>
            </w:sdtPr>
            <w:sdtEndPr/>
            <w:sdtContent>
              <w:p w14:paraId="1C268628" w14:textId="139BE784"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05.08.2021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E82CA6" w14:textId="7350C07C"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Sander, Dennis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05BDCA" w14:textId="20F23342"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Datensicherung</w:t>
            </w:r>
          </w:p>
        </w:tc>
      </w:tr>
      <w:tr w:rsidR="00451F65" w:rsidRPr="001F59EC" w14:paraId="2C29621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961723569"/>
              <w:placeholder>
                <w:docPart w:val="4883E6D6631949B89A43336AA7E8356E"/>
              </w:placeholder>
              <w:date w:fullDate="2021-09-09T00:00:00Z">
                <w:dateFormat w:val="dd.MM.yyyy"/>
                <w:lid w:val="de-DE"/>
                <w:storeMappedDataAs w:val="dateTime"/>
                <w:calendar w:val="gregorian"/>
              </w:date>
            </w:sdtPr>
            <w:sdtEndPr/>
            <w:sdtContent>
              <w:p w14:paraId="5371DCE6" w14:textId="1FB5051E"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09.09.2021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41C5FE" w14:textId="10EA1B6E"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559B08" w14:textId="58BA2CAB"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Netzwerkstruktur</w:t>
            </w:r>
          </w:p>
        </w:tc>
      </w:tr>
      <w:tr w:rsidR="00451F65" w:rsidRPr="001F59EC" w14:paraId="7C396D5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11554354"/>
              <w:placeholder>
                <w:docPart w:val="BC81DD59282443BAB455BA4BB25F04A8"/>
              </w:placeholder>
              <w:date w:fullDate="2021-09-20T00:00:00Z">
                <w:dateFormat w:val="dd.MM.yyyy"/>
                <w:lid w:val="de-DE"/>
                <w:storeMappedDataAs w:val="dateTime"/>
                <w:calendar w:val="gregorian"/>
              </w:date>
            </w:sdtPr>
            <w:sdtEndPr/>
            <w:sdtContent>
              <w:p w14:paraId="78E149E6" w14:textId="30553BA7"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20.09.2021</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90F8A" w14:textId="5AE64EAC"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5EC5D" w14:textId="52D6B70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Kundenumgebung / Netzwerke</w:t>
            </w:r>
          </w:p>
        </w:tc>
      </w:tr>
      <w:tr w:rsidR="00451F65" w:rsidRPr="001F59EC" w14:paraId="35A28D8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946388993"/>
              <w:placeholder>
                <w:docPart w:val="0DB45F8D5ACF4CE3982B811B763DFC01"/>
              </w:placeholder>
              <w:date w:fullDate="2022-02-08T00:00:00Z">
                <w:dateFormat w:val="dd.MM.yyyy"/>
                <w:lid w:val="de-DE"/>
                <w:storeMappedDataAs w:val="dateTime"/>
                <w:calendar w:val="gregorian"/>
              </w:date>
            </w:sdtPr>
            <w:sdtEndPr/>
            <w:sdtContent>
              <w:p w14:paraId="73EC407B" w14:textId="6F5FDE77"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08.02.2022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DA2E55" w14:textId="42A56A2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3057BC" w14:textId="3640C5F7"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Korrektur Doku Lizenzerfassung Exchange auf IST-Status</w:t>
            </w:r>
          </w:p>
        </w:tc>
      </w:tr>
      <w:tr w:rsidR="00451F65" w:rsidRPr="001F59EC" w14:paraId="4D018635"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899052633"/>
              <w:placeholder>
                <w:docPart w:val="F1E2AA8EAE1A4D4BA150E54628F8C57E"/>
              </w:placeholder>
              <w:date w:fullDate="2022-11-16T00:00:00Z">
                <w:dateFormat w:val="dd.MM.yyyy"/>
                <w:lid w:val="de-DE"/>
                <w:storeMappedDataAs w:val="dateTime"/>
                <w:calendar w:val="gregorian"/>
              </w:date>
            </w:sdtPr>
            <w:sdtEndPr/>
            <w:sdtContent>
              <w:p w14:paraId="396A7320" w14:textId="6E012C72"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16.11.2022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76386C" w14:textId="74EBEFC4"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5F7468" w14:textId="2CD267C3"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Kapitel Client VPN SSL-VPN eingefügt</w:t>
            </w:r>
          </w:p>
        </w:tc>
      </w:tr>
      <w:tr w:rsidR="00451F65" w:rsidRPr="001F59EC" w14:paraId="1AEED83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1598712701"/>
              <w:placeholder>
                <w:docPart w:val="9DDDFB1E395546C9B8E96D530F44E360"/>
              </w:placeholder>
              <w:date w:fullDate="2022-12-06T00:00:00Z">
                <w:dateFormat w:val="dd.MM.yyyy"/>
                <w:lid w:val="de-DE"/>
                <w:storeMappedDataAs w:val="dateTime"/>
                <w:calendar w:val="gregorian"/>
              </w:date>
            </w:sdtPr>
            <w:sdtEndPr/>
            <w:sdtContent>
              <w:p w14:paraId="40132A45" w14:textId="33C7C78D"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06.12.2022</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297136" w14:textId="68788336"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E9159C" w14:textId="496BBE8F"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Anpassung Connectivity Bitmarck</w:t>
            </w:r>
          </w:p>
        </w:tc>
      </w:tr>
      <w:tr w:rsidR="00451F65" w:rsidRPr="00E9680B" w14:paraId="3FCFFE1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2043249214"/>
              <w:placeholder>
                <w:docPart w:val="6985327BB65648FB8AB6E6B580E89E8A"/>
              </w:placeholder>
              <w:date w:fullDate="2023-08-31T00:00:00Z">
                <w:dateFormat w:val="dd.MM.yyyy"/>
                <w:lid w:val="de-DE"/>
                <w:storeMappedDataAs w:val="dateTime"/>
                <w:calendar w:val="gregorian"/>
              </w:date>
            </w:sdtPr>
            <w:sdtEndPr/>
            <w:sdtContent>
              <w:p w14:paraId="4B8A15D8" w14:textId="7613A4BB"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31.08.2023</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A4D6E" w14:textId="13AAA927"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Bornhold, Daniel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592AE8" w14:textId="7ECC92D9"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CR #3950 big-vcucmedge01 Softphone Anbindung / Source-Natting</w:t>
            </w:r>
          </w:p>
        </w:tc>
      </w:tr>
      <w:tr w:rsidR="00451F65" w:rsidRPr="001F59EC" w14:paraId="58FC13DE"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sdt>
            <w:sdtPr>
              <w:rPr>
                <w:rFonts w:asciiTheme="majorHAnsi" w:eastAsiaTheme="minorHAnsi" w:hAnsiTheme="majorHAnsi" w:cstheme="majorHAnsi"/>
                <w:sz w:val="20"/>
              </w:rPr>
              <w:alias w:val="Datum"/>
              <w:tag w:val="Datum"/>
              <w:id w:val="1278686652"/>
              <w:placeholder>
                <w:docPart w:val="E697198A69704DF599C1D6DB61A62B00"/>
              </w:placeholder>
              <w:date w:fullDate="2023-11-29T00:00:00Z">
                <w:dateFormat w:val="dd.MM.yyyy"/>
                <w:lid w:val="de-DE"/>
                <w:storeMappedDataAs w:val="dateTime"/>
                <w:calendar w:val="gregorian"/>
              </w:date>
            </w:sdtPr>
            <w:sdtEndPr/>
            <w:sdtContent>
              <w:p w14:paraId="201608E9" w14:textId="38CBC86F" w:rsidR="00451F65" w:rsidRPr="001F59EC" w:rsidRDefault="00451F65" w:rsidP="00B07184">
                <w:pPr>
                  <w:pStyle w:val="Tabelle"/>
                  <w:tabs>
                    <w:tab w:val="left" w:pos="5670"/>
                  </w:tabs>
                  <w:spacing w:before="20" w:after="20"/>
                  <w:rPr>
                    <w:rFonts w:asciiTheme="majorHAnsi" w:eastAsiaTheme="minorHAnsi" w:hAnsiTheme="majorHAnsi" w:cstheme="majorHAnsi"/>
                    <w:sz w:val="20"/>
                    <w:szCs w:val="22"/>
                    <w:lang w:eastAsia="en-US"/>
                  </w:rPr>
                </w:pPr>
                <w:r w:rsidRPr="001F59EC">
                  <w:rPr>
                    <w:rFonts w:asciiTheme="majorHAnsi" w:eastAsiaTheme="minorHAnsi" w:hAnsiTheme="majorHAnsi" w:cstheme="majorHAnsi"/>
                    <w:sz w:val="20"/>
                  </w:rPr>
                  <w:t>29.11.2023</w:t>
                </w:r>
              </w:p>
            </w:sdtContent>
          </w:sdt>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255245" w14:textId="3E2480C8" w:rsidR="00451F65" w:rsidRPr="001F59EC" w:rsidRDefault="00451F65" w:rsidP="00C0764E">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D1CEEC" w14:textId="4378C65F"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Neuinstallation WSUS big-vwsus01.big.krankenkasse.de</w:t>
            </w:r>
          </w:p>
        </w:tc>
      </w:tr>
      <w:tr w:rsidR="00451F65" w:rsidRPr="001F59EC" w14:paraId="166155E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201949" w14:textId="254A5333"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05.02.2024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76BA7F" w14:textId="798D5056"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DD5DB9" w14:textId="627667C9"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Entfernung OpenVPN Kapitel</w:t>
            </w:r>
          </w:p>
        </w:tc>
      </w:tr>
      <w:tr w:rsidR="00451F65" w:rsidRPr="001F59EC" w14:paraId="77DE02E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A3AC80" w14:textId="0F9C1A14"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08.02.2024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1D5D73" w14:textId="7F667039"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96F265" w14:textId="32423111"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Erweiterung 8.8</w:t>
            </w:r>
          </w:p>
        </w:tc>
      </w:tr>
      <w:tr w:rsidR="00451F65" w:rsidRPr="001F59EC" w14:paraId="057F0AA8"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7258FE" w14:textId="549693C2"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12.02.2024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CFAB0" w14:textId="09543113"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Klopries,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BA19DD" w14:textId="7CFAAC21"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Erstellung Kapitel 21 Intune</w:t>
            </w:r>
          </w:p>
        </w:tc>
      </w:tr>
      <w:tr w:rsidR="00451F65" w:rsidRPr="001F59EC" w14:paraId="6B3E3037"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72C939" w14:textId="3E269E6C"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21.03.2024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9E7828" w14:textId="0471D6C5"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47877" w14:textId="2A60468A"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Rückbau big-vsql-sp01</w:t>
            </w:r>
          </w:p>
        </w:tc>
      </w:tr>
      <w:tr w:rsidR="00451F65" w:rsidRPr="001F59EC" w14:paraId="4FFAFC3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DCD2" w14:textId="599FEA30"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06.06.2024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F5476B" w14:textId="69F3783D"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1B9A0" w14:textId="082AE185"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Pflege Versionierung Betriebshandbuch</w:t>
            </w:r>
          </w:p>
        </w:tc>
      </w:tr>
      <w:tr w:rsidR="00451F65" w:rsidRPr="001F59EC" w14:paraId="6BD2903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09F360" w14:textId="786FB7F5"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15.07.2024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CA904D" w14:textId="075D6784"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Bowitz, Andreas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0EBF6D" w14:textId="7993E055"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Exchange Informationen erweitert und aktualisiert (Kontext: big-vmail02)</w:t>
            </w:r>
          </w:p>
        </w:tc>
      </w:tr>
      <w:tr w:rsidR="00451F65" w:rsidRPr="001F59EC" w14:paraId="69C512F0"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550D77" w14:textId="238C71B0"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21.08.2024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F2447B" w14:textId="1D55C446"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39E9A5" w14:textId="08E49AA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Dokumentation Exchange Hybrid, Hybrid Modern Auth und SPN Workaround für Stellvertreterprobleme in Q3/24</w:t>
            </w:r>
          </w:p>
        </w:tc>
      </w:tr>
      <w:tr w:rsidR="00451F65" w:rsidRPr="001F59EC" w14:paraId="73C11F5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EA68FC" w14:textId="338ED95F"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21.10.2024</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A3D26" w14:textId="637C1FFE"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Grabsch, Benjamin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98BE15" w14:textId="7493FB71"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Update DDAN Informationen nach Change #4959</w:t>
            </w:r>
          </w:p>
        </w:tc>
      </w:tr>
      <w:tr w:rsidR="00451F65" w:rsidRPr="001F59EC" w14:paraId="761BAAE4"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096AF8" w14:textId="27D33A1B" w:rsidR="00451F65" w:rsidRPr="001F59EC" w:rsidRDefault="00451F65" w:rsidP="00364F9C">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12.02.2025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597958" w14:textId="33B065D9" w:rsidR="00451F65" w:rsidRPr="001F59EC" w:rsidRDefault="00451F65" w:rsidP="00C0764E">
            <w:pPr>
              <w:pStyle w:val="Tabelle"/>
              <w:tabs>
                <w:tab w:val="left" w:pos="5670"/>
              </w:tabs>
              <w:spacing w:before="20" w:after="20"/>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910939" w14:textId="0C5809C4" w:rsidR="00451F65" w:rsidRPr="001F59EC" w:rsidRDefault="00451F65" w:rsidP="00364F9C">
            <w:pPr>
              <w:pStyle w:val="Tabelle"/>
              <w:tabs>
                <w:tab w:val="left" w:pos="5670"/>
              </w:tabs>
              <w:spacing w:before="20" w:after="20"/>
              <w:rPr>
                <w:rFonts w:asciiTheme="majorHAnsi" w:hAnsiTheme="majorHAnsi" w:cstheme="majorHAnsi"/>
                <w:sz w:val="20"/>
              </w:rPr>
            </w:pPr>
            <w:r w:rsidRPr="001F59EC">
              <w:rPr>
                <w:rFonts w:asciiTheme="majorHAnsi" w:hAnsiTheme="majorHAnsi" w:cstheme="majorHAnsi"/>
                <w:sz w:val="20"/>
              </w:rPr>
              <w:t>Aktualisierung big-vpki01.krankenkasse.de</w:t>
            </w:r>
          </w:p>
        </w:tc>
      </w:tr>
      <w:tr w:rsidR="00451F65" w:rsidRPr="001F59EC" w14:paraId="257EACE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BA13CC" w14:textId="03A7B10F" w:rsidR="00451F65" w:rsidRPr="001F59EC" w:rsidRDefault="00451F65" w:rsidP="00364F9C">
            <w:pPr>
              <w:pStyle w:val="Tabelle"/>
              <w:rPr>
                <w:rFonts w:asciiTheme="majorHAnsi" w:hAnsiTheme="majorHAnsi" w:cstheme="majorHAnsi"/>
                <w:sz w:val="20"/>
                <w:lang w:val="en-US"/>
              </w:rPr>
            </w:pPr>
            <w:r w:rsidRPr="001F59EC">
              <w:rPr>
                <w:rFonts w:asciiTheme="majorHAnsi" w:hAnsiTheme="majorHAnsi" w:cstheme="majorHAnsi"/>
                <w:sz w:val="20"/>
                <w:lang w:val="en-US"/>
              </w:rPr>
              <w:t>18.02.2025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DF75A9" w14:textId="328B9C97" w:rsidR="00451F65" w:rsidRPr="001F59EC" w:rsidRDefault="00451F6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D03C17" w14:textId="2EFC6773" w:rsidR="00451F65" w:rsidRPr="001F59EC" w:rsidRDefault="00451F65" w:rsidP="00364F9C">
            <w:pPr>
              <w:pStyle w:val="Tabelle"/>
              <w:rPr>
                <w:rFonts w:asciiTheme="majorHAnsi" w:hAnsiTheme="majorHAnsi" w:cstheme="majorHAnsi"/>
                <w:sz w:val="20"/>
              </w:rPr>
            </w:pPr>
            <w:r w:rsidRPr="001F59EC">
              <w:rPr>
                <w:rFonts w:asciiTheme="majorHAnsi" w:hAnsiTheme="majorHAnsi" w:cstheme="majorHAnsi"/>
                <w:sz w:val="20"/>
              </w:rPr>
              <w:t>Aktualisierung big-vwsus01.big.krankenkasse.de</w:t>
            </w:r>
          </w:p>
        </w:tc>
      </w:tr>
      <w:tr w:rsidR="002C5AED" w:rsidRPr="001F59EC" w14:paraId="2E6BF4F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043ED6" w14:textId="36046391" w:rsidR="002C5AED" w:rsidRPr="001F59EC" w:rsidRDefault="002C5AED"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18.02.2025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EB5988" w14:textId="032FFDC6" w:rsidR="002C5AED" w:rsidRPr="001F59EC" w:rsidRDefault="002C5AED"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Matthias Wälter</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D67C51" w14:textId="3CBAA9EE" w:rsidR="002C5AED" w:rsidRPr="001F59EC" w:rsidRDefault="002C5AED" w:rsidP="4870F8E7">
            <w:pPr>
              <w:pStyle w:val="Tabelle"/>
              <w:rPr>
                <w:rFonts w:asciiTheme="majorHAnsi" w:hAnsiTheme="majorHAnsi" w:cstheme="majorHAnsi"/>
                <w:sz w:val="20"/>
              </w:rPr>
            </w:pPr>
            <w:r w:rsidRPr="001F59EC">
              <w:rPr>
                <w:rFonts w:asciiTheme="majorHAnsi" w:hAnsiTheme="majorHAnsi" w:cstheme="majorHAnsi"/>
                <w:sz w:val="20"/>
              </w:rPr>
              <w:t>Entfernen Punk 16 „Print Service“ – Print ist IaaS</w:t>
            </w:r>
          </w:p>
        </w:tc>
      </w:tr>
      <w:tr w:rsidR="00DF71D3" w:rsidRPr="001F59EC" w14:paraId="5445C91A"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583B77" w14:textId="514FA1E6" w:rsidR="00DF71D3" w:rsidRPr="001F59EC" w:rsidRDefault="00DF71D3"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19.02.2025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EE221E" w14:textId="1A5FF362" w:rsidR="00DF71D3" w:rsidRPr="001F59EC" w:rsidRDefault="00DF71D3"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9FA33A" w14:textId="26D0EF0A" w:rsidR="00DF71D3" w:rsidRPr="001F59EC" w:rsidRDefault="00DF71D3" w:rsidP="4870F8E7">
            <w:pPr>
              <w:pStyle w:val="Tabelle"/>
              <w:rPr>
                <w:rFonts w:asciiTheme="majorHAnsi" w:hAnsiTheme="majorHAnsi" w:cstheme="majorHAnsi"/>
                <w:sz w:val="20"/>
              </w:rPr>
            </w:pPr>
            <w:r w:rsidRPr="001F59EC">
              <w:rPr>
                <w:rFonts w:asciiTheme="majorHAnsi" w:hAnsiTheme="majorHAnsi" w:cstheme="majorHAnsi"/>
                <w:sz w:val="20"/>
              </w:rPr>
              <w:t xml:space="preserve">Kürzung </w:t>
            </w:r>
            <w:r w:rsidR="00E027CB" w:rsidRPr="001F59EC">
              <w:rPr>
                <w:rFonts w:asciiTheme="majorHAnsi" w:hAnsiTheme="majorHAnsi" w:cstheme="majorHAnsi"/>
                <w:sz w:val="20"/>
              </w:rPr>
              <w:t>„IaaS HYPER-V“</w:t>
            </w:r>
            <w:r w:rsidR="00307867" w:rsidRPr="001F59EC">
              <w:rPr>
                <w:rFonts w:asciiTheme="majorHAnsi" w:hAnsiTheme="majorHAnsi" w:cstheme="majorHAnsi"/>
                <w:sz w:val="20"/>
              </w:rPr>
              <w:t>-</w:t>
            </w:r>
            <w:r w:rsidR="00E027CB" w:rsidRPr="001F59EC">
              <w:rPr>
                <w:rFonts w:asciiTheme="majorHAnsi" w:hAnsiTheme="majorHAnsi" w:cstheme="majorHAnsi"/>
                <w:sz w:val="20"/>
              </w:rPr>
              <w:t>Kapitel</w:t>
            </w:r>
          </w:p>
        </w:tc>
      </w:tr>
      <w:tr w:rsidR="00E027CB" w:rsidRPr="001F59EC" w14:paraId="643BB341"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51BEF5" w14:textId="7E0C93CC" w:rsidR="00E027CB" w:rsidRPr="001F59EC" w:rsidRDefault="00E027CB"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19.02.2025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7A561" w14:textId="50054E4B" w:rsidR="00E027CB" w:rsidRPr="001F59EC" w:rsidRDefault="00E027C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30550E" w14:textId="269683CB" w:rsidR="00E027CB" w:rsidRPr="001F59EC" w:rsidRDefault="00E027CB" w:rsidP="4870F8E7">
            <w:pPr>
              <w:pStyle w:val="Tabelle"/>
              <w:rPr>
                <w:rFonts w:asciiTheme="majorHAnsi" w:hAnsiTheme="majorHAnsi" w:cstheme="majorHAnsi"/>
                <w:sz w:val="20"/>
              </w:rPr>
            </w:pPr>
            <w:r w:rsidRPr="001F59EC">
              <w:rPr>
                <w:rFonts w:asciiTheme="majorHAnsi" w:hAnsiTheme="majorHAnsi" w:cstheme="majorHAnsi"/>
                <w:sz w:val="20"/>
              </w:rPr>
              <w:t>Aktualisierung ADFS</w:t>
            </w:r>
          </w:p>
        </w:tc>
      </w:tr>
      <w:tr w:rsidR="006B3D91" w:rsidRPr="001F59EC" w14:paraId="59C3AF56"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D14EB" w14:textId="35A6BF84" w:rsidR="006B3D91" w:rsidRPr="001F59EC" w:rsidRDefault="006B3D91"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24.02.2025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385CB4" w14:textId="407FB030" w:rsidR="006B3D91" w:rsidRPr="001F59EC" w:rsidRDefault="006B3D9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BBEA92" w14:textId="5154E3DB" w:rsidR="006B3D91" w:rsidRPr="001F59EC" w:rsidRDefault="006B3D91" w:rsidP="4870F8E7">
            <w:pPr>
              <w:pStyle w:val="Tabelle"/>
              <w:rPr>
                <w:rFonts w:asciiTheme="majorHAnsi" w:hAnsiTheme="majorHAnsi" w:cstheme="majorHAnsi"/>
                <w:sz w:val="20"/>
              </w:rPr>
            </w:pPr>
            <w:r w:rsidRPr="001F59EC">
              <w:rPr>
                <w:rFonts w:asciiTheme="majorHAnsi" w:hAnsiTheme="majorHAnsi" w:cstheme="majorHAnsi"/>
                <w:sz w:val="20"/>
              </w:rPr>
              <w:t>Kürzung „IaaS HYPER-V“</w:t>
            </w:r>
            <w:r w:rsidR="00307867" w:rsidRPr="001F59EC">
              <w:rPr>
                <w:rFonts w:asciiTheme="majorHAnsi" w:hAnsiTheme="majorHAnsi" w:cstheme="majorHAnsi"/>
                <w:sz w:val="20"/>
              </w:rPr>
              <w:t>-</w:t>
            </w:r>
            <w:r w:rsidRPr="001F59EC">
              <w:rPr>
                <w:rFonts w:asciiTheme="majorHAnsi" w:hAnsiTheme="majorHAnsi" w:cstheme="majorHAnsi"/>
                <w:sz w:val="20"/>
              </w:rPr>
              <w:t>Kapitel</w:t>
            </w:r>
          </w:p>
          <w:p w14:paraId="09493D5C" w14:textId="74FD5AF4" w:rsidR="006629FA" w:rsidRPr="001F59EC" w:rsidRDefault="006629FA" w:rsidP="4870F8E7">
            <w:pPr>
              <w:pStyle w:val="Tabelle"/>
              <w:rPr>
                <w:rFonts w:asciiTheme="majorHAnsi" w:hAnsiTheme="majorHAnsi" w:cstheme="majorHAnsi"/>
                <w:sz w:val="20"/>
              </w:rPr>
            </w:pPr>
            <w:r w:rsidRPr="001F59EC">
              <w:rPr>
                <w:rFonts w:asciiTheme="majorHAnsi" w:hAnsiTheme="majorHAnsi" w:cstheme="majorHAnsi"/>
                <w:sz w:val="20"/>
              </w:rPr>
              <w:t>Kürzung</w:t>
            </w:r>
            <w:r w:rsidR="00307867" w:rsidRPr="001F59EC">
              <w:rPr>
                <w:rFonts w:asciiTheme="majorHAnsi" w:hAnsiTheme="majorHAnsi" w:cstheme="majorHAnsi"/>
                <w:sz w:val="20"/>
              </w:rPr>
              <w:t xml:space="preserve"> „IaaS VMWare“-Kapitel</w:t>
            </w:r>
          </w:p>
        </w:tc>
      </w:tr>
      <w:tr w:rsidR="00D7112E" w:rsidRPr="001F59EC" w14:paraId="48C664BD" w14:textId="77777777" w:rsidTr="00A12D45">
        <w:trPr>
          <w:cantSplit/>
          <w:trHeight w:val="20"/>
          <w:jc w:val="center"/>
        </w:trPr>
        <w:tc>
          <w:tcPr>
            <w:tcW w:w="0" w:type="auto"/>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78538" w14:textId="798F9F12" w:rsidR="00D7112E" w:rsidRPr="001F59EC" w:rsidRDefault="00D7112E" w:rsidP="002C5AED">
            <w:pPr>
              <w:pStyle w:val="Tabelle"/>
              <w:rPr>
                <w:rFonts w:asciiTheme="majorHAnsi" w:hAnsiTheme="majorHAnsi" w:cstheme="majorHAnsi"/>
                <w:sz w:val="20"/>
                <w:lang w:val="en-US"/>
              </w:rPr>
            </w:pPr>
            <w:r w:rsidRPr="001F59EC">
              <w:rPr>
                <w:rFonts w:asciiTheme="majorHAnsi" w:hAnsiTheme="majorHAnsi" w:cstheme="majorHAnsi"/>
                <w:sz w:val="20"/>
                <w:lang w:val="en-US"/>
              </w:rPr>
              <w:t>24.02.2025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CEA058" w14:textId="06DC09C5" w:rsidR="00D7112E" w:rsidRPr="001F59EC" w:rsidRDefault="00D7112E"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A1221" w14:textId="7A188BD0" w:rsidR="00D7112E" w:rsidRPr="001F59EC" w:rsidRDefault="00D7112E" w:rsidP="4870F8E7">
            <w:pPr>
              <w:pStyle w:val="Tabelle"/>
              <w:rPr>
                <w:rFonts w:asciiTheme="majorHAnsi" w:hAnsiTheme="majorHAnsi" w:cstheme="majorHAnsi"/>
                <w:sz w:val="20"/>
              </w:rPr>
            </w:pPr>
            <w:r w:rsidRPr="001F59EC">
              <w:rPr>
                <w:rFonts w:asciiTheme="majorHAnsi" w:hAnsiTheme="majorHAnsi" w:cstheme="majorHAnsi"/>
                <w:sz w:val="20"/>
              </w:rPr>
              <w:t xml:space="preserve">Aktualisierung </w:t>
            </w:r>
            <w:r w:rsidR="005A6A37" w:rsidRPr="001F59EC">
              <w:rPr>
                <w:rFonts w:asciiTheme="majorHAnsi" w:hAnsiTheme="majorHAnsi" w:cstheme="majorHAnsi"/>
                <w:sz w:val="20"/>
              </w:rPr>
              <w:t>„17. Remote Workplace“</w:t>
            </w:r>
          </w:p>
        </w:tc>
      </w:tr>
      <w:tr w:rsidR="19E73874" w:rsidRPr="001F59EC" w14:paraId="1ADA1197"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B70A4" w14:textId="2EA03FC1" w:rsidR="3335BDDC" w:rsidRPr="001F59EC" w:rsidRDefault="3335BDDC" w:rsidP="19E73874">
            <w:pPr>
              <w:pStyle w:val="Tabelle"/>
              <w:rPr>
                <w:rFonts w:asciiTheme="majorHAnsi" w:hAnsiTheme="majorHAnsi" w:cstheme="majorHAnsi"/>
                <w:sz w:val="20"/>
                <w:lang w:val="en-US"/>
              </w:rPr>
            </w:pPr>
            <w:r w:rsidRPr="001F59EC">
              <w:rPr>
                <w:rFonts w:asciiTheme="majorHAnsi" w:hAnsiTheme="majorHAnsi" w:cstheme="majorHAnsi"/>
                <w:sz w:val="20"/>
                <w:lang w:val="en-US"/>
              </w:rPr>
              <w:t>27.02.2025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51FEC2" w14:textId="107C4FEB" w:rsidR="3335BDDC" w:rsidRPr="001F59EC" w:rsidRDefault="3335BDDC"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2D2C39" w14:textId="5D462C6C" w:rsidR="3335BDDC" w:rsidRPr="001F59EC" w:rsidRDefault="3335BDDC" w:rsidP="19E73874">
            <w:pPr>
              <w:pStyle w:val="Tabelle"/>
              <w:rPr>
                <w:rFonts w:asciiTheme="majorHAnsi" w:hAnsiTheme="majorHAnsi" w:cstheme="majorHAnsi"/>
                <w:sz w:val="20"/>
              </w:rPr>
            </w:pPr>
            <w:r w:rsidRPr="001F59EC">
              <w:rPr>
                <w:rFonts w:asciiTheme="majorHAnsi" w:hAnsiTheme="majorHAnsi" w:cstheme="majorHAnsi"/>
                <w:sz w:val="20"/>
              </w:rPr>
              <w:t xml:space="preserve">Entfernen der Kapitel 9. </w:t>
            </w:r>
            <w:r w:rsidR="00572A1E" w:rsidRPr="001F59EC">
              <w:rPr>
                <w:rFonts w:asciiTheme="majorHAnsi" w:hAnsiTheme="majorHAnsi" w:cstheme="majorHAnsi"/>
                <w:sz w:val="20"/>
              </w:rPr>
              <w:t>Proact</w:t>
            </w:r>
            <w:r w:rsidRPr="001F59EC">
              <w:rPr>
                <w:rFonts w:asciiTheme="majorHAnsi" w:hAnsiTheme="majorHAnsi" w:cstheme="majorHAnsi"/>
                <w:sz w:val="20"/>
              </w:rPr>
              <w:t xml:space="preserve"> Webproxy &amp; 10. Client-VPN</w:t>
            </w:r>
          </w:p>
        </w:tc>
      </w:tr>
      <w:tr w:rsidR="09E136CD" w:rsidRPr="001F59EC" w14:paraId="526D73CC"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A610F8" w14:textId="0372CA88" w:rsidR="09E136CD" w:rsidRPr="001F59EC" w:rsidRDefault="548C708C"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04.03.2025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509E2F" w14:textId="4E988298" w:rsidR="09E136CD" w:rsidRPr="001F59EC" w:rsidRDefault="548C708C"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Klopries,Tobias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949F4B" w14:textId="0C5BD68C" w:rsidR="09E136CD" w:rsidRPr="001F59EC" w:rsidRDefault="548C708C" w:rsidP="09E136CD">
            <w:pPr>
              <w:pStyle w:val="Tabelle"/>
              <w:rPr>
                <w:rFonts w:asciiTheme="majorHAnsi" w:hAnsiTheme="majorHAnsi" w:cstheme="majorHAnsi"/>
                <w:sz w:val="20"/>
              </w:rPr>
            </w:pPr>
            <w:r w:rsidRPr="001F59EC">
              <w:rPr>
                <w:rFonts w:asciiTheme="majorHAnsi" w:hAnsiTheme="majorHAnsi" w:cstheme="majorHAnsi"/>
                <w:sz w:val="20"/>
              </w:rPr>
              <w:t>Anpassung Kapitel 14.9.2.2 Entfernen der vmail01/02 SPNs</w:t>
            </w:r>
          </w:p>
        </w:tc>
      </w:tr>
      <w:tr w:rsidR="000436C6" w:rsidRPr="001F59EC" w14:paraId="6506BB90"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27E9B1" w14:textId="08D4863A" w:rsidR="000436C6" w:rsidRPr="001F59EC" w:rsidRDefault="000436C6"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lastRenderedPageBreak/>
              <w:t>27.03.2025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3D0DC2" w14:textId="030B3288" w:rsidR="000436C6" w:rsidRPr="001F59EC" w:rsidRDefault="000436C6"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4598E2" w14:textId="5461CE7E" w:rsidR="000436C6" w:rsidRPr="001F59EC" w:rsidRDefault="002C3AF0" w:rsidP="09E136CD">
            <w:pPr>
              <w:pStyle w:val="Tabelle"/>
              <w:rPr>
                <w:rFonts w:asciiTheme="majorHAnsi" w:hAnsiTheme="majorHAnsi" w:cstheme="majorHAnsi"/>
                <w:sz w:val="20"/>
              </w:rPr>
            </w:pPr>
            <w:r w:rsidRPr="001F59EC">
              <w:rPr>
                <w:rFonts w:asciiTheme="majorHAnsi" w:hAnsiTheme="majorHAnsi" w:cstheme="majorHAnsi"/>
                <w:sz w:val="20"/>
              </w:rPr>
              <w:t>Erstellung/</w:t>
            </w:r>
            <w:r w:rsidR="000436C6" w:rsidRPr="001F59EC">
              <w:rPr>
                <w:rFonts w:asciiTheme="majorHAnsi" w:hAnsiTheme="majorHAnsi" w:cstheme="majorHAnsi"/>
                <w:sz w:val="20"/>
              </w:rPr>
              <w:t>Aktualisierung „15.12. besondere Anwendungen“</w:t>
            </w:r>
          </w:p>
        </w:tc>
      </w:tr>
      <w:tr w:rsidR="000436C6" w:rsidRPr="001F59EC" w14:paraId="654011ED"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FC1A86" w14:textId="40ED3EDA" w:rsidR="000436C6" w:rsidRPr="001F59EC" w:rsidRDefault="00812A34"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27.03.2025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926385" w14:textId="63F2D698" w:rsidR="000436C6" w:rsidRPr="001F59EC" w:rsidRDefault="00812A34"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009AD1" w14:textId="74BBFCB4" w:rsidR="000436C6" w:rsidRPr="001F59EC" w:rsidRDefault="00812A34" w:rsidP="09E136CD">
            <w:pPr>
              <w:pStyle w:val="Tabelle"/>
              <w:rPr>
                <w:rFonts w:asciiTheme="majorHAnsi" w:hAnsiTheme="majorHAnsi" w:cstheme="majorHAnsi"/>
                <w:sz w:val="20"/>
              </w:rPr>
            </w:pPr>
            <w:r w:rsidRPr="001F59EC">
              <w:rPr>
                <w:rFonts w:asciiTheme="majorHAnsi" w:hAnsiTheme="majorHAnsi" w:cstheme="majorHAnsi"/>
                <w:sz w:val="20"/>
              </w:rPr>
              <w:t>Aktualisierung „</w:t>
            </w:r>
            <w:r w:rsidR="00BE12DA" w:rsidRPr="001F59EC">
              <w:rPr>
                <w:rFonts w:asciiTheme="majorHAnsi" w:hAnsiTheme="majorHAnsi" w:cstheme="majorHAnsi"/>
                <w:sz w:val="20"/>
              </w:rPr>
              <w:t>14.9.2.2“ SPNs</w:t>
            </w:r>
          </w:p>
        </w:tc>
      </w:tr>
      <w:tr w:rsidR="00063841" w:rsidRPr="001F59EC" w14:paraId="763B6502"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DF859C" w14:textId="0D4450F2" w:rsidR="00063841" w:rsidRPr="001F59EC" w:rsidRDefault="00063841"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02.04.2025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158942" w14:textId="72DF6DAD" w:rsidR="00063841" w:rsidRPr="001F59EC" w:rsidRDefault="0006384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3FB625" w14:textId="07BD53B3" w:rsidR="00063841" w:rsidRPr="001F59EC" w:rsidRDefault="00063841" w:rsidP="09E136CD">
            <w:pPr>
              <w:pStyle w:val="Tabelle"/>
              <w:rPr>
                <w:rFonts w:asciiTheme="majorHAnsi" w:hAnsiTheme="majorHAnsi" w:cstheme="majorHAnsi"/>
                <w:sz w:val="20"/>
              </w:rPr>
            </w:pPr>
            <w:r w:rsidRPr="001F59EC">
              <w:rPr>
                <w:rFonts w:asciiTheme="majorHAnsi" w:hAnsiTheme="majorHAnsi" w:cstheme="majorHAnsi"/>
                <w:sz w:val="20"/>
              </w:rPr>
              <w:t>LDAPSSL für Domaincontroller dokumentiert</w:t>
            </w:r>
          </w:p>
        </w:tc>
      </w:tr>
      <w:tr w:rsidR="00AB234F" w:rsidRPr="001F59EC" w14:paraId="68518ECE"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0545AE" w14:textId="7B13B875" w:rsidR="00AB234F" w:rsidRPr="001F59EC" w:rsidRDefault="00AB234F" w:rsidP="09E136CD">
            <w:pPr>
              <w:pStyle w:val="Tabelle"/>
              <w:rPr>
                <w:rFonts w:asciiTheme="majorHAnsi" w:hAnsiTheme="majorHAnsi" w:cstheme="majorHAnsi"/>
                <w:sz w:val="20"/>
                <w:lang w:val="en-US"/>
              </w:rPr>
            </w:pPr>
            <w:r w:rsidRPr="001F59EC">
              <w:rPr>
                <w:rFonts w:asciiTheme="majorHAnsi" w:hAnsiTheme="majorHAnsi" w:cstheme="majorHAnsi"/>
                <w:sz w:val="20"/>
                <w:lang w:val="en-US"/>
              </w:rPr>
              <w:t>23.04.2025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4F2AC9" w14:textId="6039653A" w:rsidR="00AB234F" w:rsidRPr="001F59EC" w:rsidRDefault="00AB234F"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291D2F" w14:textId="546FEE0F" w:rsidR="00AB234F" w:rsidRPr="001F59EC" w:rsidRDefault="00CB3F15" w:rsidP="09E136CD">
            <w:pPr>
              <w:pStyle w:val="Tabelle"/>
              <w:rPr>
                <w:rFonts w:asciiTheme="majorHAnsi" w:hAnsiTheme="majorHAnsi" w:cstheme="majorHAnsi"/>
                <w:sz w:val="20"/>
              </w:rPr>
            </w:pPr>
            <w:r w:rsidRPr="001F59EC">
              <w:rPr>
                <w:rFonts w:asciiTheme="majorHAnsi" w:hAnsiTheme="majorHAnsi" w:cstheme="majorHAnsi"/>
                <w:sz w:val="20"/>
              </w:rPr>
              <w:t>Anpassung FAS Zertifikate Besonderheiten „Smartcard Logon“</w:t>
            </w:r>
          </w:p>
        </w:tc>
      </w:tr>
      <w:tr w:rsidR="0EE28538" w:rsidRPr="00E9680B" w14:paraId="1B00241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C3598C" w14:textId="1D5C8F40" w:rsidR="71E712EB" w:rsidRPr="001F59EC" w:rsidRDefault="71E712EB"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02.05.2025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F3DE54" w14:textId="3D35330E" w:rsidR="71E712EB" w:rsidRPr="001F59EC" w:rsidRDefault="71E712E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w:t>
            </w:r>
            <w:r w:rsidR="14AA4DC6" w:rsidRPr="001F59EC">
              <w:rPr>
                <w:rFonts w:asciiTheme="majorHAnsi" w:hAnsiTheme="majorHAnsi" w:cstheme="majorHAnsi"/>
                <w:sz w:val="20"/>
                <w:lang w:val="en-US"/>
              </w:rPr>
              <w:t>pries</w:t>
            </w:r>
            <w:r w:rsidRPr="001F59EC">
              <w:rPr>
                <w:rFonts w:asciiTheme="majorHAnsi" w:hAnsiTheme="majorHAnsi" w:cstheme="majorHAnsi"/>
                <w:sz w:val="20"/>
                <w:lang w:val="en-US"/>
              </w:rPr>
              <w:t>, Tobias</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B1BCC0" w14:textId="22D6F7F5" w:rsidR="71E712EB" w:rsidRPr="001F59EC" w:rsidRDefault="71E712EB"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 xml:space="preserve">Anpassung </w:t>
            </w:r>
            <w:r w:rsidR="00572A1E" w:rsidRPr="001F59EC">
              <w:rPr>
                <w:rFonts w:asciiTheme="majorHAnsi" w:hAnsiTheme="majorHAnsi" w:cstheme="majorHAnsi"/>
                <w:sz w:val="20"/>
                <w:lang w:val="en-US"/>
              </w:rPr>
              <w:t>Proact</w:t>
            </w:r>
            <w:r w:rsidRPr="001F59EC">
              <w:rPr>
                <w:rFonts w:asciiTheme="majorHAnsi" w:hAnsiTheme="majorHAnsi" w:cstheme="majorHAnsi"/>
                <w:sz w:val="20"/>
                <w:lang w:val="en-US"/>
              </w:rPr>
              <w:t xml:space="preserve"> Cloud Firewall Service &amp; Connectivity</w:t>
            </w:r>
          </w:p>
        </w:tc>
      </w:tr>
      <w:tr w:rsidR="00F17EED" w:rsidRPr="001F59EC" w14:paraId="5075206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B5DC35" w14:textId="193B2E6C" w:rsidR="00F17EED" w:rsidRPr="001F59EC" w:rsidRDefault="00F17EED"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27.05.2025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CD97C6" w14:textId="10F976A2" w:rsidR="00F17EED" w:rsidRPr="001F59EC" w:rsidRDefault="00F17EED"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Klose, Pascal</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445B72" w14:textId="2B3CC60E" w:rsidR="00F17EED" w:rsidRPr="001F59EC" w:rsidRDefault="00F17EED" w:rsidP="0EE28538">
            <w:pPr>
              <w:pStyle w:val="Tabelle"/>
              <w:rPr>
                <w:rFonts w:asciiTheme="majorHAnsi" w:hAnsiTheme="majorHAnsi" w:cstheme="majorHAnsi"/>
                <w:sz w:val="20"/>
              </w:rPr>
            </w:pPr>
            <w:r w:rsidRPr="001F59EC">
              <w:rPr>
                <w:rFonts w:asciiTheme="majorHAnsi" w:hAnsiTheme="majorHAnsi" w:cstheme="majorHAnsi"/>
                <w:sz w:val="20"/>
              </w:rPr>
              <w:t>Pflege Remote-Domänen (Exchange)</w:t>
            </w:r>
          </w:p>
        </w:tc>
      </w:tr>
      <w:tr w:rsidR="007067AF" w:rsidRPr="001F59EC" w14:paraId="14E0801A"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A771D92" w14:textId="0B5DF9FB" w:rsidR="007067AF" w:rsidRPr="001F59EC" w:rsidRDefault="007067AF" w:rsidP="0EE28538">
            <w:pPr>
              <w:pStyle w:val="Tabelle"/>
              <w:rPr>
                <w:rFonts w:asciiTheme="majorHAnsi" w:hAnsiTheme="majorHAnsi" w:cstheme="majorHAnsi"/>
                <w:sz w:val="20"/>
                <w:lang w:val="en-US"/>
              </w:rPr>
            </w:pPr>
            <w:r w:rsidRPr="001F59EC">
              <w:rPr>
                <w:rFonts w:asciiTheme="majorHAnsi" w:hAnsiTheme="majorHAnsi" w:cstheme="majorHAnsi"/>
                <w:sz w:val="20"/>
                <w:lang w:val="en-US"/>
              </w:rPr>
              <w:t>03.06.2025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B62815" w14:textId="528F74A4" w:rsidR="007067AF" w:rsidRPr="001F59EC" w:rsidRDefault="007067AF"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C7065" w14:textId="2A812E94" w:rsidR="007067AF" w:rsidRPr="001F59EC" w:rsidRDefault="007067AF" w:rsidP="0EE28538">
            <w:pPr>
              <w:pStyle w:val="Tabelle"/>
              <w:rPr>
                <w:rFonts w:asciiTheme="majorHAnsi" w:hAnsiTheme="majorHAnsi" w:cstheme="majorHAnsi"/>
                <w:sz w:val="20"/>
              </w:rPr>
            </w:pPr>
            <w:r w:rsidRPr="001F59EC">
              <w:rPr>
                <w:rFonts w:asciiTheme="majorHAnsi" w:hAnsiTheme="majorHAnsi" w:cstheme="majorHAnsi"/>
                <w:sz w:val="20"/>
              </w:rPr>
              <w:t xml:space="preserve">Pflege Exchange VirtualDirectories </w:t>
            </w:r>
            <w:r w:rsidRPr="001F59EC">
              <w:rPr>
                <w:rFonts w:asciiTheme="majorHAnsi" w:hAnsiTheme="majorHAnsi" w:cstheme="majorHAnsi"/>
              </w:rPr>
              <w:t xml:space="preserve"> </w:t>
            </w:r>
            <w:r w:rsidRPr="001F59EC">
              <w:rPr>
                <w:rFonts w:asciiTheme="majorHAnsi" w:hAnsiTheme="majorHAnsi" w:cstheme="majorHAnsi"/>
                <w:sz w:val="20"/>
              </w:rPr>
              <w:t>CHGPRO0122192</w:t>
            </w:r>
          </w:p>
        </w:tc>
      </w:tr>
      <w:tr w:rsidR="2D557835" w:rsidRPr="001F59EC" w14:paraId="1E54046F"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495D3" w14:textId="1ACA3B5A" w:rsidR="22C0AB21" w:rsidRPr="001F59EC" w:rsidRDefault="22C0AB21" w:rsidP="2D557835">
            <w:pPr>
              <w:pStyle w:val="Tabelle"/>
              <w:rPr>
                <w:rFonts w:asciiTheme="majorHAnsi" w:hAnsiTheme="majorHAnsi" w:cstheme="majorHAnsi"/>
                <w:sz w:val="20"/>
                <w:lang w:val="en-US"/>
              </w:rPr>
            </w:pPr>
            <w:r w:rsidRPr="001F59EC">
              <w:rPr>
                <w:rFonts w:asciiTheme="majorHAnsi" w:hAnsiTheme="majorHAnsi" w:cstheme="majorHAnsi"/>
                <w:sz w:val="20"/>
                <w:lang w:val="en-US"/>
              </w:rPr>
              <w:t>14.07.2025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FB4563" w14:textId="7C9CC345" w:rsidR="22C0AB21" w:rsidRPr="001F59EC" w:rsidRDefault="22C0AB21"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BB1164" w14:textId="72258804" w:rsidR="22C0AB21" w:rsidRPr="001F59EC" w:rsidRDefault="22C0AB21" w:rsidP="2D557835">
            <w:pPr>
              <w:pStyle w:val="Tabelle"/>
              <w:rPr>
                <w:rFonts w:asciiTheme="majorHAnsi" w:hAnsiTheme="majorHAnsi" w:cstheme="majorHAnsi"/>
                <w:sz w:val="20"/>
              </w:rPr>
            </w:pPr>
            <w:r w:rsidRPr="001F59EC">
              <w:rPr>
                <w:rFonts w:asciiTheme="majorHAnsi" w:hAnsiTheme="majorHAnsi" w:cstheme="majorHAnsi"/>
                <w:sz w:val="20"/>
              </w:rPr>
              <w:t>Pflege Exchange Dokumentation nach Migration big-vmail01 -&gt; big-vmail02</w:t>
            </w:r>
          </w:p>
        </w:tc>
      </w:tr>
      <w:tr w:rsidR="0090754B" w:rsidRPr="001F59EC" w14:paraId="625ED5C6"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CA54B2" w14:textId="50739D97" w:rsidR="0090754B" w:rsidRPr="001F59EC" w:rsidRDefault="0090754B" w:rsidP="2D557835">
            <w:pPr>
              <w:pStyle w:val="Tabelle"/>
              <w:rPr>
                <w:rFonts w:asciiTheme="majorHAnsi" w:hAnsiTheme="majorHAnsi" w:cstheme="majorHAnsi"/>
                <w:sz w:val="20"/>
                <w:lang w:val="en-US"/>
              </w:rPr>
            </w:pPr>
            <w:r w:rsidRPr="001F59EC">
              <w:rPr>
                <w:rFonts w:asciiTheme="majorHAnsi" w:hAnsiTheme="majorHAnsi" w:cstheme="majorHAnsi"/>
                <w:sz w:val="20"/>
                <w:lang w:val="en-US"/>
              </w:rPr>
              <w:t>26.08.2025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1FF0BB" w14:textId="34E822D0" w:rsidR="0090754B" w:rsidRPr="001F59EC" w:rsidRDefault="0090754B"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62F507" w14:textId="71A11F47" w:rsidR="0090754B" w:rsidRPr="001F59EC" w:rsidRDefault="0090754B" w:rsidP="2D557835">
            <w:pPr>
              <w:pStyle w:val="Tabelle"/>
              <w:rPr>
                <w:rFonts w:asciiTheme="majorHAnsi" w:hAnsiTheme="majorHAnsi" w:cstheme="majorHAnsi"/>
                <w:sz w:val="20"/>
              </w:rPr>
            </w:pPr>
            <w:r w:rsidRPr="001F59EC">
              <w:rPr>
                <w:rFonts w:asciiTheme="majorHAnsi" w:hAnsiTheme="majorHAnsi" w:cstheme="majorHAnsi"/>
                <w:sz w:val="20"/>
              </w:rPr>
              <w:t>Upgrade auf Exchange SE, Beginn Dokumentation Dedicated Hybrid App</w:t>
            </w:r>
          </w:p>
        </w:tc>
      </w:tr>
      <w:tr w:rsidR="00A12D45" w:rsidRPr="001F59EC" w14:paraId="5002A581"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9F5B7" w14:textId="3C5C5879" w:rsidR="00A12D45" w:rsidRPr="001F59EC" w:rsidRDefault="00A12D45"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27.08.2025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7422D4" w14:textId="49DF76FE" w:rsidR="00A12D45" w:rsidRPr="001F59EC" w:rsidRDefault="00A12D4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Koppers, Steven</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690571" w14:textId="130B4D9C" w:rsidR="00A12D45" w:rsidRPr="001F59EC" w:rsidRDefault="00A12D45" w:rsidP="00A12D45">
            <w:pPr>
              <w:pStyle w:val="Tabelle"/>
              <w:rPr>
                <w:rFonts w:asciiTheme="majorHAnsi" w:hAnsiTheme="majorHAnsi" w:cstheme="majorHAnsi"/>
                <w:sz w:val="20"/>
              </w:rPr>
            </w:pPr>
            <w:r w:rsidRPr="001F59EC">
              <w:rPr>
                <w:rFonts w:asciiTheme="majorHAnsi" w:hAnsiTheme="majorHAnsi" w:cstheme="majorHAnsi"/>
                <w:sz w:val="20"/>
              </w:rPr>
              <w:t>Finalisierung Doku Hybridstellung</w:t>
            </w:r>
          </w:p>
        </w:tc>
      </w:tr>
      <w:tr w:rsidR="00A12D45" w:rsidRPr="001F59EC" w14:paraId="558C4D3B"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0B1D29" w14:textId="4186F29D" w:rsidR="00A12D45" w:rsidRPr="001F59EC" w:rsidRDefault="00A12D45"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29.10.2025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6A8689" w14:textId="00F41D97" w:rsidR="00A12D45" w:rsidRPr="001F59EC" w:rsidRDefault="00A12D45"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B80B09" w14:textId="681D5550" w:rsidR="00A12D45" w:rsidRPr="001F59EC" w:rsidRDefault="00A12D45" w:rsidP="00A12D45">
            <w:pPr>
              <w:pStyle w:val="Tabelle"/>
              <w:rPr>
                <w:rFonts w:asciiTheme="majorHAnsi" w:hAnsiTheme="majorHAnsi" w:cstheme="majorHAnsi"/>
                <w:sz w:val="20"/>
              </w:rPr>
            </w:pPr>
            <w:r w:rsidRPr="001F59EC">
              <w:rPr>
                <w:rFonts w:asciiTheme="majorHAnsi" w:hAnsiTheme="majorHAnsi" w:cstheme="majorHAnsi"/>
                <w:sz w:val="20"/>
              </w:rPr>
              <w:t xml:space="preserve">Überarbeitung </w:t>
            </w:r>
            <w:r w:rsidR="00DE43A5" w:rsidRPr="001F59EC">
              <w:rPr>
                <w:rFonts w:asciiTheme="majorHAnsi" w:hAnsiTheme="majorHAnsi" w:cstheme="majorHAnsi"/>
                <w:sz w:val="20"/>
              </w:rPr>
              <w:t>Kapitel 8 - Netzwerkstruktur</w:t>
            </w:r>
          </w:p>
        </w:tc>
      </w:tr>
      <w:tr w:rsidR="006754F8" w:rsidRPr="001F59EC" w14:paraId="67B9E637"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7D24DF" w14:textId="43DF8C98" w:rsidR="006754F8" w:rsidRPr="001F59EC" w:rsidRDefault="006754F8"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24.11.2025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FC4F2F" w14:textId="4D2427DA" w:rsidR="006754F8" w:rsidRPr="001F59EC" w:rsidRDefault="006754F8"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76A58D" w14:textId="48EB1A53" w:rsidR="006754F8" w:rsidRPr="001F59EC" w:rsidRDefault="006754F8" w:rsidP="00A12D45">
            <w:pPr>
              <w:pStyle w:val="Tabelle"/>
              <w:rPr>
                <w:rFonts w:asciiTheme="majorHAnsi" w:hAnsiTheme="majorHAnsi" w:cstheme="majorHAnsi"/>
                <w:sz w:val="20"/>
              </w:rPr>
            </w:pPr>
            <w:r w:rsidRPr="001F59EC">
              <w:rPr>
                <w:rFonts w:asciiTheme="majorHAnsi" w:hAnsiTheme="majorHAnsi" w:cstheme="majorHAnsi"/>
                <w:sz w:val="20"/>
              </w:rPr>
              <w:t>Anpassung Grafik</w:t>
            </w:r>
          </w:p>
        </w:tc>
      </w:tr>
      <w:tr w:rsidR="00C0764E" w:rsidRPr="001F59EC" w14:paraId="45ECB6CA"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E2782C" w14:textId="6B0B565E" w:rsidR="00C0764E" w:rsidRPr="001F59EC" w:rsidRDefault="006754F8" w:rsidP="00A12D45">
            <w:pPr>
              <w:pStyle w:val="Tabelle"/>
              <w:rPr>
                <w:rFonts w:asciiTheme="majorHAnsi" w:hAnsiTheme="majorHAnsi" w:cstheme="majorHAnsi"/>
                <w:sz w:val="20"/>
                <w:lang w:val="en-US"/>
              </w:rPr>
            </w:pPr>
            <w:r w:rsidRPr="001F59EC">
              <w:rPr>
                <w:rFonts w:asciiTheme="majorHAnsi" w:hAnsiTheme="majorHAnsi" w:cstheme="majorHAnsi"/>
                <w:sz w:val="20"/>
                <w:lang w:val="en-US"/>
              </w:rPr>
              <w:t>26.11.2025</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29016E" w14:textId="114EF342" w:rsidR="00C0764E" w:rsidRPr="001F59EC" w:rsidRDefault="006754F8" w:rsidP="00C0764E">
            <w:pPr>
              <w:pStyle w:val="Tabelle"/>
              <w:rPr>
                <w:rFonts w:asciiTheme="majorHAnsi" w:hAnsiTheme="majorHAnsi" w:cstheme="majorHAnsi"/>
                <w:sz w:val="20"/>
                <w:lang w:val="en-US"/>
              </w:rPr>
            </w:pPr>
            <w:r w:rsidRPr="001F59EC">
              <w:rPr>
                <w:rFonts w:asciiTheme="majorHAnsi" w:hAnsiTheme="majorHAnsi" w:cstheme="majorHAnsi"/>
                <w:sz w:val="20"/>
                <w:lang w:val="en-US"/>
              </w:rPr>
              <w:t>Duong, Binh</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28C3CF" w14:textId="3474C6E5" w:rsidR="00C0764E" w:rsidRPr="001F59EC" w:rsidRDefault="0082363B" w:rsidP="00A12D45">
            <w:pPr>
              <w:pStyle w:val="Tabelle"/>
              <w:rPr>
                <w:rFonts w:asciiTheme="majorHAnsi" w:hAnsiTheme="majorHAnsi" w:cstheme="majorHAnsi"/>
                <w:sz w:val="20"/>
              </w:rPr>
            </w:pPr>
            <w:r>
              <w:rPr>
                <w:rFonts w:asciiTheme="majorHAnsi" w:hAnsiTheme="majorHAnsi" w:cstheme="majorHAnsi"/>
                <w:sz w:val="20"/>
              </w:rPr>
              <w:t>Überprüfung und Korrektur</w:t>
            </w:r>
          </w:p>
        </w:tc>
      </w:tr>
      <w:tr w:rsidR="00E260E9" w:rsidRPr="001F59EC" w14:paraId="1E1C9BCD" w14:textId="77777777" w:rsidTr="00947952">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C3C421" w14:textId="77777777" w:rsidR="00E260E9" w:rsidRPr="001F59EC" w:rsidRDefault="00E260E9" w:rsidP="00E260E9">
            <w:pPr>
              <w:pStyle w:val="Tabelle"/>
              <w:rPr>
                <w:rFonts w:asciiTheme="majorHAnsi" w:hAnsiTheme="majorHAnsi" w:cstheme="majorHAnsi"/>
                <w:sz w:val="20"/>
                <w:lang w:val="en-US"/>
              </w:rPr>
            </w:pPr>
            <w:r>
              <w:rPr>
                <w:rFonts w:asciiTheme="majorHAnsi" w:hAnsiTheme="majorHAnsi" w:cstheme="majorHAnsi"/>
                <w:sz w:val="20"/>
                <w:lang w:val="en-US"/>
              </w:rPr>
              <w:t>03.06.2026</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47E4C7" w14:textId="77777777" w:rsidR="00E260E9" w:rsidRPr="001F59EC" w:rsidRDefault="00E260E9" w:rsidP="00E260E9">
            <w:pPr>
              <w:pStyle w:val="Tabelle"/>
              <w:rPr>
                <w:rFonts w:asciiTheme="majorHAnsi" w:hAnsiTheme="majorHAnsi" w:cstheme="majorHAnsi"/>
                <w:sz w:val="20"/>
                <w:lang w:val="en-US"/>
              </w:rPr>
            </w:pPr>
            <w:r>
              <w:rPr>
                <w:rFonts w:asciiTheme="majorHAnsi" w:hAnsiTheme="majorHAnsi" w:cstheme="majorHAnsi"/>
                <w:sz w:val="20"/>
                <w:lang w:val="en-US"/>
              </w:rPr>
              <w:t>Peters, Tim</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20885F" w14:textId="77777777" w:rsidR="00E260E9" w:rsidRDefault="00E260E9" w:rsidP="00E260E9">
            <w:pPr>
              <w:pStyle w:val="Tabelle"/>
              <w:rPr>
                <w:rFonts w:asciiTheme="majorHAnsi" w:hAnsiTheme="majorHAnsi" w:cstheme="majorHAnsi"/>
                <w:sz w:val="20"/>
              </w:rPr>
            </w:pPr>
            <w:r>
              <w:rPr>
                <w:rFonts w:asciiTheme="majorHAnsi" w:hAnsiTheme="majorHAnsi" w:cstheme="majorHAnsi"/>
                <w:sz w:val="20"/>
              </w:rPr>
              <w:t>ODFC Konfiguration Citrix</w:t>
            </w:r>
          </w:p>
        </w:tc>
      </w:tr>
      <w:tr w:rsidR="00B32524" w:rsidRPr="001F59EC" w14:paraId="73152685" w14:textId="77777777" w:rsidTr="00A12D45">
        <w:trPr>
          <w:cantSplit/>
          <w:trHeight w:val="300"/>
          <w:jc w:val="center"/>
        </w:trPr>
        <w:tc>
          <w:tcPr>
            <w:tcW w:w="1141"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1784D6" w14:textId="49D67AD5" w:rsidR="00B32524" w:rsidRPr="001F59EC" w:rsidRDefault="008E665C" w:rsidP="00A12D45">
            <w:pPr>
              <w:pStyle w:val="Tabelle"/>
              <w:rPr>
                <w:rFonts w:asciiTheme="majorHAnsi" w:hAnsiTheme="majorHAnsi" w:cstheme="majorHAnsi"/>
                <w:sz w:val="20"/>
                <w:lang w:val="en-US"/>
              </w:rPr>
            </w:pPr>
            <w:r>
              <w:rPr>
                <w:rFonts w:asciiTheme="majorHAnsi" w:hAnsiTheme="majorHAnsi" w:cstheme="majorHAnsi"/>
                <w:sz w:val="20"/>
                <w:lang w:val="en-US"/>
              </w:rPr>
              <w:t>15.07.2026</w:t>
            </w:r>
          </w:p>
        </w:tc>
        <w:tc>
          <w:tcPr>
            <w:tcW w:w="2697"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50099D" w14:textId="1F7B0B15" w:rsidR="00B32524" w:rsidRPr="001F59EC" w:rsidRDefault="008E665C" w:rsidP="00C0764E">
            <w:pPr>
              <w:pStyle w:val="Tabelle"/>
              <w:rPr>
                <w:rFonts w:asciiTheme="majorHAnsi" w:hAnsiTheme="majorHAnsi" w:cstheme="majorHAnsi"/>
                <w:sz w:val="20"/>
                <w:lang w:val="en-US"/>
              </w:rPr>
            </w:pPr>
            <w:r>
              <w:rPr>
                <w:rFonts w:asciiTheme="majorHAnsi" w:hAnsiTheme="majorHAnsi" w:cstheme="majorHAnsi"/>
                <w:sz w:val="20"/>
                <w:lang w:val="en-US"/>
              </w:rPr>
              <w:t>Doneck, Benedikt</w:t>
            </w:r>
          </w:p>
        </w:tc>
        <w:tc>
          <w:tcPr>
            <w:tcW w:w="5224"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DC03F" w14:textId="599959EC" w:rsidR="00B32524" w:rsidRDefault="008E665C" w:rsidP="00A12D45">
            <w:pPr>
              <w:pStyle w:val="Tabelle"/>
              <w:rPr>
                <w:rFonts w:asciiTheme="majorHAnsi" w:hAnsiTheme="majorHAnsi" w:cstheme="majorHAnsi"/>
                <w:sz w:val="20"/>
              </w:rPr>
            </w:pPr>
            <w:r>
              <w:rPr>
                <w:rFonts w:asciiTheme="majorHAnsi" w:hAnsiTheme="majorHAnsi" w:cstheme="majorHAnsi"/>
                <w:sz w:val="20"/>
              </w:rPr>
              <w:t>Anpassung Cloud Firewall-Cluster Frankfurt</w:t>
            </w:r>
          </w:p>
        </w:tc>
      </w:tr>
      <w:bookmarkEnd w:id="3"/>
    </w:tbl>
    <w:p w14:paraId="792D5ECD" w14:textId="21333F79" w:rsidR="0050178C" w:rsidRPr="001F59EC" w:rsidRDefault="0050178C" w:rsidP="0050178C">
      <w:pPr>
        <w:rPr>
          <w:rFonts w:asciiTheme="majorHAnsi" w:hAnsiTheme="majorHAnsi" w:cstheme="majorHAnsi"/>
        </w:rPr>
      </w:pPr>
    </w:p>
    <w:p w14:paraId="5CFEB364" w14:textId="65541726" w:rsidR="00203C99" w:rsidRPr="001F59EC" w:rsidRDefault="00203C99">
      <w:pPr>
        <w:rPr>
          <w:rFonts w:asciiTheme="majorHAnsi" w:hAnsiTheme="majorHAnsi" w:cstheme="majorHAnsi"/>
          <w:b/>
          <w:sz w:val="28"/>
          <w:szCs w:val="28"/>
        </w:rPr>
      </w:pPr>
    </w:p>
    <w:p w14:paraId="2F52DFA8" w14:textId="5F33B048" w:rsidR="0003713B" w:rsidRPr="001F59EC" w:rsidRDefault="218DE66B" w:rsidP="6B06F679">
      <w:pPr>
        <w:pStyle w:val="berschrift1"/>
        <w:rPr>
          <w:rFonts w:asciiTheme="majorHAnsi" w:hAnsiTheme="majorHAnsi" w:cstheme="majorBidi"/>
        </w:rPr>
      </w:pPr>
      <w:bookmarkStart w:id="4" w:name="_Toc1571066905"/>
      <w:r w:rsidRPr="6B06F679">
        <w:rPr>
          <w:rFonts w:asciiTheme="majorHAnsi" w:hAnsiTheme="majorHAnsi" w:cstheme="majorBidi"/>
        </w:rPr>
        <w:t>Verantwortlichkeiten</w:t>
      </w:r>
      <w:bookmarkEnd w:id="4"/>
    </w:p>
    <w:p w14:paraId="3D3A08E8" w14:textId="14013EB9" w:rsidR="0050178C" w:rsidRPr="001F59EC" w:rsidRDefault="218DE66B" w:rsidP="6B06F679">
      <w:pPr>
        <w:pStyle w:val="berschrift2"/>
        <w:rPr>
          <w:rFonts w:asciiTheme="majorHAnsi" w:hAnsiTheme="majorHAnsi" w:cstheme="majorBidi"/>
        </w:rPr>
      </w:pPr>
      <w:bookmarkStart w:id="5" w:name="_Toc486204783"/>
      <w:r w:rsidRPr="6B06F679">
        <w:rPr>
          <w:rFonts w:asciiTheme="majorHAnsi" w:hAnsiTheme="majorHAnsi" w:cstheme="majorBidi"/>
        </w:rPr>
        <w:t>Kunde</w:t>
      </w:r>
      <w:bookmarkEnd w:id="5"/>
    </w:p>
    <w:tbl>
      <w:tblPr>
        <w:tblStyle w:val="ahdFormatvorlage2"/>
        <w:tblpPr w:leftFromText="141" w:rightFromText="141" w:vertAnchor="text" w:tblpY="1"/>
        <w:tblOverlap w:val="never"/>
        <w:tblW w:w="9159" w:type="dxa"/>
        <w:tblLook w:val="04A0" w:firstRow="1" w:lastRow="0" w:firstColumn="1" w:lastColumn="0" w:noHBand="0" w:noVBand="1"/>
      </w:tblPr>
      <w:tblGrid>
        <w:gridCol w:w="2122"/>
        <w:gridCol w:w="1896"/>
        <w:gridCol w:w="2057"/>
        <w:gridCol w:w="3084"/>
      </w:tblGrid>
      <w:tr w:rsidR="0003713B" w:rsidRPr="001F59EC" w14:paraId="3A7F9101" w14:textId="77777777" w:rsidTr="46AA07E2">
        <w:trPr>
          <w:cnfStyle w:val="100000000000" w:firstRow="1" w:lastRow="0" w:firstColumn="0" w:lastColumn="0" w:oddVBand="0" w:evenVBand="0" w:oddHBand="0" w:evenHBand="0" w:firstRowFirstColumn="0" w:firstRowLastColumn="0" w:lastRowFirstColumn="0" w:lastRowLastColumn="0"/>
        </w:trPr>
        <w:tc>
          <w:tcPr>
            <w:tcW w:w="2122" w:type="dxa"/>
          </w:tcPr>
          <w:p w14:paraId="195B04A1"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Rolle</w:t>
            </w:r>
          </w:p>
        </w:tc>
        <w:tc>
          <w:tcPr>
            <w:tcW w:w="1896" w:type="dxa"/>
          </w:tcPr>
          <w:p w14:paraId="53CD4ABC"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Name</w:t>
            </w:r>
          </w:p>
        </w:tc>
        <w:tc>
          <w:tcPr>
            <w:tcW w:w="2057" w:type="dxa"/>
          </w:tcPr>
          <w:p w14:paraId="05B8FB9F"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Telefon</w:t>
            </w:r>
          </w:p>
        </w:tc>
        <w:tc>
          <w:tcPr>
            <w:tcW w:w="3084" w:type="dxa"/>
          </w:tcPr>
          <w:p w14:paraId="2499B6C4" w14:textId="77777777" w:rsidR="0003713B" w:rsidRPr="001F59EC" w:rsidRDefault="218DE66B" w:rsidP="0003713B">
            <w:pPr>
              <w:rPr>
                <w:rFonts w:asciiTheme="majorHAnsi" w:hAnsiTheme="majorHAnsi" w:cstheme="majorHAnsi"/>
              </w:rPr>
            </w:pPr>
            <w:r w:rsidRPr="001F59EC">
              <w:rPr>
                <w:rFonts w:asciiTheme="majorHAnsi" w:hAnsiTheme="majorHAnsi" w:cstheme="majorHAnsi"/>
              </w:rPr>
              <w:t>Email</w:t>
            </w:r>
          </w:p>
        </w:tc>
      </w:tr>
      <w:tr w:rsidR="00713023" w:rsidRPr="001F59EC" w14:paraId="25FC7EC3" w14:textId="77777777" w:rsidTr="46AA07E2">
        <w:tc>
          <w:tcPr>
            <w:tcW w:w="2122" w:type="dxa"/>
          </w:tcPr>
          <w:p w14:paraId="4584C7F2" w14:textId="587A4DCA" w:rsidR="00713023" w:rsidRPr="001F59EC" w:rsidRDefault="00713023" w:rsidP="0003713B">
            <w:pPr>
              <w:rPr>
                <w:rFonts w:asciiTheme="majorHAnsi" w:hAnsiTheme="majorHAnsi" w:cstheme="majorHAnsi"/>
              </w:rPr>
            </w:pPr>
            <w:r w:rsidRPr="001F59EC">
              <w:rPr>
                <w:rFonts w:asciiTheme="majorHAnsi" w:hAnsiTheme="majorHAnsi" w:cstheme="majorHAnsi"/>
              </w:rPr>
              <w:t>IT Leitung</w:t>
            </w:r>
          </w:p>
        </w:tc>
        <w:tc>
          <w:tcPr>
            <w:tcW w:w="1896" w:type="dxa"/>
          </w:tcPr>
          <w:p w14:paraId="11F75DE4" w14:textId="68B1D5D7" w:rsidR="00713023" w:rsidRPr="001F59EC" w:rsidRDefault="00713023" w:rsidP="0003713B">
            <w:pPr>
              <w:rPr>
                <w:rFonts w:asciiTheme="majorHAnsi" w:hAnsiTheme="majorHAnsi" w:cstheme="majorHAnsi"/>
              </w:rPr>
            </w:pPr>
            <w:r w:rsidRPr="001F59EC">
              <w:rPr>
                <w:rFonts w:asciiTheme="majorHAnsi" w:hAnsiTheme="majorHAnsi" w:cstheme="majorHAnsi"/>
              </w:rPr>
              <w:t>Faltin, Andreas</w:t>
            </w:r>
          </w:p>
        </w:tc>
        <w:tc>
          <w:tcPr>
            <w:tcW w:w="2057" w:type="dxa"/>
          </w:tcPr>
          <w:p w14:paraId="59D9B889" w14:textId="77777777" w:rsidR="00713023" w:rsidRPr="001F59EC" w:rsidRDefault="00713023" w:rsidP="0003713B">
            <w:pPr>
              <w:rPr>
                <w:rFonts w:asciiTheme="majorHAnsi" w:hAnsiTheme="majorHAnsi" w:cstheme="majorHAnsi"/>
              </w:rPr>
            </w:pPr>
          </w:p>
        </w:tc>
        <w:tc>
          <w:tcPr>
            <w:tcW w:w="3084" w:type="dxa"/>
          </w:tcPr>
          <w:p w14:paraId="10894F44" w14:textId="7FE9CA54" w:rsidR="00713023" w:rsidRPr="001F59EC" w:rsidRDefault="00713023" w:rsidP="0003713B">
            <w:pPr>
              <w:rPr>
                <w:rFonts w:asciiTheme="majorHAnsi" w:hAnsiTheme="majorHAnsi" w:cstheme="majorHAnsi"/>
              </w:rPr>
            </w:pPr>
            <w:r w:rsidRPr="001F59EC">
              <w:rPr>
                <w:rFonts w:asciiTheme="majorHAnsi" w:hAnsiTheme="majorHAnsi" w:cstheme="majorHAnsi"/>
              </w:rPr>
              <w:t>andreas</w:t>
            </w:r>
            <w:r w:rsidR="00685C33" w:rsidRPr="001F59EC">
              <w:rPr>
                <w:rFonts w:asciiTheme="majorHAnsi" w:hAnsiTheme="majorHAnsi" w:cstheme="majorHAnsi"/>
              </w:rPr>
              <w:t>.faltin@big-direkt.de</w:t>
            </w:r>
          </w:p>
        </w:tc>
      </w:tr>
      <w:tr w:rsidR="00F61347" w:rsidRPr="001F59EC" w14:paraId="0D392160" w14:textId="77777777" w:rsidTr="46AA07E2">
        <w:tc>
          <w:tcPr>
            <w:tcW w:w="2122" w:type="dxa"/>
          </w:tcPr>
          <w:p w14:paraId="4AEAA436" w14:textId="10FB8210" w:rsidR="00F61347" w:rsidRPr="001F59EC" w:rsidRDefault="218DE66B" w:rsidP="00F61347">
            <w:pPr>
              <w:rPr>
                <w:rFonts w:asciiTheme="majorHAnsi" w:hAnsiTheme="majorHAnsi" w:cstheme="majorHAnsi"/>
              </w:rPr>
            </w:pPr>
            <w:r w:rsidRPr="001F59EC">
              <w:rPr>
                <w:rFonts w:asciiTheme="majorHAnsi" w:hAnsiTheme="majorHAnsi" w:cstheme="majorHAnsi"/>
              </w:rPr>
              <w:t>Stellv</w:t>
            </w:r>
            <w:r w:rsidR="00B344EE" w:rsidRPr="001F59EC">
              <w:rPr>
                <w:rFonts w:asciiTheme="majorHAnsi" w:hAnsiTheme="majorHAnsi" w:cstheme="majorHAnsi"/>
              </w:rPr>
              <w:t>.</w:t>
            </w:r>
            <w:r w:rsidRPr="001F59EC">
              <w:rPr>
                <w:rFonts w:asciiTheme="majorHAnsi" w:hAnsiTheme="majorHAnsi" w:cstheme="majorHAnsi"/>
              </w:rPr>
              <w:t xml:space="preserve"> IT Leitung</w:t>
            </w:r>
          </w:p>
        </w:tc>
        <w:tc>
          <w:tcPr>
            <w:tcW w:w="1896" w:type="dxa"/>
          </w:tcPr>
          <w:p w14:paraId="26AA8515" w14:textId="619DF011" w:rsidR="00F61347" w:rsidRPr="001F59EC" w:rsidRDefault="218DE66B" w:rsidP="00F61347">
            <w:pPr>
              <w:rPr>
                <w:rFonts w:asciiTheme="majorHAnsi" w:hAnsiTheme="majorHAnsi" w:cstheme="majorHAnsi"/>
              </w:rPr>
            </w:pPr>
            <w:r w:rsidRPr="001F59EC">
              <w:rPr>
                <w:rFonts w:asciiTheme="majorHAnsi" w:hAnsiTheme="majorHAnsi" w:cstheme="majorHAnsi"/>
              </w:rPr>
              <w:t>Rex, Stephan</w:t>
            </w:r>
          </w:p>
        </w:tc>
        <w:tc>
          <w:tcPr>
            <w:tcW w:w="2057" w:type="dxa"/>
          </w:tcPr>
          <w:p w14:paraId="76C04BD2" w14:textId="030FB244" w:rsidR="00F61347" w:rsidRPr="001F59EC" w:rsidRDefault="218DE66B" w:rsidP="00F61347">
            <w:pPr>
              <w:rPr>
                <w:rFonts w:asciiTheme="majorHAnsi" w:hAnsiTheme="majorHAnsi" w:cstheme="majorHAnsi"/>
              </w:rPr>
            </w:pPr>
            <w:r w:rsidRPr="001F59EC">
              <w:rPr>
                <w:rFonts w:asciiTheme="majorHAnsi" w:hAnsiTheme="majorHAnsi" w:cstheme="majorHAnsi"/>
              </w:rPr>
              <w:t>+49 231 5557-1209</w:t>
            </w:r>
          </w:p>
        </w:tc>
        <w:tc>
          <w:tcPr>
            <w:tcW w:w="3084" w:type="dxa"/>
          </w:tcPr>
          <w:p w14:paraId="4A29A549" w14:textId="0C36985F" w:rsidR="00F61347" w:rsidRPr="001F59EC" w:rsidRDefault="218DE66B" w:rsidP="00F61347">
            <w:pPr>
              <w:rPr>
                <w:rFonts w:asciiTheme="majorHAnsi" w:hAnsiTheme="majorHAnsi" w:cstheme="majorHAnsi"/>
              </w:rPr>
            </w:pPr>
            <w:r w:rsidRPr="001F59EC">
              <w:rPr>
                <w:rFonts w:asciiTheme="majorHAnsi" w:hAnsiTheme="majorHAnsi" w:cstheme="majorHAnsi"/>
              </w:rPr>
              <w:t>stephan.rex@big-direkt.de</w:t>
            </w:r>
          </w:p>
        </w:tc>
      </w:tr>
      <w:tr w:rsidR="00685C33" w:rsidRPr="001F59EC" w14:paraId="0C3F1E69" w14:textId="77777777" w:rsidTr="46AA07E2">
        <w:tc>
          <w:tcPr>
            <w:tcW w:w="2122" w:type="dxa"/>
          </w:tcPr>
          <w:p w14:paraId="43ABE395" w14:textId="572596E3" w:rsidR="00685C33" w:rsidRPr="001F59EC" w:rsidRDefault="00685C33" w:rsidP="00F61347">
            <w:pPr>
              <w:rPr>
                <w:rFonts w:asciiTheme="majorHAnsi" w:hAnsiTheme="majorHAnsi" w:cstheme="majorHAnsi"/>
              </w:rPr>
            </w:pPr>
            <w:r w:rsidRPr="001F59EC">
              <w:rPr>
                <w:rFonts w:asciiTheme="majorHAnsi" w:hAnsiTheme="majorHAnsi" w:cstheme="majorHAnsi"/>
              </w:rPr>
              <w:t>IT Service Manager</w:t>
            </w:r>
          </w:p>
        </w:tc>
        <w:tc>
          <w:tcPr>
            <w:tcW w:w="1896" w:type="dxa"/>
          </w:tcPr>
          <w:p w14:paraId="3446A1F9" w14:textId="2D2FD870" w:rsidR="00685C33" w:rsidRPr="001F59EC" w:rsidRDefault="00685C33" w:rsidP="00F61347">
            <w:pPr>
              <w:rPr>
                <w:rFonts w:asciiTheme="majorHAnsi" w:hAnsiTheme="majorHAnsi" w:cstheme="majorHAnsi"/>
              </w:rPr>
            </w:pPr>
            <w:r w:rsidRPr="001F59EC">
              <w:rPr>
                <w:rFonts w:asciiTheme="majorHAnsi" w:hAnsiTheme="majorHAnsi" w:cstheme="majorHAnsi"/>
              </w:rPr>
              <w:t>Berger, Patryk</w:t>
            </w:r>
          </w:p>
        </w:tc>
        <w:tc>
          <w:tcPr>
            <w:tcW w:w="2057" w:type="dxa"/>
          </w:tcPr>
          <w:p w14:paraId="14C094F1" w14:textId="5AC05876" w:rsidR="00685C33" w:rsidRPr="001F59EC" w:rsidRDefault="00DE6150" w:rsidP="00F61347">
            <w:pPr>
              <w:rPr>
                <w:rFonts w:asciiTheme="majorHAnsi" w:hAnsiTheme="majorHAnsi" w:cstheme="majorHAnsi"/>
              </w:rPr>
            </w:pPr>
            <w:r w:rsidRPr="001F59EC">
              <w:rPr>
                <w:rFonts w:asciiTheme="majorHAnsi" w:hAnsiTheme="majorHAnsi" w:cstheme="majorHAnsi"/>
              </w:rPr>
              <w:t>+49 231 5557</w:t>
            </w:r>
            <w:r w:rsidR="00BB3CE8" w:rsidRPr="001F59EC">
              <w:rPr>
                <w:rFonts w:asciiTheme="majorHAnsi" w:hAnsiTheme="majorHAnsi" w:cstheme="majorHAnsi"/>
              </w:rPr>
              <w:t>-</w:t>
            </w:r>
            <w:r w:rsidRPr="001F59EC">
              <w:rPr>
                <w:rFonts w:asciiTheme="majorHAnsi" w:hAnsiTheme="majorHAnsi" w:cstheme="majorHAnsi"/>
              </w:rPr>
              <w:t>1294</w:t>
            </w:r>
          </w:p>
        </w:tc>
        <w:tc>
          <w:tcPr>
            <w:tcW w:w="3084" w:type="dxa"/>
          </w:tcPr>
          <w:p w14:paraId="3B1E9FF7" w14:textId="2EC9DBA1" w:rsidR="00685C33" w:rsidRPr="001F59EC" w:rsidRDefault="00B344EE" w:rsidP="00F61347">
            <w:pPr>
              <w:rPr>
                <w:rFonts w:asciiTheme="majorHAnsi" w:hAnsiTheme="majorHAnsi" w:cstheme="majorHAnsi"/>
              </w:rPr>
            </w:pPr>
            <w:r w:rsidRPr="001F59EC">
              <w:rPr>
                <w:rFonts w:asciiTheme="majorHAnsi" w:hAnsiTheme="majorHAnsi" w:cstheme="majorHAnsi"/>
              </w:rPr>
              <w:t>Patryk.Berger@big-direkt.de</w:t>
            </w:r>
          </w:p>
        </w:tc>
      </w:tr>
      <w:tr w:rsidR="00F61347" w:rsidRPr="001F59EC" w14:paraId="31B959CC" w14:textId="77777777" w:rsidTr="46AA07E2">
        <w:tc>
          <w:tcPr>
            <w:tcW w:w="2122" w:type="dxa"/>
          </w:tcPr>
          <w:p w14:paraId="63C21FC9" w14:textId="25803ACC" w:rsidR="00F61347" w:rsidRPr="001F59EC" w:rsidRDefault="218DE66B" w:rsidP="00F61347">
            <w:pPr>
              <w:rPr>
                <w:rFonts w:asciiTheme="majorHAnsi" w:hAnsiTheme="majorHAnsi" w:cstheme="majorHAnsi"/>
              </w:rPr>
            </w:pPr>
            <w:r w:rsidRPr="001F59EC">
              <w:rPr>
                <w:rFonts w:asciiTheme="majorHAnsi" w:hAnsiTheme="majorHAnsi" w:cstheme="majorHAnsi"/>
              </w:rPr>
              <w:t>Citrix / Microsoft / IaaS</w:t>
            </w:r>
          </w:p>
        </w:tc>
        <w:tc>
          <w:tcPr>
            <w:tcW w:w="1896" w:type="dxa"/>
          </w:tcPr>
          <w:p w14:paraId="294A5FE7" w14:textId="435C7D1D" w:rsidR="00F61347" w:rsidRPr="001F59EC" w:rsidRDefault="218DE66B" w:rsidP="00F61347">
            <w:pPr>
              <w:rPr>
                <w:rFonts w:asciiTheme="majorHAnsi" w:hAnsiTheme="majorHAnsi" w:cstheme="majorHAnsi"/>
              </w:rPr>
            </w:pPr>
            <w:r w:rsidRPr="001F59EC">
              <w:rPr>
                <w:rFonts w:asciiTheme="majorHAnsi" w:hAnsiTheme="majorHAnsi" w:cstheme="majorHAnsi"/>
              </w:rPr>
              <w:t>Kasprowiak, Mike</w:t>
            </w:r>
          </w:p>
        </w:tc>
        <w:tc>
          <w:tcPr>
            <w:tcW w:w="2057" w:type="dxa"/>
          </w:tcPr>
          <w:p w14:paraId="254DDA64" w14:textId="4E38AA66" w:rsidR="00F61347" w:rsidRPr="001F59EC" w:rsidRDefault="218DE66B" w:rsidP="00F61347">
            <w:pPr>
              <w:rPr>
                <w:rFonts w:asciiTheme="majorHAnsi" w:hAnsiTheme="majorHAnsi" w:cstheme="majorHAnsi"/>
              </w:rPr>
            </w:pPr>
            <w:r w:rsidRPr="001F59EC">
              <w:rPr>
                <w:rFonts w:asciiTheme="majorHAnsi" w:hAnsiTheme="majorHAnsi" w:cstheme="majorHAnsi"/>
              </w:rPr>
              <w:t>+49 231 5557-1206</w:t>
            </w:r>
          </w:p>
        </w:tc>
        <w:tc>
          <w:tcPr>
            <w:tcW w:w="3084" w:type="dxa"/>
          </w:tcPr>
          <w:p w14:paraId="36BFEE05" w14:textId="6EEDD994" w:rsidR="00F61347" w:rsidRPr="001F59EC" w:rsidRDefault="218DE66B" w:rsidP="00F61347">
            <w:pPr>
              <w:rPr>
                <w:rFonts w:asciiTheme="majorHAnsi" w:hAnsiTheme="majorHAnsi" w:cstheme="majorHAnsi"/>
              </w:rPr>
            </w:pPr>
            <w:r w:rsidRPr="001F59EC">
              <w:rPr>
                <w:rFonts w:asciiTheme="majorHAnsi" w:hAnsiTheme="majorHAnsi" w:cstheme="majorHAnsi"/>
              </w:rPr>
              <w:t>mike.kasprowiak@big-direkt.de</w:t>
            </w:r>
          </w:p>
        </w:tc>
      </w:tr>
      <w:tr w:rsidR="00F61347" w:rsidRPr="001F59EC" w14:paraId="023716E9" w14:textId="77777777" w:rsidTr="46AA07E2">
        <w:tc>
          <w:tcPr>
            <w:tcW w:w="2122" w:type="dxa"/>
          </w:tcPr>
          <w:p w14:paraId="1F64F2A8" w14:textId="1676A258" w:rsidR="00F61347" w:rsidRPr="001F59EC" w:rsidRDefault="218DE66B" w:rsidP="00F61347">
            <w:pPr>
              <w:rPr>
                <w:rFonts w:asciiTheme="majorHAnsi" w:hAnsiTheme="majorHAnsi" w:cstheme="majorHAnsi"/>
              </w:rPr>
            </w:pPr>
            <w:r w:rsidRPr="001F59EC">
              <w:rPr>
                <w:rFonts w:asciiTheme="majorHAnsi" w:hAnsiTheme="majorHAnsi" w:cstheme="majorHAnsi"/>
              </w:rPr>
              <w:t>Netzwerk</w:t>
            </w:r>
          </w:p>
        </w:tc>
        <w:tc>
          <w:tcPr>
            <w:tcW w:w="1896" w:type="dxa"/>
          </w:tcPr>
          <w:p w14:paraId="7EBDE2B5" w14:textId="603EB833" w:rsidR="00F61347" w:rsidRPr="001F59EC" w:rsidRDefault="218DE66B" w:rsidP="00F61347">
            <w:pPr>
              <w:rPr>
                <w:rFonts w:asciiTheme="majorHAnsi" w:hAnsiTheme="majorHAnsi" w:cstheme="majorHAnsi"/>
              </w:rPr>
            </w:pPr>
            <w:r w:rsidRPr="001F59EC">
              <w:rPr>
                <w:rFonts w:asciiTheme="majorHAnsi" w:hAnsiTheme="majorHAnsi" w:cstheme="majorHAnsi"/>
              </w:rPr>
              <w:t>Gronwald, Andre</w:t>
            </w:r>
          </w:p>
        </w:tc>
        <w:tc>
          <w:tcPr>
            <w:tcW w:w="2057" w:type="dxa"/>
          </w:tcPr>
          <w:p w14:paraId="55AF2520" w14:textId="612D7024" w:rsidR="00F61347" w:rsidRPr="001F59EC" w:rsidRDefault="218DE66B" w:rsidP="00F61347">
            <w:pPr>
              <w:rPr>
                <w:rFonts w:asciiTheme="majorHAnsi" w:hAnsiTheme="majorHAnsi" w:cstheme="majorHAnsi"/>
              </w:rPr>
            </w:pPr>
            <w:r w:rsidRPr="001F59EC">
              <w:rPr>
                <w:rFonts w:asciiTheme="majorHAnsi" w:hAnsiTheme="majorHAnsi" w:cstheme="majorHAnsi"/>
              </w:rPr>
              <w:t>+49 231 5557-1208</w:t>
            </w:r>
          </w:p>
        </w:tc>
        <w:tc>
          <w:tcPr>
            <w:tcW w:w="3084" w:type="dxa"/>
          </w:tcPr>
          <w:p w14:paraId="3B3021B4" w14:textId="2733F956" w:rsidR="00F61347" w:rsidRPr="001F59EC" w:rsidRDefault="218DE66B" w:rsidP="00F61347">
            <w:pPr>
              <w:rPr>
                <w:rFonts w:asciiTheme="majorHAnsi" w:hAnsiTheme="majorHAnsi" w:cstheme="majorHAnsi"/>
              </w:rPr>
            </w:pPr>
            <w:r w:rsidRPr="001F59EC">
              <w:rPr>
                <w:rFonts w:asciiTheme="majorHAnsi" w:hAnsiTheme="majorHAnsi" w:cstheme="majorHAnsi"/>
              </w:rPr>
              <w:t>andre.gronwald@big-direkt.de</w:t>
            </w:r>
          </w:p>
        </w:tc>
      </w:tr>
      <w:tr w:rsidR="00F61347" w:rsidRPr="001F59EC" w14:paraId="2A29B05D" w14:textId="77777777" w:rsidTr="46AA07E2">
        <w:tc>
          <w:tcPr>
            <w:tcW w:w="2122" w:type="dxa"/>
          </w:tcPr>
          <w:p w14:paraId="6A5FA2BD" w14:textId="1C5FB4C2" w:rsidR="00F61347" w:rsidRPr="001F59EC" w:rsidRDefault="218DE66B" w:rsidP="00F61347">
            <w:pPr>
              <w:rPr>
                <w:rFonts w:asciiTheme="majorHAnsi" w:hAnsiTheme="majorHAnsi" w:cstheme="majorHAnsi"/>
              </w:rPr>
            </w:pPr>
            <w:r w:rsidRPr="001F59EC">
              <w:rPr>
                <w:rFonts w:asciiTheme="majorHAnsi" w:hAnsiTheme="majorHAnsi" w:cstheme="majorHAnsi"/>
              </w:rPr>
              <w:t>Citrix / IaaS / Microsoft / Netzwerk</w:t>
            </w:r>
          </w:p>
        </w:tc>
        <w:tc>
          <w:tcPr>
            <w:tcW w:w="1896" w:type="dxa"/>
          </w:tcPr>
          <w:p w14:paraId="71F30FDD" w14:textId="1EA62935" w:rsidR="00F61347" w:rsidRPr="001F59EC" w:rsidRDefault="218DE66B" w:rsidP="00F61347">
            <w:pPr>
              <w:rPr>
                <w:rFonts w:asciiTheme="majorHAnsi" w:hAnsiTheme="majorHAnsi" w:cstheme="majorHAnsi"/>
              </w:rPr>
            </w:pPr>
            <w:r w:rsidRPr="001F59EC">
              <w:rPr>
                <w:rFonts w:asciiTheme="majorHAnsi" w:hAnsiTheme="majorHAnsi" w:cstheme="majorHAnsi"/>
              </w:rPr>
              <w:t>Kraus, Stefan</w:t>
            </w:r>
          </w:p>
        </w:tc>
        <w:tc>
          <w:tcPr>
            <w:tcW w:w="2057" w:type="dxa"/>
          </w:tcPr>
          <w:p w14:paraId="14B47E02" w14:textId="6787889B" w:rsidR="00F61347" w:rsidRPr="001F59EC" w:rsidRDefault="218DE66B" w:rsidP="00F61347">
            <w:pPr>
              <w:rPr>
                <w:rFonts w:asciiTheme="majorHAnsi" w:hAnsiTheme="majorHAnsi" w:cstheme="majorHAnsi"/>
              </w:rPr>
            </w:pPr>
            <w:r w:rsidRPr="001F59EC">
              <w:rPr>
                <w:rFonts w:asciiTheme="majorHAnsi" w:hAnsiTheme="majorHAnsi" w:cstheme="majorHAnsi"/>
              </w:rPr>
              <w:t>+49 241 90066-153</w:t>
            </w:r>
          </w:p>
        </w:tc>
        <w:tc>
          <w:tcPr>
            <w:tcW w:w="3084" w:type="dxa"/>
          </w:tcPr>
          <w:p w14:paraId="6B52DBC8" w14:textId="55907E8B" w:rsidR="00F61347" w:rsidRPr="001F59EC" w:rsidRDefault="218DE66B" w:rsidP="00F61347">
            <w:pPr>
              <w:rPr>
                <w:rFonts w:asciiTheme="majorHAnsi" w:hAnsiTheme="majorHAnsi" w:cstheme="majorHAnsi"/>
              </w:rPr>
            </w:pPr>
            <w:r w:rsidRPr="001F59EC">
              <w:rPr>
                <w:rFonts w:asciiTheme="majorHAnsi" w:hAnsiTheme="majorHAnsi" w:cstheme="majorHAnsi"/>
              </w:rPr>
              <w:t>stefan.kraus@actimonda.de</w:t>
            </w:r>
          </w:p>
        </w:tc>
      </w:tr>
    </w:tbl>
    <w:p w14:paraId="1318349F" w14:textId="7E319265" w:rsidR="0050178C" w:rsidRPr="001F59EC" w:rsidRDefault="00EA4A7B" w:rsidP="6B06F679">
      <w:pPr>
        <w:pStyle w:val="berschrift2"/>
        <w:rPr>
          <w:rFonts w:asciiTheme="majorHAnsi" w:hAnsiTheme="majorHAnsi" w:cstheme="majorBidi"/>
        </w:rPr>
      </w:pPr>
      <w:bookmarkStart w:id="6" w:name="_Toc300536457"/>
      <w:r w:rsidRPr="6B06F679">
        <w:rPr>
          <w:rFonts w:asciiTheme="majorHAnsi" w:hAnsiTheme="majorHAnsi" w:cstheme="majorBidi"/>
        </w:rPr>
        <w:t>Proact</w:t>
      </w:r>
      <w:bookmarkEnd w:id="6"/>
    </w:p>
    <w:tbl>
      <w:tblPr>
        <w:tblStyle w:val="ahdFormatvorlage2"/>
        <w:tblW w:w="9150" w:type="dxa"/>
        <w:tblLayout w:type="fixed"/>
        <w:tblLook w:val="04A0" w:firstRow="1" w:lastRow="0" w:firstColumn="1" w:lastColumn="0" w:noHBand="0" w:noVBand="1"/>
      </w:tblPr>
      <w:tblGrid>
        <w:gridCol w:w="2122"/>
        <w:gridCol w:w="2040"/>
        <w:gridCol w:w="2070"/>
        <w:gridCol w:w="2918"/>
      </w:tblGrid>
      <w:tr w:rsidR="0050178C" w:rsidRPr="001F59EC" w14:paraId="32099267" w14:textId="77777777" w:rsidTr="46AA07E2">
        <w:trPr>
          <w:cnfStyle w:val="100000000000" w:firstRow="1" w:lastRow="0" w:firstColumn="0" w:lastColumn="0" w:oddVBand="0" w:evenVBand="0" w:oddHBand="0" w:evenHBand="0" w:firstRowFirstColumn="0" w:firstRowLastColumn="0" w:lastRowFirstColumn="0" w:lastRowLastColumn="0"/>
        </w:trPr>
        <w:tc>
          <w:tcPr>
            <w:tcW w:w="2122" w:type="dxa"/>
          </w:tcPr>
          <w:p w14:paraId="0AD3CD22"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Rolle</w:t>
            </w:r>
          </w:p>
        </w:tc>
        <w:tc>
          <w:tcPr>
            <w:tcW w:w="2040" w:type="dxa"/>
          </w:tcPr>
          <w:p w14:paraId="7A7136F6"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Name</w:t>
            </w:r>
          </w:p>
        </w:tc>
        <w:tc>
          <w:tcPr>
            <w:tcW w:w="2070" w:type="dxa"/>
          </w:tcPr>
          <w:p w14:paraId="6456829C"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Telefon</w:t>
            </w:r>
          </w:p>
        </w:tc>
        <w:tc>
          <w:tcPr>
            <w:tcW w:w="2918" w:type="dxa"/>
          </w:tcPr>
          <w:p w14:paraId="65DD95A1" w14:textId="77777777" w:rsidR="0050178C" w:rsidRPr="001F59EC" w:rsidRDefault="218DE66B" w:rsidP="0050178C">
            <w:pPr>
              <w:rPr>
                <w:rFonts w:asciiTheme="majorHAnsi" w:hAnsiTheme="majorHAnsi" w:cstheme="majorHAnsi"/>
              </w:rPr>
            </w:pPr>
            <w:r w:rsidRPr="001F59EC">
              <w:rPr>
                <w:rFonts w:asciiTheme="majorHAnsi" w:hAnsiTheme="majorHAnsi" w:cstheme="majorHAnsi"/>
              </w:rPr>
              <w:t>Email</w:t>
            </w:r>
          </w:p>
        </w:tc>
      </w:tr>
      <w:tr w:rsidR="00247FBD" w:rsidRPr="001F59EC" w14:paraId="7823AD89" w14:textId="77777777" w:rsidTr="46AA07E2">
        <w:tc>
          <w:tcPr>
            <w:tcW w:w="2122" w:type="dxa"/>
          </w:tcPr>
          <w:p w14:paraId="344253C9" w14:textId="1E8A17FC" w:rsidR="00247FBD" w:rsidRPr="001F59EC" w:rsidRDefault="218DE66B" w:rsidP="00247FBD">
            <w:pPr>
              <w:rPr>
                <w:rFonts w:asciiTheme="majorHAnsi" w:hAnsiTheme="majorHAnsi" w:cstheme="majorHAnsi"/>
              </w:rPr>
            </w:pPr>
            <w:r w:rsidRPr="001F59EC">
              <w:rPr>
                <w:rFonts w:asciiTheme="majorHAnsi" w:hAnsiTheme="majorHAnsi" w:cstheme="majorHAnsi"/>
              </w:rPr>
              <w:t>Vertrieb</w:t>
            </w:r>
          </w:p>
        </w:tc>
        <w:tc>
          <w:tcPr>
            <w:tcW w:w="2040" w:type="dxa"/>
          </w:tcPr>
          <w:p w14:paraId="6F95073E" w14:textId="32C6E641" w:rsidR="00247FBD" w:rsidRPr="001F59EC" w:rsidRDefault="218DE66B" w:rsidP="00247FBD">
            <w:pPr>
              <w:rPr>
                <w:rFonts w:asciiTheme="majorHAnsi" w:hAnsiTheme="majorHAnsi" w:cstheme="majorHAnsi"/>
              </w:rPr>
            </w:pPr>
            <w:r w:rsidRPr="001F59EC">
              <w:rPr>
                <w:rFonts w:asciiTheme="majorHAnsi" w:hAnsiTheme="majorHAnsi" w:cstheme="majorHAnsi"/>
              </w:rPr>
              <w:t>Peters, Torsten</w:t>
            </w:r>
          </w:p>
        </w:tc>
        <w:tc>
          <w:tcPr>
            <w:tcW w:w="2070" w:type="dxa"/>
          </w:tcPr>
          <w:p w14:paraId="4343C714" w14:textId="137C1EF0" w:rsidR="00247FBD" w:rsidRPr="001F59EC" w:rsidRDefault="218DE66B" w:rsidP="00247FBD">
            <w:pPr>
              <w:rPr>
                <w:rFonts w:asciiTheme="majorHAnsi" w:hAnsiTheme="majorHAnsi" w:cstheme="majorHAnsi"/>
              </w:rPr>
            </w:pPr>
            <w:r w:rsidRPr="001F59EC">
              <w:rPr>
                <w:rFonts w:asciiTheme="majorHAnsi" w:hAnsiTheme="majorHAnsi" w:cstheme="majorHAnsi"/>
              </w:rPr>
              <w:t>+49 231 958699-12</w:t>
            </w:r>
          </w:p>
        </w:tc>
        <w:tc>
          <w:tcPr>
            <w:tcW w:w="2918" w:type="dxa"/>
          </w:tcPr>
          <w:p w14:paraId="1A391B91" w14:textId="29D4F2A6" w:rsidR="00247FBD" w:rsidRPr="001F59EC" w:rsidRDefault="218DE66B" w:rsidP="00247FBD">
            <w:pPr>
              <w:rPr>
                <w:rFonts w:asciiTheme="majorHAnsi" w:hAnsiTheme="majorHAnsi" w:cstheme="majorHAnsi"/>
              </w:rPr>
            </w:pPr>
            <w:r w:rsidRPr="001F59EC">
              <w:rPr>
                <w:rFonts w:asciiTheme="majorHAnsi" w:hAnsiTheme="majorHAnsi" w:cstheme="majorHAnsi"/>
              </w:rPr>
              <w:t>Torsten.Peters@</w:t>
            </w:r>
            <w:r w:rsidR="00572A1E" w:rsidRPr="001F59EC">
              <w:rPr>
                <w:rFonts w:asciiTheme="majorHAnsi" w:hAnsiTheme="majorHAnsi" w:cstheme="majorHAnsi"/>
              </w:rPr>
              <w:t>Proact</w:t>
            </w:r>
            <w:r w:rsidRPr="001F59EC">
              <w:rPr>
                <w:rFonts w:asciiTheme="majorHAnsi" w:hAnsiTheme="majorHAnsi" w:cstheme="majorHAnsi"/>
              </w:rPr>
              <w:t>.de</w:t>
            </w:r>
          </w:p>
        </w:tc>
      </w:tr>
      <w:tr w:rsidR="00247FBD" w:rsidRPr="001F59EC" w14:paraId="2DDA11E2" w14:textId="77777777" w:rsidTr="46AA07E2">
        <w:tc>
          <w:tcPr>
            <w:tcW w:w="2122" w:type="dxa"/>
          </w:tcPr>
          <w:p w14:paraId="36A932F3" w14:textId="21ECD941" w:rsidR="00247FBD" w:rsidRPr="001F59EC" w:rsidRDefault="218DE66B" w:rsidP="00247FBD">
            <w:pPr>
              <w:rPr>
                <w:rFonts w:asciiTheme="majorHAnsi" w:hAnsiTheme="majorHAnsi" w:cstheme="majorHAnsi"/>
              </w:rPr>
            </w:pPr>
            <w:r w:rsidRPr="001F59EC">
              <w:rPr>
                <w:rFonts w:asciiTheme="majorHAnsi" w:hAnsiTheme="majorHAnsi" w:cstheme="majorHAnsi"/>
              </w:rPr>
              <w:t>Cloud Architect</w:t>
            </w:r>
          </w:p>
        </w:tc>
        <w:tc>
          <w:tcPr>
            <w:tcW w:w="2040" w:type="dxa"/>
          </w:tcPr>
          <w:p w14:paraId="14145DA3" w14:textId="16575766" w:rsidR="00247FBD" w:rsidRPr="001F59EC" w:rsidRDefault="218DE66B" w:rsidP="00247FBD">
            <w:pPr>
              <w:rPr>
                <w:rFonts w:asciiTheme="majorHAnsi" w:hAnsiTheme="majorHAnsi" w:cstheme="majorHAnsi"/>
                <w:shd w:val="clear" w:color="auto" w:fill="FFFFFF"/>
              </w:rPr>
            </w:pPr>
            <w:r w:rsidRPr="001F59EC">
              <w:rPr>
                <w:rFonts w:asciiTheme="majorHAnsi" w:hAnsiTheme="majorHAnsi" w:cstheme="majorHAnsi"/>
              </w:rPr>
              <w:t>Deipenbrock, Julian</w:t>
            </w:r>
          </w:p>
        </w:tc>
        <w:tc>
          <w:tcPr>
            <w:tcW w:w="2070" w:type="dxa"/>
          </w:tcPr>
          <w:p w14:paraId="6C58E305" w14:textId="2FC0B428" w:rsidR="00247FBD" w:rsidRPr="001F59EC" w:rsidRDefault="218DE66B" w:rsidP="00247FBD">
            <w:pPr>
              <w:rPr>
                <w:rFonts w:asciiTheme="majorHAnsi" w:hAnsiTheme="majorHAnsi" w:cstheme="majorHAnsi"/>
              </w:rPr>
            </w:pPr>
            <w:r w:rsidRPr="001F59EC">
              <w:rPr>
                <w:rFonts w:asciiTheme="majorHAnsi" w:hAnsiTheme="majorHAnsi" w:cstheme="majorHAnsi"/>
              </w:rPr>
              <w:t>+49 2938 9779-155</w:t>
            </w:r>
          </w:p>
        </w:tc>
        <w:tc>
          <w:tcPr>
            <w:tcW w:w="2918" w:type="dxa"/>
          </w:tcPr>
          <w:p w14:paraId="290A287C" w14:textId="2E9AECFA" w:rsidR="00247FBD" w:rsidRPr="001F59EC" w:rsidRDefault="218DE66B" w:rsidP="00247FBD">
            <w:pPr>
              <w:rPr>
                <w:rFonts w:asciiTheme="majorHAnsi" w:hAnsiTheme="majorHAnsi" w:cstheme="majorHAnsi"/>
              </w:rPr>
            </w:pPr>
            <w:r w:rsidRPr="001F59EC">
              <w:rPr>
                <w:rFonts w:asciiTheme="majorHAnsi" w:hAnsiTheme="majorHAnsi" w:cstheme="majorHAnsi"/>
              </w:rPr>
              <w:t>julian.deipenbrock@</w:t>
            </w:r>
            <w:r w:rsidR="00572A1E" w:rsidRPr="001F59EC">
              <w:rPr>
                <w:rFonts w:asciiTheme="majorHAnsi" w:hAnsiTheme="majorHAnsi" w:cstheme="majorHAnsi"/>
              </w:rPr>
              <w:t>Proact</w:t>
            </w:r>
            <w:r w:rsidRPr="001F59EC">
              <w:rPr>
                <w:rFonts w:asciiTheme="majorHAnsi" w:hAnsiTheme="majorHAnsi" w:cstheme="majorHAnsi"/>
              </w:rPr>
              <w:t>.de</w:t>
            </w:r>
          </w:p>
        </w:tc>
      </w:tr>
      <w:tr w:rsidR="00247FBD" w:rsidRPr="001F59EC" w14:paraId="2AD383CB" w14:textId="77777777" w:rsidTr="46AA07E2">
        <w:tc>
          <w:tcPr>
            <w:tcW w:w="2122" w:type="dxa"/>
          </w:tcPr>
          <w:p w14:paraId="3F0A4A14" w14:textId="0F73C942" w:rsidR="00247FBD" w:rsidRPr="001F59EC" w:rsidRDefault="218DE66B" w:rsidP="00247FBD">
            <w:pPr>
              <w:rPr>
                <w:rFonts w:asciiTheme="majorHAnsi" w:hAnsiTheme="majorHAnsi" w:cstheme="majorHAnsi"/>
              </w:rPr>
            </w:pPr>
            <w:r w:rsidRPr="001F59EC">
              <w:rPr>
                <w:rFonts w:asciiTheme="majorHAnsi" w:hAnsiTheme="majorHAnsi" w:cstheme="majorHAnsi"/>
              </w:rPr>
              <w:t>Netzwerk</w:t>
            </w:r>
          </w:p>
        </w:tc>
        <w:tc>
          <w:tcPr>
            <w:tcW w:w="2040" w:type="dxa"/>
          </w:tcPr>
          <w:p w14:paraId="08C8C885" w14:textId="67FC9987" w:rsidR="00247FBD" w:rsidRPr="001F59EC" w:rsidRDefault="218DE66B" w:rsidP="00247FBD">
            <w:pPr>
              <w:rPr>
                <w:rFonts w:asciiTheme="majorHAnsi" w:hAnsiTheme="majorHAnsi" w:cstheme="majorHAnsi"/>
              </w:rPr>
            </w:pPr>
            <w:r w:rsidRPr="001F59EC">
              <w:rPr>
                <w:rFonts w:asciiTheme="majorHAnsi" w:hAnsiTheme="majorHAnsi" w:cstheme="majorHAnsi"/>
              </w:rPr>
              <w:t>Doneck, Benedikt</w:t>
            </w:r>
          </w:p>
        </w:tc>
        <w:tc>
          <w:tcPr>
            <w:tcW w:w="2070" w:type="dxa"/>
          </w:tcPr>
          <w:p w14:paraId="19C15555" w14:textId="609AC4DB" w:rsidR="00247FBD" w:rsidRPr="001F59EC" w:rsidRDefault="218DE66B" w:rsidP="00247FBD">
            <w:pPr>
              <w:rPr>
                <w:rFonts w:asciiTheme="majorHAnsi" w:hAnsiTheme="majorHAnsi" w:cstheme="majorHAnsi"/>
              </w:rPr>
            </w:pPr>
            <w:r w:rsidRPr="001F59EC">
              <w:rPr>
                <w:rFonts w:asciiTheme="majorHAnsi" w:hAnsiTheme="majorHAnsi" w:cstheme="majorHAnsi"/>
              </w:rPr>
              <w:t>+49 2938 9779-157</w:t>
            </w:r>
          </w:p>
        </w:tc>
        <w:tc>
          <w:tcPr>
            <w:tcW w:w="2918" w:type="dxa"/>
          </w:tcPr>
          <w:p w14:paraId="28F36E81" w14:textId="7D975ECF" w:rsidR="00247FBD" w:rsidRPr="001F59EC" w:rsidRDefault="218DE66B" w:rsidP="00247FBD">
            <w:pPr>
              <w:rPr>
                <w:rFonts w:asciiTheme="majorHAnsi" w:hAnsiTheme="majorHAnsi" w:cstheme="majorHAnsi"/>
              </w:rPr>
            </w:pPr>
            <w:r w:rsidRPr="001F59EC">
              <w:rPr>
                <w:rFonts w:asciiTheme="majorHAnsi" w:hAnsiTheme="majorHAnsi" w:cstheme="majorHAnsi"/>
              </w:rPr>
              <w:t>benedikt.doneck@</w:t>
            </w:r>
            <w:r w:rsidR="00572A1E" w:rsidRPr="001F59EC">
              <w:rPr>
                <w:rFonts w:asciiTheme="majorHAnsi" w:hAnsiTheme="majorHAnsi" w:cstheme="majorHAnsi"/>
              </w:rPr>
              <w:t>Proact</w:t>
            </w:r>
            <w:r w:rsidRPr="001F59EC">
              <w:rPr>
                <w:rFonts w:asciiTheme="majorHAnsi" w:hAnsiTheme="majorHAnsi" w:cstheme="majorHAnsi"/>
              </w:rPr>
              <w:t>.de</w:t>
            </w:r>
          </w:p>
        </w:tc>
      </w:tr>
      <w:tr w:rsidR="007067AF" w:rsidRPr="001F59EC" w14:paraId="23CAB70B" w14:textId="77777777" w:rsidTr="46AA07E2">
        <w:tc>
          <w:tcPr>
            <w:tcW w:w="2122" w:type="dxa"/>
          </w:tcPr>
          <w:p w14:paraId="60A4E409" w14:textId="58F4473F" w:rsidR="007067AF" w:rsidRPr="001F59EC" w:rsidRDefault="007067AF" w:rsidP="00247FBD">
            <w:pPr>
              <w:rPr>
                <w:rFonts w:asciiTheme="majorHAnsi" w:hAnsiTheme="majorHAnsi" w:cstheme="majorHAnsi"/>
              </w:rPr>
            </w:pPr>
            <w:r w:rsidRPr="001F59EC">
              <w:rPr>
                <w:rFonts w:asciiTheme="majorHAnsi" w:hAnsiTheme="majorHAnsi" w:cstheme="majorHAnsi"/>
              </w:rPr>
              <w:t>Microsoft, Exchange</w:t>
            </w:r>
          </w:p>
        </w:tc>
        <w:tc>
          <w:tcPr>
            <w:tcW w:w="2040" w:type="dxa"/>
          </w:tcPr>
          <w:p w14:paraId="30CD1D24" w14:textId="49A87790" w:rsidR="007067AF" w:rsidRPr="001F59EC" w:rsidRDefault="007067AF" w:rsidP="00247FBD">
            <w:pPr>
              <w:rPr>
                <w:rFonts w:asciiTheme="majorHAnsi" w:hAnsiTheme="majorHAnsi" w:cstheme="majorHAnsi"/>
              </w:rPr>
            </w:pPr>
            <w:r w:rsidRPr="001F59EC">
              <w:rPr>
                <w:rFonts w:asciiTheme="majorHAnsi" w:hAnsiTheme="majorHAnsi" w:cstheme="majorHAnsi"/>
              </w:rPr>
              <w:t>Koppers, Steven</w:t>
            </w:r>
          </w:p>
        </w:tc>
        <w:tc>
          <w:tcPr>
            <w:tcW w:w="2070" w:type="dxa"/>
          </w:tcPr>
          <w:p w14:paraId="47E3A8D2" w14:textId="6A4C8346" w:rsidR="007067AF" w:rsidRPr="001F59EC" w:rsidRDefault="007067AF" w:rsidP="00247FBD">
            <w:pPr>
              <w:rPr>
                <w:rFonts w:asciiTheme="majorHAnsi" w:hAnsiTheme="majorHAnsi" w:cstheme="majorHAnsi"/>
              </w:rPr>
            </w:pPr>
            <w:r w:rsidRPr="001F59EC">
              <w:rPr>
                <w:rFonts w:asciiTheme="majorHAnsi" w:hAnsiTheme="majorHAnsi" w:cstheme="majorHAnsi"/>
              </w:rPr>
              <w:t>+49 2938 9779-195</w:t>
            </w:r>
          </w:p>
        </w:tc>
        <w:tc>
          <w:tcPr>
            <w:tcW w:w="2918" w:type="dxa"/>
          </w:tcPr>
          <w:p w14:paraId="03D069B8" w14:textId="706CCF76" w:rsidR="007067AF" w:rsidRPr="001F59EC" w:rsidRDefault="007067AF" w:rsidP="00247FBD">
            <w:pPr>
              <w:rPr>
                <w:rFonts w:asciiTheme="majorHAnsi" w:hAnsiTheme="majorHAnsi" w:cstheme="majorHAnsi"/>
              </w:rPr>
            </w:pPr>
            <w:r w:rsidRPr="001F59EC">
              <w:rPr>
                <w:rFonts w:asciiTheme="majorHAnsi" w:hAnsiTheme="majorHAnsi" w:cstheme="majorHAnsi"/>
              </w:rPr>
              <w:t>Steven.koppers@proact.de</w:t>
            </w:r>
          </w:p>
        </w:tc>
      </w:tr>
      <w:tr w:rsidR="00B344EE" w:rsidRPr="001F59EC" w14:paraId="709B512F" w14:textId="77777777" w:rsidTr="46AA07E2">
        <w:tc>
          <w:tcPr>
            <w:tcW w:w="2122" w:type="dxa"/>
          </w:tcPr>
          <w:p w14:paraId="439E6D78" w14:textId="2E8A4085" w:rsidR="00B344EE" w:rsidRPr="001F59EC" w:rsidRDefault="00B344EE" w:rsidP="00247FBD">
            <w:pPr>
              <w:rPr>
                <w:rFonts w:asciiTheme="majorHAnsi" w:hAnsiTheme="majorHAnsi" w:cstheme="majorHAnsi"/>
              </w:rPr>
            </w:pPr>
            <w:r w:rsidRPr="001F59EC">
              <w:rPr>
                <w:rFonts w:asciiTheme="majorHAnsi" w:hAnsiTheme="majorHAnsi" w:cstheme="majorHAnsi"/>
              </w:rPr>
              <w:t>SDM</w:t>
            </w:r>
          </w:p>
        </w:tc>
        <w:tc>
          <w:tcPr>
            <w:tcW w:w="2040" w:type="dxa"/>
          </w:tcPr>
          <w:p w14:paraId="2FDA5EB3" w14:textId="6A0283A1" w:rsidR="00B344EE" w:rsidRPr="001F59EC" w:rsidRDefault="00B344EE" w:rsidP="00247FBD">
            <w:pPr>
              <w:rPr>
                <w:rFonts w:asciiTheme="majorHAnsi" w:hAnsiTheme="majorHAnsi" w:cstheme="majorHAnsi"/>
              </w:rPr>
            </w:pPr>
            <w:r w:rsidRPr="001F59EC">
              <w:rPr>
                <w:rFonts w:asciiTheme="majorHAnsi" w:hAnsiTheme="majorHAnsi" w:cstheme="majorHAnsi"/>
              </w:rPr>
              <w:t>Duong, Binh</w:t>
            </w:r>
          </w:p>
        </w:tc>
        <w:tc>
          <w:tcPr>
            <w:tcW w:w="2070" w:type="dxa"/>
          </w:tcPr>
          <w:p w14:paraId="676FC527" w14:textId="200E9BAF" w:rsidR="00B344EE" w:rsidRPr="001F59EC" w:rsidRDefault="00E23A3C" w:rsidP="00247FBD">
            <w:pPr>
              <w:rPr>
                <w:rFonts w:asciiTheme="majorHAnsi" w:hAnsiTheme="majorHAnsi" w:cstheme="majorHAnsi"/>
              </w:rPr>
            </w:pPr>
            <w:r w:rsidRPr="001F59EC">
              <w:rPr>
                <w:rFonts w:asciiTheme="majorHAnsi" w:hAnsiTheme="majorHAnsi" w:cstheme="majorHAnsi"/>
              </w:rPr>
              <w:t>+49 15</w:t>
            </w:r>
            <w:r w:rsidR="004A351F" w:rsidRPr="001F59EC">
              <w:rPr>
                <w:rFonts w:asciiTheme="majorHAnsi" w:hAnsiTheme="majorHAnsi" w:cstheme="majorHAnsi"/>
              </w:rPr>
              <w:t>1</w:t>
            </w:r>
            <w:r w:rsidR="00BB3CE8" w:rsidRPr="001F59EC">
              <w:rPr>
                <w:rFonts w:asciiTheme="majorHAnsi" w:hAnsiTheme="majorHAnsi" w:cstheme="majorHAnsi"/>
              </w:rPr>
              <w:t xml:space="preserve"> </w:t>
            </w:r>
            <w:r w:rsidR="004A351F" w:rsidRPr="001F59EC">
              <w:rPr>
                <w:rFonts w:asciiTheme="majorHAnsi" w:hAnsiTheme="majorHAnsi" w:cstheme="majorHAnsi"/>
              </w:rPr>
              <w:t>20849508</w:t>
            </w:r>
          </w:p>
        </w:tc>
        <w:tc>
          <w:tcPr>
            <w:tcW w:w="2918" w:type="dxa"/>
          </w:tcPr>
          <w:p w14:paraId="45EB57FD" w14:textId="0CBEFDC8" w:rsidR="00B344EE" w:rsidRPr="001F59EC" w:rsidRDefault="00B344EE" w:rsidP="00247FBD">
            <w:pPr>
              <w:rPr>
                <w:rFonts w:asciiTheme="majorHAnsi" w:hAnsiTheme="majorHAnsi" w:cstheme="majorHAnsi"/>
              </w:rPr>
            </w:pPr>
            <w:r w:rsidRPr="001F59EC">
              <w:rPr>
                <w:rFonts w:asciiTheme="majorHAnsi" w:hAnsiTheme="majorHAnsi" w:cstheme="majorHAnsi"/>
              </w:rPr>
              <w:t>Binh.duong@proact.de</w:t>
            </w:r>
          </w:p>
        </w:tc>
      </w:tr>
    </w:tbl>
    <w:p w14:paraId="56040EA4" w14:textId="77777777" w:rsidR="0050178C" w:rsidRPr="001F59EC" w:rsidRDefault="0050178C" w:rsidP="0050178C">
      <w:pPr>
        <w:rPr>
          <w:rFonts w:asciiTheme="majorHAnsi" w:hAnsiTheme="majorHAnsi" w:cstheme="majorHAnsi"/>
        </w:rPr>
      </w:pPr>
    </w:p>
    <w:p w14:paraId="3A40A05C" w14:textId="77777777" w:rsidR="00DE6150" w:rsidRPr="001F59EC" w:rsidRDefault="00DE6150">
      <w:pPr>
        <w:rPr>
          <w:rFonts w:asciiTheme="majorHAnsi" w:hAnsiTheme="majorHAnsi" w:cstheme="majorHAnsi"/>
          <w:b/>
          <w:sz w:val="28"/>
          <w:szCs w:val="28"/>
        </w:rPr>
      </w:pPr>
      <w:r w:rsidRPr="001F59EC">
        <w:rPr>
          <w:rFonts w:asciiTheme="majorHAnsi" w:hAnsiTheme="majorHAnsi" w:cstheme="majorHAnsi"/>
        </w:rPr>
        <w:br w:type="page"/>
      </w:r>
    </w:p>
    <w:p w14:paraId="04B03494" w14:textId="009FF96B" w:rsidR="00247FBD" w:rsidRPr="001F59EC" w:rsidRDefault="218DE66B" w:rsidP="6B06F679">
      <w:pPr>
        <w:pStyle w:val="berschrift1"/>
        <w:rPr>
          <w:rFonts w:asciiTheme="majorHAnsi" w:hAnsiTheme="majorHAnsi" w:cstheme="majorBidi"/>
        </w:rPr>
      </w:pPr>
      <w:bookmarkStart w:id="7" w:name="_Toc1112233686"/>
      <w:r w:rsidRPr="6B06F679">
        <w:rPr>
          <w:rFonts w:asciiTheme="majorHAnsi" w:hAnsiTheme="majorHAnsi" w:cstheme="majorBidi"/>
        </w:rPr>
        <w:lastRenderedPageBreak/>
        <w:t xml:space="preserve">Übersicht </w:t>
      </w:r>
      <w:r w:rsidR="00B86AD7" w:rsidRPr="6B06F679">
        <w:rPr>
          <w:rFonts w:asciiTheme="majorHAnsi" w:hAnsiTheme="majorHAnsi" w:cstheme="majorBidi"/>
        </w:rPr>
        <w:t xml:space="preserve">Leistungsscheine und </w:t>
      </w:r>
      <w:r w:rsidRPr="6B06F679">
        <w:rPr>
          <w:rFonts w:asciiTheme="majorHAnsi" w:hAnsiTheme="majorHAnsi" w:cstheme="majorBidi"/>
        </w:rPr>
        <w:t>Services</w:t>
      </w:r>
      <w:bookmarkEnd w:id="7"/>
    </w:p>
    <w:p w14:paraId="0B22B368" w14:textId="7F567456" w:rsidR="00247FBD" w:rsidRPr="001F59EC" w:rsidRDefault="00572A1E" w:rsidP="6B06F679">
      <w:pPr>
        <w:pStyle w:val="berschrift2"/>
        <w:rPr>
          <w:rFonts w:asciiTheme="majorHAnsi" w:hAnsiTheme="majorHAnsi" w:cstheme="majorBidi"/>
        </w:rPr>
      </w:pPr>
      <w:bookmarkStart w:id="8" w:name="_Toc1922681666"/>
      <w:r w:rsidRPr="6B06F679">
        <w:rPr>
          <w:rFonts w:asciiTheme="majorHAnsi" w:hAnsiTheme="majorHAnsi" w:cstheme="majorBidi"/>
        </w:rPr>
        <w:t>Proact</w:t>
      </w:r>
      <w:r w:rsidR="218DE66B" w:rsidRPr="6B06F679">
        <w:rPr>
          <w:rFonts w:asciiTheme="majorHAnsi" w:hAnsiTheme="majorHAnsi" w:cstheme="majorBidi"/>
        </w:rPr>
        <w:t xml:space="preserve"> Cloud</w:t>
      </w:r>
      <w:bookmarkEnd w:id="8"/>
    </w:p>
    <w:tbl>
      <w:tblPr>
        <w:tblStyle w:val="ahdFormatvorlage2"/>
        <w:tblW w:w="9062" w:type="dxa"/>
        <w:tblLayout w:type="fixed"/>
        <w:tblLook w:val="04A0" w:firstRow="1" w:lastRow="0" w:firstColumn="1" w:lastColumn="0" w:noHBand="0" w:noVBand="1"/>
      </w:tblPr>
      <w:tblGrid>
        <w:gridCol w:w="1804"/>
        <w:gridCol w:w="1877"/>
        <w:gridCol w:w="1559"/>
        <w:gridCol w:w="2126"/>
        <w:gridCol w:w="1696"/>
      </w:tblGrid>
      <w:tr w:rsidR="00015AFB" w:rsidRPr="001F59EC" w14:paraId="7FB59DF2" w14:textId="77777777" w:rsidTr="00015AFB">
        <w:trPr>
          <w:cnfStyle w:val="100000000000" w:firstRow="1" w:lastRow="0" w:firstColumn="0" w:lastColumn="0" w:oddVBand="0" w:evenVBand="0" w:oddHBand="0" w:evenHBand="0" w:firstRowFirstColumn="0" w:firstRowLastColumn="0" w:lastRowFirstColumn="0" w:lastRowLastColumn="0"/>
        </w:trPr>
        <w:tc>
          <w:tcPr>
            <w:tcW w:w="1804" w:type="dxa"/>
          </w:tcPr>
          <w:p w14:paraId="250CCB38" w14:textId="2FC5FE6A" w:rsidR="0050178C" w:rsidRPr="001F59EC" w:rsidRDefault="218DE66B" w:rsidP="0050178C">
            <w:pPr>
              <w:rPr>
                <w:rFonts w:asciiTheme="majorHAnsi" w:hAnsiTheme="majorHAnsi" w:cstheme="majorHAnsi"/>
              </w:rPr>
            </w:pPr>
            <w:r w:rsidRPr="001F59EC">
              <w:rPr>
                <w:rFonts w:asciiTheme="majorHAnsi" w:hAnsiTheme="majorHAnsi" w:cstheme="majorHAnsi"/>
              </w:rPr>
              <w:t>Leistungsschein</w:t>
            </w:r>
          </w:p>
        </w:tc>
        <w:tc>
          <w:tcPr>
            <w:tcW w:w="1877" w:type="dxa"/>
          </w:tcPr>
          <w:p w14:paraId="76DCF5B0" w14:textId="25521706" w:rsidR="0050178C" w:rsidRPr="001F59EC" w:rsidRDefault="00572A1E" w:rsidP="0050178C">
            <w:pPr>
              <w:rPr>
                <w:rFonts w:asciiTheme="majorHAnsi" w:hAnsiTheme="majorHAnsi" w:cstheme="majorHAnsi"/>
              </w:rPr>
            </w:pPr>
            <w:r w:rsidRPr="001F59EC">
              <w:rPr>
                <w:rFonts w:asciiTheme="majorHAnsi" w:hAnsiTheme="majorHAnsi" w:cstheme="majorHAnsi"/>
              </w:rPr>
              <w:t>Proact</w:t>
            </w:r>
            <w:r w:rsidR="218DE66B" w:rsidRPr="001F59EC">
              <w:rPr>
                <w:rFonts w:asciiTheme="majorHAnsi" w:hAnsiTheme="majorHAnsi" w:cstheme="majorHAnsi"/>
              </w:rPr>
              <w:t xml:space="preserve"> Service</w:t>
            </w:r>
          </w:p>
        </w:tc>
        <w:tc>
          <w:tcPr>
            <w:tcW w:w="1559" w:type="dxa"/>
          </w:tcPr>
          <w:p w14:paraId="15CA52AE" w14:textId="504A61AF" w:rsidR="0050178C" w:rsidRPr="001F59EC" w:rsidRDefault="218DE66B" w:rsidP="0050178C">
            <w:pPr>
              <w:rPr>
                <w:rFonts w:asciiTheme="majorHAnsi" w:hAnsiTheme="majorHAnsi" w:cstheme="majorHAnsi"/>
              </w:rPr>
            </w:pPr>
            <w:r w:rsidRPr="001F59EC">
              <w:rPr>
                <w:rFonts w:asciiTheme="majorHAnsi" w:hAnsiTheme="majorHAnsi" w:cstheme="majorHAnsi"/>
              </w:rPr>
              <w:t>Managed Service Level</w:t>
            </w:r>
          </w:p>
        </w:tc>
        <w:tc>
          <w:tcPr>
            <w:tcW w:w="2126" w:type="dxa"/>
          </w:tcPr>
          <w:p w14:paraId="0DD2ACDD" w14:textId="06128E09" w:rsidR="0050178C" w:rsidRPr="001F59EC" w:rsidRDefault="218DE66B" w:rsidP="0050178C">
            <w:pPr>
              <w:rPr>
                <w:rFonts w:asciiTheme="majorHAnsi" w:hAnsiTheme="majorHAnsi" w:cstheme="majorHAnsi"/>
              </w:rPr>
            </w:pPr>
            <w:r w:rsidRPr="001F59EC">
              <w:rPr>
                <w:rFonts w:asciiTheme="majorHAnsi" w:hAnsiTheme="majorHAnsi" w:cstheme="majorHAnsi"/>
              </w:rPr>
              <w:t>Performanceklasse</w:t>
            </w:r>
          </w:p>
        </w:tc>
        <w:tc>
          <w:tcPr>
            <w:tcW w:w="1696" w:type="dxa"/>
          </w:tcPr>
          <w:p w14:paraId="663E50FB" w14:textId="077287B8" w:rsidR="0050178C" w:rsidRPr="001F59EC" w:rsidRDefault="218DE66B" w:rsidP="0050178C">
            <w:pPr>
              <w:rPr>
                <w:rFonts w:asciiTheme="majorHAnsi" w:hAnsiTheme="majorHAnsi" w:cstheme="majorHAnsi"/>
              </w:rPr>
            </w:pPr>
            <w:r w:rsidRPr="001F59EC">
              <w:rPr>
                <w:rFonts w:asciiTheme="majorHAnsi" w:hAnsiTheme="majorHAnsi" w:cstheme="majorHAnsi"/>
              </w:rPr>
              <w:t>Verfügbarkeitsklasse</w:t>
            </w:r>
          </w:p>
        </w:tc>
      </w:tr>
      <w:tr w:rsidR="00015AFB" w:rsidRPr="001F59EC" w14:paraId="327A174D" w14:textId="77777777" w:rsidTr="00015AFB">
        <w:tc>
          <w:tcPr>
            <w:tcW w:w="1804" w:type="dxa"/>
            <w:vAlign w:val="bottom"/>
          </w:tcPr>
          <w:p w14:paraId="75795B46" w14:textId="071BAD1C"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4BAF9121" w14:textId="36C93FB9"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Cloud Firewall Services</w:t>
            </w:r>
          </w:p>
        </w:tc>
        <w:tc>
          <w:tcPr>
            <w:tcW w:w="1559" w:type="dxa"/>
            <w:vAlign w:val="bottom"/>
          </w:tcPr>
          <w:p w14:paraId="295F6CD7" w14:textId="619E67B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4CDF4361" w14:textId="14FE74B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2C28C0D3" w14:textId="00D1172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1A7CD205" w14:textId="77777777" w:rsidTr="00015AFB">
        <w:tc>
          <w:tcPr>
            <w:tcW w:w="1804" w:type="dxa"/>
            <w:vAlign w:val="bottom"/>
          </w:tcPr>
          <w:p w14:paraId="10DCA4BD" w14:textId="090294BF"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7BA8B03D" w14:textId="09B0D30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Connectivity Services</w:t>
            </w:r>
          </w:p>
        </w:tc>
        <w:tc>
          <w:tcPr>
            <w:tcW w:w="1559" w:type="dxa"/>
            <w:vAlign w:val="bottom"/>
          </w:tcPr>
          <w:p w14:paraId="117DFC3D" w14:textId="5F9C2E8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29426F2D" w14:textId="05B19E0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74AFE1F8" w14:textId="0A073F3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 </w:t>
            </w:r>
          </w:p>
        </w:tc>
      </w:tr>
      <w:tr w:rsidR="00015AFB" w:rsidRPr="001F59EC" w14:paraId="5C3F0F95" w14:textId="77777777" w:rsidTr="00015AFB">
        <w:tc>
          <w:tcPr>
            <w:tcW w:w="1804" w:type="dxa"/>
            <w:vAlign w:val="bottom"/>
          </w:tcPr>
          <w:p w14:paraId="2A23F2D3" w14:textId="036479EA" w:rsidR="00247FBD" w:rsidRPr="001F59EC" w:rsidRDefault="00572A1E" w:rsidP="00247FBD">
            <w:pPr>
              <w:rPr>
                <w:rFonts w:asciiTheme="majorHAnsi" w:hAnsiTheme="majorHAnsi" w:cstheme="majorHAnsi"/>
              </w:rPr>
            </w:pPr>
            <w:r w:rsidRPr="001F59EC">
              <w:rPr>
                <w:rFonts w:asciiTheme="majorHAnsi" w:hAnsiTheme="majorHAnsi" w:cstheme="majorHAnsi"/>
                <w:lang w:eastAsia="de-DE"/>
              </w:rPr>
              <w:t>Proact</w:t>
            </w:r>
            <w:r w:rsidR="218DE66B" w:rsidRPr="001F59EC">
              <w:rPr>
                <w:rFonts w:asciiTheme="majorHAnsi" w:hAnsiTheme="majorHAnsi" w:cstheme="majorHAnsi"/>
                <w:lang w:eastAsia="de-DE"/>
              </w:rPr>
              <w:t xml:space="preserve"> Cloud WAN</w:t>
            </w:r>
          </w:p>
        </w:tc>
        <w:tc>
          <w:tcPr>
            <w:tcW w:w="1877" w:type="dxa"/>
            <w:vAlign w:val="bottom"/>
          </w:tcPr>
          <w:p w14:paraId="40275754" w14:textId="71DD188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Cloud Proxy Services</w:t>
            </w:r>
          </w:p>
        </w:tc>
        <w:tc>
          <w:tcPr>
            <w:tcW w:w="1559" w:type="dxa"/>
            <w:vAlign w:val="bottom"/>
          </w:tcPr>
          <w:p w14:paraId="404E00B7" w14:textId="4A03F12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B7E4619" w14:textId="1448334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0653E9DA" w14:textId="30E3DBCC"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38D498EE" w14:textId="77777777" w:rsidTr="00015AFB">
        <w:tc>
          <w:tcPr>
            <w:tcW w:w="1804" w:type="dxa"/>
            <w:vAlign w:val="bottom"/>
          </w:tcPr>
          <w:p w14:paraId="7EFF8673" w14:textId="1D1E71C8"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Dienste</w:t>
            </w:r>
          </w:p>
        </w:tc>
        <w:tc>
          <w:tcPr>
            <w:tcW w:w="1877" w:type="dxa"/>
            <w:vAlign w:val="bottom"/>
          </w:tcPr>
          <w:p w14:paraId="2BD5D9F2" w14:textId="33FFB9C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Services</w:t>
            </w:r>
          </w:p>
        </w:tc>
        <w:tc>
          <w:tcPr>
            <w:tcW w:w="1559" w:type="dxa"/>
            <w:vAlign w:val="bottom"/>
          </w:tcPr>
          <w:p w14:paraId="4616EF9B" w14:textId="7487FDD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78F2ED37" w14:textId="2022BB96"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1A834401" w14:textId="6F833B3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3416929F" w14:textId="77777777" w:rsidTr="00015AFB">
        <w:tc>
          <w:tcPr>
            <w:tcW w:w="1804" w:type="dxa"/>
            <w:vAlign w:val="bottom"/>
          </w:tcPr>
          <w:p w14:paraId="1885A91B" w14:textId="1884738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Dienste</w:t>
            </w:r>
          </w:p>
        </w:tc>
        <w:tc>
          <w:tcPr>
            <w:tcW w:w="1877" w:type="dxa"/>
            <w:vAlign w:val="bottom"/>
          </w:tcPr>
          <w:p w14:paraId="5AB521BC" w14:textId="2C507F9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IaaS Services</w:t>
            </w:r>
          </w:p>
        </w:tc>
        <w:tc>
          <w:tcPr>
            <w:tcW w:w="1559" w:type="dxa"/>
            <w:vAlign w:val="bottom"/>
          </w:tcPr>
          <w:p w14:paraId="71DC1A96" w14:textId="273ADE1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23F4DEE9" w14:textId="18677206"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04185236" w14:textId="538E1D3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Standard</w:t>
            </w:r>
          </w:p>
        </w:tc>
      </w:tr>
      <w:tr w:rsidR="00015AFB" w:rsidRPr="001F59EC" w14:paraId="0C9DEC5A" w14:textId="77777777" w:rsidTr="00015AFB">
        <w:tc>
          <w:tcPr>
            <w:tcW w:w="1804" w:type="dxa"/>
            <w:vAlign w:val="bottom"/>
          </w:tcPr>
          <w:p w14:paraId="52F6527E" w14:textId="0E03499B"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4EC785E9" w14:textId="2F2B807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Active Directory Services</w:t>
            </w:r>
          </w:p>
        </w:tc>
        <w:tc>
          <w:tcPr>
            <w:tcW w:w="1559" w:type="dxa"/>
            <w:vAlign w:val="bottom"/>
          </w:tcPr>
          <w:p w14:paraId="57692930" w14:textId="32ED630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785E05B4" w14:textId="57FCC3AE"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A0DC07A" w14:textId="16EBD6A3"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Premium</w:t>
            </w:r>
          </w:p>
        </w:tc>
      </w:tr>
      <w:tr w:rsidR="00015AFB" w:rsidRPr="001F59EC" w14:paraId="6ACC6DB3" w14:textId="77777777" w:rsidTr="00015AFB">
        <w:tc>
          <w:tcPr>
            <w:tcW w:w="1804" w:type="dxa"/>
            <w:vAlign w:val="bottom"/>
          </w:tcPr>
          <w:p w14:paraId="3D529A42" w14:textId="7095D85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24F4B79C" w14:textId="3F98A8F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File Services</w:t>
            </w:r>
          </w:p>
        </w:tc>
        <w:tc>
          <w:tcPr>
            <w:tcW w:w="1559" w:type="dxa"/>
            <w:vAlign w:val="bottom"/>
          </w:tcPr>
          <w:p w14:paraId="5B34A925" w14:textId="5E96EA3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E49E99B" w14:textId="5EA41BB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49387C5" w14:textId="58C73BBA"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Premium</w:t>
            </w:r>
          </w:p>
        </w:tc>
      </w:tr>
      <w:tr w:rsidR="00015AFB" w:rsidRPr="001F59EC" w14:paraId="14815924" w14:textId="77777777" w:rsidTr="00015AFB">
        <w:tc>
          <w:tcPr>
            <w:tcW w:w="1804" w:type="dxa"/>
            <w:vAlign w:val="bottom"/>
          </w:tcPr>
          <w:p w14:paraId="69A575B7" w14:textId="6E4B340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0BA1DEC7" w14:textId="5617A1C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PKI Services</w:t>
            </w:r>
          </w:p>
        </w:tc>
        <w:tc>
          <w:tcPr>
            <w:tcW w:w="1559" w:type="dxa"/>
            <w:vAlign w:val="bottom"/>
          </w:tcPr>
          <w:p w14:paraId="5BEC1DFB" w14:textId="63A5E97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0C470E0A" w14:textId="6EF97CF3"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1CF23FAC" w14:textId="743B5B8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212C31BA" w14:textId="77777777" w:rsidTr="00015AFB">
        <w:tc>
          <w:tcPr>
            <w:tcW w:w="1804" w:type="dxa"/>
            <w:vAlign w:val="bottom"/>
          </w:tcPr>
          <w:p w14:paraId="16A8B465" w14:textId="24324CFD"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 Basis Dienste</w:t>
            </w:r>
          </w:p>
        </w:tc>
        <w:tc>
          <w:tcPr>
            <w:tcW w:w="1877" w:type="dxa"/>
            <w:vAlign w:val="bottom"/>
          </w:tcPr>
          <w:p w14:paraId="611D4481" w14:textId="38C059C1"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WSUS Services</w:t>
            </w:r>
          </w:p>
        </w:tc>
        <w:tc>
          <w:tcPr>
            <w:tcW w:w="1559" w:type="dxa"/>
            <w:vAlign w:val="bottom"/>
          </w:tcPr>
          <w:p w14:paraId="3ADA0372" w14:textId="464024C5"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MSL 3</w:t>
            </w:r>
          </w:p>
        </w:tc>
        <w:tc>
          <w:tcPr>
            <w:tcW w:w="2126" w:type="dxa"/>
            <w:vAlign w:val="bottom"/>
          </w:tcPr>
          <w:p w14:paraId="58C30C8C" w14:textId="25CF635F"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Gold</w:t>
            </w:r>
          </w:p>
        </w:tc>
        <w:tc>
          <w:tcPr>
            <w:tcW w:w="1696" w:type="dxa"/>
            <w:vAlign w:val="bottom"/>
          </w:tcPr>
          <w:p w14:paraId="4DC5326C" w14:textId="20240A22"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Professional</w:t>
            </w:r>
          </w:p>
        </w:tc>
      </w:tr>
      <w:tr w:rsidR="00015AFB" w:rsidRPr="001F59EC" w14:paraId="1C357DB9" w14:textId="77777777" w:rsidTr="00015AFB">
        <w:tc>
          <w:tcPr>
            <w:tcW w:w="1804" w:type="dxa"/>
            <w:vAlign w:val="bottom"/>
          </w:tcPr>
          <w:p w14:paraId="15772F65" w14:textId="4B24D77B"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Basis Dienste</w:t>
            </w:r>
          </w:p>
        </w:tc>
        <w:tc>
          <w:tcPr>
            <w:tcW w:w="1877" w:type="dxa"/>
            <w:vAlign w:val="bottom"/>
          </w:tcPr>
          <w:p w14:paraId="18620019" w14:textId="5F6B692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Print Services</w:t>
            </w:r>
          </w:p>
        </w:tc>
        <w:tc>
          <w:tcPr>
            <w:tcW w:w="1559" w:type="dxa"/>
            <w:vAlign w:val="bottom"/>
          </w:tcPr>
          <w:p w14:paraId="02AA80B9" w14:textId="36AD73A7"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6218F12D" w14:textId="373AA4E3"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71E93F7C" w14:textId="5FD45C6C"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6215EC12" w14:textId="77777777" w:rsidTr="00015AFB">
        <w:tc>
          <w:tcPr>
            <w:tcW w:w="1804" w:type="dxa"/>
            <w:vAlign w:val="bottom"/>
          </w:tcPr>
          <w:p w14:paraId="3CDF1EDB" w14:textId="7E0E55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Mail Dienste</w:t>
            </w:r>
          </w:p>
        </w:tc>
        <w:tc>
          <w:tcPr>
            <w:tcW w:w="1877" w:type="dxa"/>
            <w:vAlign w:val="bottom"/>
          </w:tcPr>
          <w:p w14:paraId="56AF89E7" w14:textId="06FE0BC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Exchange Services</w:t>
            </w:r>
          </w:p>
        </w:tc>
        <w:tc>
          <w:tcPr>
            <w:tcW w:w="1559" w:type="dxa"/>
            <w:vAlign w:val="bottom"/>
          </w:tcPr>
          <w:p w14:paraId="274A54A9" w14:textId="5B16088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699EA6E4" w14:textId="775261A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06756E52" w14:textId="2E796DD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79BC7A41" w14:textId="77777777" w:rsidTr="00015AFB">
        <w:tc>
          <w:tcPr>
            <w:tcW w:w="1804" w:type="dxa"/>
            <w:vAlign w:val="bottom"/>
          </w:tcPr>
          <w:p w14:paraId="3975726D" w14:textId="4EAB0D7E"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Remote Workplace</w:t>
            </w:r>
          </w:p>
        </w:tc>
        <w:tc>
          <w:tcPr>
            <w:tcW w:w="1877" w:type="dxa"/>
            <w:vAlign w:val="bottom"/>
          </w:tcPr>
          <w:p w14:paraId="69B394CA" w14:textId="13317A9C"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Citrix Virtual Apps Services</w:t>
            </w:r>
          </w:p>
        </w:tc>
        <w:tc>
          <w:tcPr>
            <w:tcW w:w="1559" w:type="dxa"/>
            <w:vAlign w:val="bottom"/>
          </w:tcPr>
          <w:p w14:paraId="295FF761" w14:textId="39BCDF8F"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xml:space="preserve">MSL </w:t>
            </w:r>
            <w:r w:rsidR="00DE6150" w:rsidRPr="001F59EC">
              <w:rPr>
                <w:rFonts w:asciiTheme="majorHAnsi" w:hAnsiTheme="majorHAnsi" w:cstheme="majorHAnsi"/>
                <w:lang w:eastAsia="de-DE"/>
              </w:rPr>
              <w:t>4</w:t>
            </w:r>
          </w:p>
        </w:tc>
        <w:tc>
          <w:tcPr>
            <w:tcW w:w="2126" w:type="dxa"/>
            <w:vAlign w:val="bottom"/>
          </w:tcPr>
          <w:p w14:paraId="61A21097" w14:textId="72E51C6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21634E38" w14:textId="5A7F3AF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5402440F" w14:textId="77777777" w:rsidTr="00015AFB">
        <w:tc>
          <w:tcPr>
            <w:tcW w:w="1804" w:type="dxa"/>
            <w:vAlign w:val="bottom"/>
          </w:tcPr>
          <w:p w14:paraId="502B666E" w14:textId="75F9E5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Remote Workplace</w:t>
            </w:r>
          </w:p>
        </w:tc>
        <w:tc>
          <w:tcPr>
            <w:tcW w:w="1877" w:type="dxa"/>
            <w:vAlign w:val="bottom"/>
          </w:tcPr>
          <w:p w14:paraId="2C0563CD" w14:textId="0EF15745"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Citrix ADC Services</w:t>
            </w:r>
          </w:p>
        </w:tc>
        <w:tc>
          <w:tcPr>
            <w:tcW w:w="1559" w:type="dxa"/>
            <w:vAlign w:val="bottom"/>
          </w:tcPr>
          <w:p w14:paraId="65D28124" w14:textId="502E10C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xml:space="preserve">MSL </w:t>
            </w:r>
            <w:r w:rsidR="00E00DB7" w:rsidRPr="001F59EC">
              <w:rPr>
                <w:rFonts w:asciiTheme="majorHAnsi" w:hAnsiTheme="majorHAnsi" w:cstheme="majorHAnsi"/>
                <w:lang w:eastAsia="de-DE"/>
              </w:rPr>
              <w:t>4</w:t>
            </w:r>
          </w:p>
        </w:tc>
        <w:tc>
          <w:tcPr>
            <w:tcW w:w="2126" w:type="dxa"/>
            <w:vAlign w:val="bottom"/>
          </w:tcPr>
          <w:p w14:paraId="57B141D4" w14:textId="2EEB603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4637569B" w14:textId="16D731AB"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60432B00" w14:textId="77777777" w:rsidTr="00015AFB">
        <w:tc>
          <w:tcPr>
            <w:tcW w:w="1804" w:type="dxa"/>
            <w:vAlign w:val="bottom"/>
          </w:tcPr>
          <w:p w14:paraId="52D952FE" w14:textId="0BD5909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Datenbank Dienste</w:t>
            </w:r>
          </w:p>
        </w:tc>
        <w:tc>
          <w:tcPr>
            <w:tcW w:w="1877" w:type="dxa"/>
            <w:vAlign w:val="bottom"/>
          </w:tcPr>
          <w:p w14:paraId="7651C857" w14:textId="1B18D8C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SQL Services</w:t>
            </w:r>
          </w:p>
        </w:tc>
        <w:tc>
          <w:tcPr>
            <w:tcW w:w="1559" w:type="dxa"/>
            <w:vAlign w:val="bottom"/>
          </w:tcPr>
          <w:p w14:paraId="3A7FAB4A" w14:textId="2341480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4EDB0F1F" w14:textId="1A74E014"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44DFFEEA" w14:textId="10C52733"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Professional</w:t>
            </w:r>
          </w:p>
        </w:tc>
      </w:tr>
      <w:tr w:rsidR="00015AFB" w:rsidRPr="001F59EC" w14:paraId="26760655" w14:textId="77777777" w:rsidTr="00015AFB">
        <w:tc>
          <w:tcPr>
            <w:tcW w:w="1804" w:type="dxa"/>
            <w:vAlign w:val="bottom"/>
          </w:tcPr>
          <w:p w14:paraId="5AC1871D" w14:textId="18DDB536"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Datenbank Dienste</w:t>
            </w:r>
          </w:p>
        </w:tc>
        <w:tc>
          <w:tcPr>
            <w:tcW w:w="1877" w:type="dxa"/>
            <w:vAlign w:val="bottom"/>
          </w:tcPr>
          <w:p w14:paraId="4D694385" w14:textId="0C7D934A"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 SQL Services</w:t>
            </w:r>
          </w:p>
        </w:tc>
        <w:tc>
          <w:tcPr>
            <w:tcW w:w="1559" w:type="dxa"/>
            <w:vAlign w:val="bottom"/>
          </w:tcPr>
          <w:p w14:paraId="5A5012F1" w14:textId="488839FA"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MSL 3</w:t>
            </w:r>
          </w:p>
        </w:tc>
        <w:tc>
          <w:tcPr>
            <w:tcW w:w="2126" w:type="dxa"/>
            <w:vAlign w:val="bottom"/>
          </w:tcPr>
          <w:p w14:paraId="4CF38848" w14:textId="2D24F939"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Gold</w:t>
            </w:r>
          </w:p>
        </w:tc>
        <w:tc>
          <w:tcPr>
            <w:tcW w:w="1696" w:type="dxa"/>
            <w:vAlign w:val="bottom"/>
          </w:tcPr>
          <w:p w14:paraId="35C01F1A" w14:textId="7E79CB88" w:rsidR="00247FBD"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Standard</w:t>
            </w:r>
          </w:p>
        </w:tc>
      </w:tr>
    </w:tbl>
    <w:p w14:paraId="17215E52" w14:textId="395D0319" w:rsidR="00247FBD" w:rsidRPr="001F59EC" w:rsidRDefault="00247FBD" w:rsidP="00247FBD">
      <w:pPr>
        <w:rPr>
          <w:rFonts w:asciiTheme="majorHAnsi" w:hAnsiTheme="majorHAnsi" w:cstheme="majorHAnsi"/>
        </w:rPr>
      </w:pPr>
    </w:p>
    <w:p w14:paraId="404CB8B0" w14:textId="22F95603" w:rsidR="00247FBD" w:rsidRPr="001F59EC" w:rsidRDefault="218DE66B" w:rsidP="6B06F679">
      <w:pPr>
        <w:pStyle w:val="berschrift2"/>
        <w:rPr>
          <w:rFonts w:asciiTheme="majorHAnsi" w:hAnsiTheme="majorHAnsi" w:cstheme="majorBidi"/>
        </w:rPr>
      </w:pPr>
      <w:bookmarkStart w:id="9" w:name="_Toc164598870"/>
      <w:r w:rsidRPr="6B06F679">
        <w:rPr>
          <w:rFonts w:asciiTheme="majorHAnsi" w:hAnsiTheme="majorHAnsi" w:cstheme="majorBidi"/>
        </w:rPr>
        <w:t>On Prem</w:t>
      </w:r>
      <w:bookmarkEnd w:id="9"/>
    </w:p>
    <w:tbl>
      <w:tblPr>
        <w:tblStyle w:val="ahdFormatvorlage2"/>
        <w:tblW w:w="9060" w:type="dxa"/>
        <w:tblLayout w:type="fixed"/>
        <w:tblLook w:val="04A0" w:firstRow="1" w:lastRow="0" w:firstColumn="1" w:lastColumn="0" w:noHBand="0" w:noVBand="1"/>
      </w:tblPr>
      <w:tblGrid>
        <w:gridCol w:w="1838"/>
        <w:gridCol w:w="1843"/>
        <w:gridCol w:w="1559"/>
        <w:gridCol w:w="2126"/>
        <w:gridCol w:w="1694"/>
      </w:tblGrid>
      <w:tr w:rsidR="00015AFB" w:rsidRPr="001F59EC" w14:paraId="428CF385" w14:textId="77777777" w:rsidTr="00015AFB">
        <w:trPr>
          <w:cnfStyle w:val="100000000000" w:firstRow="1" w:lastRow="0" w:firstColumn="0" w:lastColumn="0" w:oddVBand="0" w:evenVBand="0" w:oddHBand="0" w:evenHBand="0" w:firstRowFirstColumn="0" w:firstRowLastColumn="0" w:lastRowFirstColumn="0" w:lastRowLastColumn="0"/>
        </w:trPr>
        <w:tc>
          <w:tcPr>
            <w:tcW w:w="1838" w:type="dxa"/>
          </w:tcPr>
          <w:p w14:paraId="177978B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Leistungsschein</w:t>
            </w:r>
          </w:p>
        </w:tc>
        <w:tc>
          <w:tcPr>
            <w:tcW w:w="1843" w:type="dxa"/>
          </w:tcPr>
          <w:p w14:paraId="2A18F746" w14:textId="32BAE559" w:rsidR="00247FBD" w:rsidRPr="001F59EC" w:rsidRDefault="00572A1E" w:rsidP="004D4A8C">
            <w:pPr>
              <w:rPr>
                <w:rFonts w:asciiTheme="majorHAnsi" w:hAnsiTheme="majorHAnsi" w:cstheme="majorHAnsi"/>
              </w:rPr>
            </w:pPr>
            <w:r w:rsidRPr="001F59EC">
              <w:rPr>
                <w:rFonts w:asciiTheme="majorHAnsi" w:hAnsiTheme="majorHAnsi" w:cstheme="majorHAnsi"/>
              </w:rPr>
              <w:t>Proact</w:t>
            </w:r>
            <w:r w:rsidR="218DE66B" w:rsidRPr="001F59EC">
              <w:rPr>
                <w:rFonts w:asciiTheme="majorHAnsi" w:hAnsiTheme="majorHAnsi" w:cstheme="majorHAnsi"/>
              </w:rPr>
              <w:t xml:space="preserve"> Service</w:t>
            </w:r>
          </w:p>
        </w:tc>
        <w:tc>
          <w:tcPr>
            <w:tcW w:w="1559" w:type="dxa"/>
          </w:tcPr>
          <w:p w14:paraId="1AD2F666"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Managed Service Level</w:t>
            </w:r>
          </w:p>
        </w:tc>
        <w:tc>
          <w:tcPr>
            <w:tcW w:w="2126" w:type="dxa"/>
          </w:tcPr>
          <w:p w14:paraId="2A4362D9"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Performanceklasse</w:t>
            </w:r>
          </w:p>
        </w:tc>
        <w:tc>
          <w:tcPr>
            <w:tcW w:w="1694" w:type="dxa"/>
          </w:tcPr>
          <w:p w14:paraId="7633F6B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Verfügbarkeitsklasse</w:t>
            </w:r>
          </w:p>
        </w:tc>
      </w:tr>
      <w:tr w:rsidR="00015AFB" w:rsidRPr="001F59EC" w14:paraId="469F8168" w14:textId="77777777" w:rsidTr="00015AFB">
        <w:tc>
          <w:tcPr>
            <w:tcW w:w="1838" w:type="dxa"/>
            <w:vAlign w:val="bottom"/>
          </w:tcPr>
          <w:p w14:paraId="346706C4" w14:textId="72BDFF6C"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F7B51AF" w14:textId="7DFCD834" w:rsidR="00247FBD" w:rsidRPr="001F59EC" w:rsidRDefault="218DE66B" w:rsidP="00247FBD">
            <w:pPr>
              <w:rPr>
                <w:rFonts w:asciiTheme="majorHAnsi" w:hAnsiTheme="majorHAnsi" w:cstheme="majorHAnsi"/>
              </w:rPr>
            </w:pPr>
            <w:r w:rsidRPr="001F59EC">
              <w:rPr>
                <w:rFonts w:asciiTheme="majorHAnsi" w:hAnsiTheme="majorHAnsi" w:cstheme="majorHAnsi"/>
              </w:rPr>
              <w:t>NetApp Services</w:t>
            </w:r>
          </w:p>
        </w:tc>
        <w:tc>
          <w:tcPr>
            <w:tcW w:w="1559" w:type="dxa"/>
            <w:vAlign w:val="bottom"/>
          </w:tcPr>
          <w:p w14:paraId="68F9A786" w14:textId="67FF3A66"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4C9CB0BF" w14:textId="45705078"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32356CE6" w14:textId="00CBD747" w:rsidR="00247FBD" w:rsidRPr="001F59EC" w:rsidRDefault="218DE66B" w:rsidP="00247FBD">
            <w:pPr>
              <w:rPr>
                <w:rFonts w:asciiTheme="majorHAnsi" w:hAnsiTheme="majorHAnsi" w:cstheme="majorHAnsi"/>
              </w:rPr>
            </w:pPr>
            <w:r w:rsidRPr="001F59EC">
              <w:rPr>
                <w:rFonts w:asciiTheme="majorHAnsi" w:hAnsiTheme="majorHAnsi" w:cstheme="majorHAnsi"/>
                <w:lang w:eastAsia="de-DE"/>
              </w:rPr>
              <w:t>Keine</w:t>
            </w:r>
          </w:p>
        </w:tc>
      </w:tr>
      <w:tr w:rsidR="00015AFB" w:rsidRPr="001F59EC" w14:paraId="3C171E99" w14:textId="77777777" w:rsidTr="00015AFB">
        <w:tc>
          <w:tcPr>
            <w:tcW w:w="1838" w:type="dxa"/>
            <w:vAlign w:val="bottom"/>
          </w:tcPr>
          <w:p w14:paraId="7034420E" w14:textId="270E5D71"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1FD6F3AC" w14:textId="6D2376B1" w:rsidR="00247FBD" w:rsidRPr="001F59EC" w:rsidRDefault="218DE66B" w:rsidP="00247FBD">
            <w:pPr>
              <w:rPr>
                <w:rFonts w:asciiTheme="majorHAnsi" w:hAnsiTheme="majorHAnsi" w:cstheme="majorHAnsi"/>
              </w:rPr>
            </w:pPr>
            <w:r w:rsidRPr="001F59EC">
              <w:rPr>
                <w:rFonts w:asciiTheme="majorHAnsi" w:hAnsiTheme="majorHAnsi" w:cstheme="majorHAnsi"/>
              </w:rPr>
              <w:t>VMware Services</w:t>
            </w:r>
          </w:p>
        </w:tc>
        <w:tc>
          <w:tcPr>
            <w:tcW w:w="1559" w:type="dxa"/>
            <w:vAlign w:val="bottom"/>
          </w:tcPr>
          <w:p w14:paraId="144EC635" w14:textId="048D43F3"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2D16A5FD" w14:textId="3A7482D7"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58EAA05E" w14:textId="22CC4979"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r w:rsidR="00015AFB" w:rsidRPr="001F59EC" w14:paraId="72508612" w14:textId="77777777" w:rsidTr="00015AFB">
        <w:tc>
          <w:tcPr>
            <w:tcW w:w="1838" w:type="dxa"/>
            <w:vAlign w:val="bottom"/>
          </w:tcPr>
          <w:p w14:paraId="5DFDB55D" w14:textId="122B78DB"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9238C32" w14:textId="28C8317E" w:rsidR="00247FBD" w:rsidRPr="001F59EC" w:rsidRDefault="218DE66B" w:rsidP="00247FBD">
            <w:pPr>
              <w:rPr>
                <w:rFonts w:asciiTheme="majorHAnsi" w:hAnsiTheme="majorHAnsi" w:cstheme="majorHAnsi"/>
              </w:rPr>
            </w:pPr>
            <w:r w:rsidRPr="001F59EC">
              <w:rPr>
                <w:rFonts w:asciiTheme="majorHAnsi" w:hAnsiTheme="majorHAnsi" w:cstheme="majorHAnsi"/>
              </w:rPr>
              <w:t>Network Services</w:t>
            </w:r>
          </w:p>
        </w:tc>
        <w:tc>
          <w:tcPr>
            <w:tcW w:w="1559" w:type="dxa"/>
            <w:vAlign w:val="bottom"/>
          </w:tcPr>
          <w:p w14:paraId="13C64B16" w14:textId="231F70A3"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393B3434" w14:textId="0830EA18"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2F4E84FC" w14:textId="57915C21"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r w:rsidR="00015AFB" w:rsidRPr="001F59EC" w14:paraId="0230FEBF" w14:textId="77777777" w:rsidTr="00015AFB">
        <w:tc>
          <w:tcPr>
            <w:tcW w:w="1838" w:type="dxa"/>
            <w:vAlign w:val="bottom"/>
          </w:tcPr>
          <w:p w14:paraId="1634482B" w14:textId="7E884DC7" w:rsidR="00247FBD" w:rsidRPr="001F59EC" w:rsidRDefault="218DE66B" w:rsidP="00247FBD">
            <w:pPr>
              <w:rPr>
                <w:rFonts w:asciiTheme="majorHAnsi" w:hAnsiTheme="majorHAnsi" w:cstheme="majorHAnsi"/>
              </w:rPr>
            </w:pPr>
            <w:r w:rsidRPr="001F59EC">
              <w:rPr>
                <w:rFonts w:asciiTheme="majorHAnsi" w:hAnsiTheme="majorHAnsi" w:cstheme="majorHAnsi"/>
              </w:rPr>
              <w:t>On-Prem Dienste</w:t>
            </w:r>
          </w:p>
        </w:tc>
        <w:tc>
          <w:tcPr>
            <w:tcW w:w="1843" w:type="dxa"/>
            <w:vAlign w:val="bottom"/>
          </w:tcPr>
          <w:p w14:paraId="6EC15530" w14:textId="4E1CCBCB" w:rsidR="00247FBD" w:rsidRPr="001F59EC" w:rsidRDefault="218DE66B" w:rsidP="00247FBD">
            <w:pPr>
              <w:rPr>
                <w:rFonts w:asciiTheme="majorHAnsi" w:hAnsiTheme="majorHAnsi" w:cstheme="majorHAnsi"/>
              </w:rPr>
            </w:pPr>
            <w:r w:rsidRPr="001F59EC">
              <w:rPr>
                <w:rFonts w:asciiTheme="majorHAnsi" w:hAnsiTheme="majorHAnsi" w:cstheme="majorHAnsi"/>
              </w:rPr>
              <w:t>Firewall Services</w:t>
            </w:r>
          </w:p>
        </w:tc>
        <w:tc>
          <w:tcPr>
            <w:tcW w:w="1559" w:type="dxa"/>
            <w:vAlign w:val="bottom"/>
          </w:tcPr>
          <w:p w14:paraId="09EDFBCA" w14:textId="41C3185E" w:rsidR="00247FBD" w:rsidRPr="001F59EC" w:rsidRDefault="218DE66B" w:rsidP="00247FBD">
            <w:pPr>
              <w:rPr>
                <w:rFonts w:asciiTheme="majorHAnsi" w:hAnsiTheme="majorHAnsi" w:cstheme="majorHAnsi"/>
              </w:rPr>
            </w:pPr>
            <w:r w:rsidRPr="001F59EC">
              <w:rPr>
                <w:rFonts w:asciiTheme="majorHAnsi" w:hAnsiTheme="majorHAnsi" w:cstheme="majorHAnsi"/>
              </w:rPr>
              <w:t>MSL 3</w:t>
            </w:r>
          </w:p>
        </w:tc>
        <w:tc>
          <w:tcPr>
            <w:tcW w:w="2126" w:type="dxa"/>
            <w:vAlign w:val="bottom"/>
          </w:tcPr>
          <w:p w14:paraId="09E136D9" w14:textId="748A9E05" w:rsidR="00247FBD" w:rsidRPr="001F59EC" w:rsidRDefault="218DE66B" w:rsidP="00247FBD">
            <w:pPr>
              <w:rPr>
                <w:rFonts w:asciiTheme="majorHAnsi" w:hAnsiTheme="majorHAnsi" w:cstheme="majorHAnsi"/>
              </w:rPr>
            </w:pPr>
            <w:r w:rsidRPr="001F59EC">
              <w:rPr>
                <w:rFonts w:asciiTheme="majorHAnsi" w:hAnsiTheme="majorHAnsi" w:cstheme="majorHAnsi"/>
              </w:rPr>
              <w:t>Gold</w:t>
            </w:r>
          </w:p>
        </w:tc>
        <w:tc>
          <w:tcPr>
            <w:tcW w:w="1694" w:type="dxa"/>
            <w:vAlign w:val="bottom"/>
          </w:tcPr>
          <w:p w14:paraId="2001DABB" w14:textId="04DD17C9" w:rsidR="00247FBD" w:rsidRPr="001F59EC" w:rsidRDefault="218DE66B" w:rsidP="00247FBD">
            <w:pPr>
              <w:rPr>
                <w:rFonts w:asciiTheme="majorHAnsi" w:hAnsiTheme="majorHAnsi" w:cstheme="majorHAnsi"/>
              </w:rPr>
            </w:pPr>
            <w:r w:rsidRPr="001F59EC">
              <w:rPr>
                <w:rFonts w:asciiTheme="majorHAnsi" w:hAnsiTheme="majorHAnsi" w:cstheme="majorHAnsi"/>
              </w:rPr>
              <w:t>Keine</w:t>
            </w:r>
          </w:p>
        </w:tc>
      </w:tr>
    </w:tbl>
    <w:p w14:paraId="4A6EB3FC" w14:textId="77777777" w:rsidR="00E979FA" w:rsidRPr="001F59EC" w:rsidRDefault="00E979FA">
      <w:pPr>
        <w:rPr>
          <w:rFonts w:asciiTheme="majorHAnsi" w:hAnsiTheme="majorHAnsi" w:cstheme="majorHAnsi"/>
        </w:rPr>
      </w:pPr>
      <w:r w:rsidRPr="001F59EC">
        <w:rPr>
          <w:rFonts w:asciiTheme="majorHAnsi" w:hAnsiTheme="majorHAnsi" w:cstheme="majorHAnsi"/>
        </w:rPr>
        <w:br w:type="page"/>
      </w:r>
    </w:p>
    <w:p w14:paraId="0B046073" w14:textId="13F682FD" w:rsidR="00247FBD" w:rsidRPr="001F59EC" w:rsidRDefault="218DE66B" w:rsidP="6B06F679">
      <w:pPr>
        <w:pStyle w:val="berschrift1"/>
        <w:rPr>
          <w:rFonts w:asciiTheme="majorHAnsi" w:hAnsiTheme="majorHAnsi" w:cstheme="majorBidi"/>
        </w:rPr>
      </w:pPr>
      <w:bookmarkStart w:id="10" w:name="_Toc1819119306"/>
      <w:r w:rsidRPr="6B06F679">
        <w:rPr>
          <w:rFonts w:asciiTheme="majorHAnsi" w:hAnsiTheme="majorHAnsi" w:cstheme="majorBidi"/>
        </w:rPr>
        <w:lastRenderedPageBreak/>
        <w:t>Lizenzen</w:t>
      </w:r>
      <w:bookmarkEnd w:id="10"/>
    </w:p>
    <w:p w14:paraId="730BEB77" w14:textId="33F6C820" w:rsidR="00247FBD" w:rsidRPr="001F59EC" w:rsidRDefault="218DE66B" w:rsidP="6B06F679">
      <w:pPr>
        <w:pStyle w:val="berschrift2"/>
        <w:rPr>
          <w:rFonts w:asciiTheme="majorHAnsi" w:hAnsiTheme="majorHAnsi" w:cstheme="majorBidi"/>
        </w:rPr>
      </w:pPr>
      <w:bookmarkStart w:id="11" w:name="_Toc221472224"/>
      <w:r w:rsidRPr="6B06F679">
        <w:rPr>
          <w:rFonts w:asciiTheme="majorHAnsi" w:hAnsiTheme="majorHAnsi" w:cstheme="majorBidi"/>
        </w:rPr>
        <w:t>Übersicht Beistellung</w:t>
      </w:r>
      <w:bookmarkEnd w:id="11"/>
    </w:p>
    <w:tbl>
      <w:tblPr>
        <w:tblStyle w:val="ahdFormatvorlage1"/>
        <w:tblW w:w="0" w:type="auto"/>
        <w:tblLook w:val="04A0" w:firstRow="1" w:lastRow="0" w:firstColumn="1" w:lastColumn="0" w:noHBand="0" w:noVBand="1"/>
      </w:tblPr>
      <w:tblGrid>
        <w:gridCol w:w="4531"/>
        <w:gridCol w:w="4531"/>
      </w:tblGrid>
      <w:tr w:rsidR="00247FBD" w:rsidRPr="001F59EC" w14:paraId="7B7D549A"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74D6F406"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Lizenztyp</w:t>
            </w:r>
          </w:p>
        </w:tc>
        <w:tc>
          <w:tcPr>
            <w:tcW w:w="4531" w:type="dxa"/>
          </w:tcPr>
          <w:p w14:paraId="755C92EC" w14:textId="77777777" w:rsidR="00247FBD"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Verantwortlich/Beistellung</w:t>
            </w:r>
          </w:p>
        </w:tc>
      </w:tr>
      <w:tr w:rsidR="00247FBD" w:rsidRPr="001F59EC" w14:paraId="3F0438BC"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1223954E"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Mircosoft (alles)</w:t>
            </w:r>
          </w:p>
        </w:tc>
        <w:tc>
          <w:tcPr>
            <w:tcW w:w="4531" w:type="dxa"/>
          </w:tcPr>
          <w:p w14:paraId="7A238076" w14:textId="77777777" w:rsidR="00247FBD"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2352A11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20016688"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Citrix</w:t>
            </w:r>
          </w:p>
        </w:tc>
        <w:tc>
          <w:tcPr>
            <w:tcW w:w="4531" w:type="dxa"/>
          </w:tcPr>
          <w:p w14:paraId="70C727E6" w14:textId="77777777" w:rsidR="00247FBD"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798F7ED1"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33FB8112"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Cloud Firewall Services (Fortinet)</w:t>
            </w:r>
          </w:p>
        </w:tc>
        <w:tc>
          <w:tcPr>
            <w:tcW w:w="4531" w:type="dxa"/>
          </w:tcPr>
          <w:p w14:paraId="52935778" w14:textId="3B58D6E9" w:rsidR="00247FBD" w:rsidRPr="001F59EC" w:rsidRDefault="0018244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w:t>
            </w:r>
          </w:p>
        </w:tc>
      </w:tr>
      <w:tr w:rsidR="00247FBD" w:rsidRPr="001F59EC" w14:paraId="1E900C7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1" w:type="dxa"/>
          </w:tcPr>
          <w:p w14:paraId="11010B2B"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Antivirus</w:t>
            </w:r>
          </w:p>
        </w:tc>
        <w:tc>
          <w:tcPr>
            <w:tcW w:w="4531" w:type="dxa"/>
          </w:tcPr>
          <w:p w14:paraId="7016322E" w14:textId="77777777" w:rsidR="00247FBD"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247FBD" w:rsidRPr="001F59EC" w14:paraId="2D38D343" w14:textId="77777777" w:rsidTr="218DE66B">
        <w:tc>
          <w:tcPr>
            <w:cnfStyle w:val="001000000000" w:firstRow="0" w:lastRow="0" w:firstColumn="1" w:lastColumn="0" w:oddVBand="0" w:evenVBand="0" w:oddHBand="0" w:evenHBand="0" w:firstRowFirstColumn="0" w:firstRowLastColumn="0" w:lastRowFirstColumn="0" w:lastRowLastColumn="0"/>
            <w:tcW w:w="4531" w:type="dxa"/>
          </w:tcPr>
          <w:p w14:paraId="173A1D1A" w14:textId="77777777" w:rsidR="00247FBD" w:rsidRPr="001F59EC" w:rsidRDefault="218DE66B" w:rsidP="004D4A8C">
            <w:pPr>
              <w:rPr>
                <w:rFonts w:asciiTheme="majorHAnsi" w:hAnsiTheme="majorHAnsi" w:cstheme="majorHAnsi"/>
              </w:rPr>
            </w:pPr>
            <w:r w:rsidRPr="001F59EC">
              <w:rPr>
                <w:rFonts w:asciiTheme="majorHAnsi" w:hAnsiTheme="majorHAnsi" w:cstheme="majorHAnsi"/>
              </w:rPr>
              <w:t>Anti Spam</w:t>
            </w:r>
          </w:p>
        </w:tc>
        <w:tc>
          <w:tcPr>
            <w:tcW w:w="4531" w:type="dxa"/>
          </w:tcPr>
          <w:p w14:paraId="2B7B1DF4" w14:textId="77777777" w:rsidR="00247FBD"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bl>
    <w:p w14:paraId="18B18AFF" w14:textId="77777777" w:rsidR="00247FBD" w:rsidRPr="001F59EC" w:rsidRDefault="00247FBD" w:rsidP="00247FBD">
      <w:pPr>
        <w:rPr>
          <w:rFonts w:asciiTheme="majorHAnsi" w:hAnsiTheme="majorHAnsi" w:cstheme="majorHAnsi"/>
        </w:rPr>
      </w:pPr>
    </w:p>
    <w:p w14:paraId="30BD3F2A" w14:textId="12F17E27" w:rsidR="4EA94633" w:rsidRPr="001F59EC" w:rsidRDefault="3FA47574" w:rsidP="6B06F679">
      <w:pPr>
        <w:pStyle w:val="berschrift2"/>
        <w:rPr>
          <w:rFonts w:asciiTheme="majorHAnsi" w:hAnsiTheme="majorHAnsi" w:cstheme="majorBidi"/>
        </w:rPr>
      </w:pPr>
      <w:bookmarkStart w:id="12" w:name="_Toc1177470370"/>
      <w:r w:rsidRPr="6B06F679">
        <w:rPr>
          <w:rFonts w:asciiTheme="majorHAnsi" w:hAnsiTheme="majorHAnsi" w:cstheme="majorBidi"/>
        </w:rPr>
        <w:t>Übersicht Lizenzerfassung</w:t>
      </w:r>
      <w:bookmarkEnd w:id="12"/>
    </w:p>
    <w:p w14:paraId="33EEE3A1" w14:textId="65586AE2" w:rsidR="3C0DA142" w:rsidRPr="001F59EC" w:rsidRDefault="3C0DA142" w:rsidP="4EA94633">
      <w:pPr>
        <w:rPr>
          <w:rFonts w:asciiTheme="majorHAnsi" w:hAnsiTheme="majorHAnsi" w:cstheme="majorHAnsi"/>
        </w:rPr>
      </w:pPr>
      <w:r w:rsidRPr="001F59EC">
        <w:rPr>
          <w:rFonts w:asciiTheme="majorHAnsi" w:hAnsiTheme="majorHAnsi" w:cstheme="majorHAnsi"/>
        </w:rPr>
        <w:t xml:space="preserve">Die Erfassung der Lizenzen </w:t>
      </w:r>
      <w:r w:rsidR="6AA21496" w:rsidRPr="001F59EC">
        <w:rPr>
          <w:rFonts w:asciiTheme="majorHAnsi" w:hAnsiTheme="majorHAnsi" w:cstheme="majorHAnsi"/>
        </w:rPr>
        <w:t>erfolgt</w:t>
      </w:r>
      <w:r w:rsidRPr="001F59EC">
        <w:rPr>
          <w:rFonts w:asciiTheme="majorHAnsi" w:hAnsiTheme="majorHAnsi" w:cstheme="majorHAnsi"/>
        </w:rPr>
        <w:t xml:space="preserve"> anhand von LDAP </w:t>
      </w:r>
      <w:r w:rsidR="7B0FF12F" w:rsidRPr="001F59EC">
        <w:rPr>
          <w:rFonts w:asciiTheme="majorHAnsi" w:hAnsiTheme="majorHAnsi" w:cstheme="majorHAnsi"/>
        </w:rPr>
        <w:t xml:space="preserve">Abfragen durch die “ahd licence usage” auf dem Server </w:t>
      </w:r>
      <w:r w:rsidR="7B0FF12F" w:rsidRPr="001F59EC">
        <w:rPr>
          <w:rFonts w:asciiTheme="majorHAnsi" w:hAnsiTheme="majorHAnsi" w:cstheme="majorHAnsi"/>
          <w:b/>
          <w:bCs/>
        </w:rPr>
        <w:t>big-mon-win01.</w:t>
      </w:r>
    </w:p>
    <w:p w14:paraId="67C1A6A1" w14:textId="5C09913A" w:rsidR="4EA94633" w:rsidRPr="001F59EC" w:rsidRDefault="0C44AB32" w:rsidP="4EA94633">
      <w:pPr>
        <w:rPr>
          <w:rFonts w:asciiTheme="majorHAnsi" w:hAnsiTheme="majorHAnsi" w:cstheme="majorHAnsi"/>
        </w:rPr>
      </w:pPr>
      <w:r w:rsidRPr="001F59EC">
        <w:rPr>
          <w:rFonts w:asciiTheme="majorHAnsi" w:hAnsiTheme="majorHAnsi" w:cstheme="majorHAnsi"/>
        </w:rPr>
        <w:t>LDAP Querys:</w:t>
      </w:r>
    </w:p>
    <w:tbl>
      <w:tblPr>
        <w:tblStyle w:val="Tabellenraster"/>
        <w:tblW w:w="0" w:type="auto"/>
        <w:tblLayout w:type="fixed"/>
        <w:tblLook w:val="06A0" w:firstRow="1" w:lastRow="0" w:firstColumn="1" w:lastColumn="0" w:noHBand="1" w:noVBand="1"/>
      </w:tblPr>
      <w:tblGrid>
        <w:gridCol w:w="1995"/>
        <w:gridCol w:w="7065"/>
      </w:tblGrid>
      <w:tr w:rsidR="4EA94633" w:rsidRPr="00E9680B" w14:paraId="11F5310E" w14:textId="77777777" w:rsidTr="5E08B516">
        <w:trPr>
          <w:trHeight w:val="300"/>
        </w:trPr>
        <w:tc>
          <w:tcPr>
            <w:tcW w:w="1995" w:type="dxa"/>
          </w:tcPr>
          <w:p w14:paraId="653E3D31" w14:textId="634032AF" w:rsidR="034519BE" w:rsidRPr="00B86AD7" w:rsidRDefault="034519BE" w:rsidP="00B86AD7">
            <w:pPr>
              <w:pStyle w:val="Inhalt"/>
              <w:jc w:val="left"/>
              <w:rPr>
                <w:rFonts w:eastAsia="Cairo"/>
                <w:sz w:val="20"/>
                <w:szCs w:val="20"/>
              </w:rPr>
            </w:pPr>
            <w:r w:rsidRPr="00B86AD7">
              <w:rPr>
                <w:rFonts w:eastAsia="Cairo"/>
                <w:sz w:val="20"/>
                <w:szCs w:val="20"/>
              </w:rPr>
              <w:t>AD Services</w:t>
            </w:r>
          </w:p>
        </w:tc>
        <w:tc>
          <w:tcPr>
            <w:tcW w:w="7065" w:type="dxa"/>
          </w:tcPr>
          <w:p w14:paraId="6EB48A89" w14:textId="19C88A1D" w:rsidR="034519BE" w:rsidRPr="00E85801" w:rsidRDefault="034519BE" w:rsidP="00B86AD7">
            <w:pPr>
              <w:pStyle w:val="Inhalt"/>
              <w:jc w:val="left"/>
              <w:rPr>
                <w:rFonts w:eastAsia="Cairo"/>
                <w:sz w:val="16"/>
                <w:szCs w:val="16"/>
                <w:lang w:val="en-US"/>
              </w:rPr>
            </w:pPr>
            <w:r w:rsidRPr="00E85801">
              <w:rPr>
                <w:rFonts w:eastAsia="Cairo"/>
                <w:sz w:val="16"/>
                <w:szCs w:val="16"/>
                <w:lang w:val="en-US"/>
              </w:rPr>
              <w:t>(&amp;(objectCategory=person)(|(accountExpires&gt;=133994591223190681)(accountExpires=0)(accountExpires=9223372036854775807))(!(userAccountControl:1.2.840.113556.1.4.803:=2))(!(userAccountControl:1.2.840.113556.1.4.803:=16))((objectClass=person))(!extensionAttribute15=Funktionsaccount)(!flags=-1)(!cn=HealthMailbox*))</w:t>
            </w:r>
          </w:p>
        </w:tc>
      </w:tr>
      <w:tr w:rsidR="4EA94633" w:rsidRPr="00E9680B" w14:paraId="51C42DFE" w14:textId="77777777" w:rsidTr="5E08B516">
        <w:trPr>
          <w:trHeight w:val="1181"/>
        </w:trPr>
        <w:tc>
          <w:tcPr>
            <w:tcW w:w="1995" w:type="dxa"/>
          </w:tcPr>
          <w:p w14:paraId="0DE593DE" w14:textId="3E86E66C" w:rsidR="034519BE" w:rsidRPr="00B86AD7" w:rsidRDefault="034519BE" w:rsidP="00B86AD7">
            <w:pPr>
              <w:pStyle w:val="Inhalt"/>
              <w:jc w:val="left"/>
              <w:rPr>
                <w:rFonts w:eastAsia="Cairo"/>
                <w:sz w:val="20"/>
                <w:szCs w:val="20"/>
              </w:rPr>
            </w:pPr>
            <w:r w:rsidRPr="00B86AD7">
              <w:rPr>
                <w:rFonts w:eastAsia="Cairo"/>
                <w:sz w:val="20"/>
                <w:szCs w:val="20"/>
              </w:rPr>
              <w:t>Citrix Virtual Apps Services</w:t>
            </w:r>
          </w:p>
        </w:tc>
        <w:tc>
          <w:tcPr>
            <w:tcW w:w="7065" w:type="dxa"/>
          </w:tcPr>
          <w:p w14:paraId="7B3EC3BA" w14:textId="46FD22FF" w:rsidR="4EA94633" w:rsidRPr="00E85801" w:rsidRDefault="034519BE" w:rsidP="5E08B516">
            <w:pPr>
              <w:pStyle w:val="Inhalt"/>
              <w:jc w:val="left"/>
              <w:rPr>
                <w:rFonts w:eastAsia="Cairo"/>
                <w:sz w:val="16"/>
                <w:szCs w:val="16"/>
                <w:lang w:val="en-US"/>
              </w:rPr>
            </w:pPr>
            <w:r w:rsidRPr="5E08B516">
              <w:rPr>
                <w:rFonts w:eastAsia="Cairo"/>
                <w:sz w:val="16"/>
                <w:szCs w:val="16"/>
                <w:lang w:val="en-US"/>
              </w:rPr>
              <w:t>(&amp;(objectCategory=person)(|(accountExpires&gt;=133994592902663676)(accountExpires=0)(accountExpires=9223372036854775807))(!(userAccountControl:1.2.840.113556.1.4.803:=2))(!(userAccountControl:1.2.840.113556.1.4.803:=16))(memberOf:1.2.840.113556.1.4.1941:=CN=G_Citrix_Site_Global,OU=Groups,OU=EDV,OU=Dortmund,DC=big,DC=krankenkasse,DC=de)((objectClass=person))(!flags=-1)(!extensionAttribute15=Funktionsaccount))</w:t>
            </w:r>
          </w:p>
        </w:tc>
      </w:tr>
      <w:tr w:rsidR="4EA94633" w:rsidRPr="00E9680B" w14:paraId="10EC80A2" w14:textId="77777777" w:rsidTr="5E08B516">
        <w:trPr>
          <w:trHeight w:val="300"/>
        </w:trPr>
        <w:tc>
          <w:tcPr>
            <w:tcW w:w="1995" w:type="dxa"/>
          </w:tcPr>
          <w:p w14:paraId="6D0CF237" w14:textId="6D5F87CC" w:rsidR="034519BE" w:rsidRPr="00B86AD7" w:rsidRDefault="034519BE" w:rsidP="5E08B516">
            <w:pPr>
              <w:pStyle w:val="Inhalt"/>
              <w:jc w:val="left"/>
              <w:rPr>
                <w:sz w:val="20"/>
                <w:szCs w:val="20"/>
                <w:lang w:val="de-DE"/>
              </w:rPr>
            </w:pPr>
            <w:r w:rsidRPr="5E08B516">
              <w:rPr>
                <w:sz w:val="20"/>
                <w:szCs w:val="20"/>
                <w:lang w:val="de-DE"/>
              </w:rPr>
              <w:t>Cloud FortiClient VPN Service</w:t>
            </w:r>
          </w:p>
        </w:tc>
        <w:tc>
          <w:tcPr>
            <w:tcW w:w="7065" w:type="dxa"/>
          </w:tcPr>
          <w:p w14:paraId="2D052C77" w14:textId="0F36E621"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133994593347689070)(accountExpires=0)(accountExpires=9223372036854775807))(!(userAccountControl:1.2.840.113556.1.4.803:=2))(!(userAccountControl:1.2.840.113556.1.4.803:=16))(memberOf:1.2.840.113556.1.4.1941:=CN=RES-SSL-VPN,OU=Gruppen,OU=Frankfurt,DC=big,DC=krankenkasse,DC=de)((objectClass=person))(!flags=-1)(!extensionattribute15=Funktionsaccount))</w:t>
            </w:r>
          </w:p>
        </w:tc>
      </w:tr>
      <w:tr w:rsidR="4EA94633" w:rsidRPr="00E9680B" w14:paraId="711D8560" w14:textId="77777777" w:rsidTr="5E08B516">
        <w:trPr>
          <w:trHeight w:val="300"/>
        </w:trPr>
        <w:tc>
          <w:tcPr>
            <w:tcW w:w="1995" w:type="dxa"/>
          </w:tcPr>
          <w:p w14:paraId="7D668CBD" w14:textId="6C47EA6D" w:rsidR="034519BE" w:rsidRPr="00B86AD7" w:rsidRDefault="034519BE" w:rsidP="00B86AD7">
            <w:pPr>
              <w:pStyle w:val="Inhalt"/>
              <w:jc w:val="left"/>
              <w:rPr>
                <w:sz w:val="20"/>
                <w:szCs w:val="20"/>
                <w:lang w:val="en-US"/>
              </w:rPr>
            </w:pPr>
            <w:r w:rsidRPr="00B86AD7">
              <w:rPr>
                <w:sz w:val="20"/>
                <w:szCs w:val="20"/>
                <w:lang w:val="en-US"/>
              </w:rPr>
              <w:t>Cloud FortiClient VPN Service ADM</w:t>
            </w:r>
          </w:p>
        </w:tc>
        <w:tc>
          <w:tcPr>
            <w:tcW w:w="7065" w:type="dxa"/>
          </w:tcPr>
          <w:p w14:paraId="0885DBA1" w14:textId="4079D8F4"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133994593518007548)(accountExpires=0)(accountExpires=9223372036854775807))(!(userAccountControl:1.2.840.113556.1.4.803:=2))(!(userAccountControl:1.2.840.113556.1.4.803:=16))(memberOf:1.2.840.113556.1.4.1941:=CN=RES-SSL-VPN-ADM,OU=Gruppen,OU=Frankfurt,DC=big,DC=krankenkasse,DC=de)((objectClass=person))(!flags=-1)(!extensionattribute15=Funktionsaccount))</w:t>
            </w:r>
          </w:p>
        </w:tc>
      </w:tr>
      <w:tr w:rsidR="4EA94633" w:rsidRPr="00E9680B" w14:paraId="7C5F983B" w14:textId="77777777" w:rsidTr="5E08B516">
        <w:trPr>
          <w:trHeight w:val="300"/>
        </w:trPr>
        <w:tc>
          <w:tcPr>
            <w:tcW w:w="1995" w:type="dxa"/>
          </w:tcPr>
          <w:p w14:paraId="272161A6" w14:textId="0ECC79B7" w:rsidR="034519BE" w:rsidRPr="00B86AD7" w:rsidRDefault="034519BE" w:rsidP="00B86AD7">
            <w:pPr>
              <w:pStyle w:val="Inhalt"/>
              <w:jc w:val="left"/>
              <w:rPr>
                <w:sz w:val="20"/>
                <w:szCs w:val="20"/>
              </w:rPr>
            </w:pPr>
            <w:r w:rsidRPr="00B86AD7">
              <w:rPr>
                <w:sz w:val="20"/>
                <w:szCs w:val="20"/>
              </w:rPr>
              <w:t>Exchange Services</w:t>
            </w:r>
          </w:p>
        </w:tc>
        <w:tc>
          <w:tcPr>
            <w:tcW w:w="7065" w:type="dxa"/>
          </w:tcPr>
          <w:p w14:paraId="69C1A88C" w14:textId="63157C80" w:rsidR="4EA94633" w:rsidRPr="00E85801" w:rsidRDefault="034519BE" w:rsidP="00B86AD7">
            <w:pPr>
              <w:pStyle w:val="Inhalt"/>
              <w:jc w:val="left"/>
              <w:rPr>
                <w:sz w:val="16"/>
                <w:szCs w:val="16"/>
                <w:lang w:val="en-US"/>
              </w:rPr>
            </w:pPr>
            <w:r w:rsidRPr="00E85801">
              <w:rPr>
                <w:rFonts w:eastAsia="Cairo"/>
                <w:sz w:val="16"/>
                <w:szCs w:val="16"/>
                <w:lang w:val="en-US"/>
              </w:rPr>
              <w:t>(&amp;(objectCategory=person)(|(accountExpires&gt;=133994593694716538)(accountExpires=0)(accountExpires=9223372036854775807))(!(userAccountControl:1.2.840.113556.1.4.803:=2))(!(userAccountControl:1.2.840.113556.1.4.803:=16))((&amp;(objectClass=user)(homeMDB=</w:t>
            </w:r>
            <w:r w:rsidRPr="00E85801">
              <w:rPr>
                <w:rFonts w:eastAsia="Cairo"/>
                <w:i/>
                <w:iCs/>
                <w:sz w:val="16"/>
                <w:szCs w:val="16"/>
                <w:lang w:val="en-US"/>
              </w:rPr>
              <w:t>)))(!flags=-1)(!extensionattribute15=Funktionsaccount)(!cn=HealthMailbox</w:t>
            </w:r>
            <w:r w:rsidRPr="00E85801">
              <w:rPr>
                <w:rFonts w:eastAsia="Cairo"/>
                <w:sz w:val="16"/>
                <w:szCs w:val="16"/>
                <w:lang w:val="en-US"/>
              </w:rPr>
              <w:t>))</w:t>
            </w:r>
          </w:p>
        </w:tc>
      </w:tr>
      <w:tr w:rsidR="4EA94633" w:rsidRPr="00E9680B" w14:paraId="01067419" w14:textId="77777777" w:rsidTr="5E08B516">
        <w:trPr>
          <w:trHeight w:val="300"/>
        </w:trPr>
        <w:tc>
          <w:tcPr>
            <w:tcW w:w="1995" w:type="dxa"/>
          </w:tcPr>
          <w:p w14:paraId="0225E29A" w14:textId="042D0A34" w:rsidR="034519BE" w:rsidRPr="00B86AD7" w:rsidRDefault="034519BE" w:rsidP="00B86AD7">
            <w:pPr>
              <w:pStyle w:val="Inhalt"/>
              <w:jc w:val="left"/>
              <w:rPr>
                <w:sz w:val="20"/>
                <w:szCs w:val="20"/>
              </w:rPr>
            </w:pPr>
            <w:r w:rsidRPr="00B86AD7">
              <w:rPr>
                <w:sz w:val="20"/>
                <w:szCs w:val="20"/>
              </w:rPr>
              <w:t>Cloud Proxy Services</w:t>
            </w:r>
          </w:p>
        </w:tc>
        <w:tc>
          <w:tcPr>
            <w:tcW w:w="7065" w:type="dxa"/>
          </w:tcPr>
          <w:p w14:paraId="0B1333C2" w14:textId="75467FC6" w:rsidR="034519BE" w:rsidRPr="00E85801" w:rsidRDefault="034519BE" w:rsidP="00B86AD7">
            <w:pPr>
              <w:pStyle w:val="Inhalt"/>
              <w:jc w:val="left"/>
              <w:rPr>
                <w:sz w:val="16"/>
                <w:szCs w:val="16"/>
                <w:lang w:val="en-US"/>
              </w:rPr>
            </w:pPr>
            <w:r w:rsidRPr="00E85801">
              <w:rPr>
                <w:sz w:val="16"/>
                <w:szCs w:val="16"/>
                <w:lang w:val="en-US"/>
              </w:rPr>
              <w:t>(&amp;(objectCategory=person)(|(accountExpires&gt;=133994593889314770)(accountExpires=0)(accountExpires=9223372036854775807))(!(userAccountControl:1.2.840.113556.1.4.803:=2))(!(userAccountControl:1.2.840.113556.1.4.803:=16))((objectClass=person))(!flags=-1)(!extensionAttribute15=Funktionsaccount)(!cn=HealthMailbox*))</w:t>
            </w:r>
          </w:p>
        </w:tc>
      </w:tr>
    </w:tbl>
    <w:p w14:paraId="00CBFCDF" w14:textId="18AE7756" w:rsidR="4EA94633" w:rsidRPr="001F59EC" w:rsidRDefault="4EA94633" w:rsidP="4EA94633">
      <w:pPr>
        <w:rPr>
          <w:rFonts w:asciiTheme="majorHAnsi" w:hAnsiTheme="majorHAnsi" w:cstheme="majorHAnsi"/>
          <w:lang w:val="en-US"/>
        </w:rPr>
      </w:pPr>
    </w:p>
    <w:p w14:paraId="541560A9" w14:textId="0A8BF43A" w:rsidR="4EA94633" w:rsidRPr="001F59EC" w:rsidRDefault="4EA94633" w:rsidP="4EA94633">
      <w:pPr>
        <w:rPr>
          <w:rFonts w:asciiTheme="majorHAnsi" w:hAnsiTheme="majorHAnsi" w:cstheme="majorHAnsi"/>
          <w:lang w:val="en-US"/>
        </w:rPr>
      </w:pPr>
      <w:bookmarkStart w:id="13" w:name="_Toc62024125"/>
    </w:p>
    <w:p w14:paraId="157DE82B" w14:textId="77777777" w:rsidR="009D62BB" w:rsidRPr="001F59EC" w:rsidRDefault="009D62BB" w:rsidP="6D7C1C5F">
      <w:pPr>
        <w:rPr>
          <w:rFonts w:asciiTheme="majorHAnsi" w:hAnsiTheme="majorHAnsi" w:cstheme="majorHAnsi"/>
          <w:b/>
          <w:bCs/>
          <w:sz w:val="24"/>
          <w:szCs w:val="24"/>
          <w:lang w:val="en-US"/>
        </w:rPr>
      </w:pPr>
      <w:r w:rsidRPr="001F59EC">
        <w:rPr>
          <w:rFonts w:asciiTheme="majorHAnsi" w:hAnsiTheme="majorHAnsi" w:cstheme="majorHAnsi"/>
          <w:lang w:val="en-US"/>
        </w:rPr>
        <w:br w:type="page"/>
      </w:r>
    </w:p>
    <w:p w14:paraId="146F017C" w14:textId="1BAB4B8C" w:rsidR="00247FBD" w:rsidRPr="001F59EC" w:rsidRDefault="218DE66B" w:rsidP="6B06F679">
      <w:pPr>
        <w:pStyle w:val="berschrift2"/>
        <w:rPr>
          <w:rFonts w:asciiTheme="majorHAnsi" w:hAnsiTheme="majorHAnsi" w:cstheme="majorBidi"/>
        </w:rPr>
      </w:pPr>
      <w:bookmarkStart w:id="14" w:name="_Toc576850173"/>
      <w:r w:rsidRPr="6B06F679">
        <w:rPr>
          <w:rFonts w:asciiTheme="majorHAnsi" w:hAnsiTheme="majorHAnsi" w:cstheme="majorBidi"/>
        </w:rPr>
        <w:lastRenderedPageBreak/>
        <w:t>Dokumentation Windows CPU-Kerne</w:t>
      </w:r>
      <w:bookmarkEnd w:id="13"/>
      <w:bookmarkEnd w:id="14"/>
    </w:p>
    <w:tbl>
      <w:tblPr>
        <w:tblStyle w:val="ahdFormatvorlage1"/>
        <w:tblW w:w="9067" w:type="dxa"/>
        <w:tblLook w:val="04A0" w:firstRow="1" w:lastRow="0" w:firstColumn="1" w:lastColumn="0" w:noHBand="0" w:noVBand="1"/>
      </w:tblPr>
      <w:tblGrid>
        <w:gridCol w:w="1389"/>
        <w:gridCol w:w="2833"/>
        <w:gridCol w:w="906"/>
        <w:gridCol w:w="1753"/>
        <w:gridCol w:w="2186"/>
      </w:tblGrid>
      <w:tr w:rsidR="00893F73" w:rsidRPr="001F59EC" w14:paraId="29DAB86E" w14:textId="77777777" w:rsidTr="009B26F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B4EAA02" w14:textId="77777777" w:rsidR="007D3FED" w:rsidRPr="001F59EC" w:rsidRDefault="007D3FED">
            <w:pPr>
              <w:rPr>
                <w:rFonts w:asciiTheme="majorHAnsi" w:hAnsiTheme="majorHAnsi" w:cstheme="majorHAnsi"/>
              </w:rPr>
            </w:pPr>
            <w:r w:rsidRPr="001F59EC">
              <w:rPr>
                <w:rFonts w:asciiTheme="majorHAnsi" w:hAnsiTheme="majorHAnsi" w:cstheme="majorHAnsi"/>
              </w:rPr>
              <w:t>Hostname</w:t>
            </w:r>
          </w:p>
        </w:tc>
        <w:tc>
          <w:tcPr>
            <w:tcW w:w="2833" w:type="dxa"/>
            <w:vAlign w:val="center"/>
          </w:tcPr>
          <w:p w14:paraId="33DCDF80"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CPU-Typ</w:t>
            </w:r>
          </w:p>
        </w:tc>
        <w:tc>
          <w:tcPr>
            <w:tcW w:w="906" w:type="dxa"/>
            <w:vAlign w:val="center"/>
          </w:tcPr>
          <w:p w14:paraId="3B7703FF"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Anzahl Kerne</w:t>
            </w:r>
          </w:p>
        </w:tc>
        <w:tc>
          <w:tcPr>
            <w:tcW w:w="1753" w:type="dxa"/>
            <w:vAlign w:val="center"/>
          </w:tcPr>
          <w:p w14:paraId="5FE126F3"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Nutzungsdatum</w:t>
            </w:r>
          </w:p>
        </w:tc>
        <w:tc>
          <w:tcPr>
            <w:tcW w:w="2186" w:type="dxa"/>
            <w:vAlign w:val="center"/>
          </w:tcPr>
          <w:p w14:paraId="5BA025E5" w14:textId="77777777" w:rsidR="007D3FED" w:rsidRPr="001F59EC" w:rsidRDefault="007D3FED" w:rsidP="009B26F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 Lizenz</w:t>
            </w:r>
          </w:p>
        </w:tc>
      </w:tr>
      <w:tr w:rsidR="007D3FED" w:rsidRPr="001F59EC" w14:paraId="2E86C433"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6E21F90" w14:textId="77777777" w:rsidR="007D3FED" w:rsidRPr="001F59EC" w:rsidRDefault="007D3FED">
            <w:pPr>
              <w:rPr>
                <w:rFonts w:asciiTheme="majorHAnsi" w:hAnsiTheme="majorHAnsi" w:cstheme="majorHAnsi"/>
              </w:rPr>
            </w:pPr>
            <w:r w:rsidRPr="001F59EC">
              <w:rPr>
                <w:rFonts w:asciiTheme="majorHAnsi" w:hAnsiTheme="majorHAnsi" w:cstheme="majorHAnsi"/>
              </w:rPr>
              <w:t>svc-fra2-hyp002</w:t>
            </w:r>
          </w:p>
        </w:tc>
        <w:tc>
          <w:tcPr>
            <w:tcW w:w="2833" w:type="dxa"/>
            <w:vAlign w:val="center"/>
          </w:tcPr>
          <w:p w14:paraId="6BE1BBB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E5-2680 v3</w:t>
            </w:r>
          </w:p>
        </w:tc>
        <w:tc>
          <w:tcPr>
            <w:tcW w:w="906" w:type="dxa"/>
            <w:vAlign w:val="center"/>
          </w:tcPr>
          <w:p w14:paraId="4DEB449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5B3C22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C2C35D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p w14:paraId="7719A97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93F73" w:rsidRPr="001F59EC" w14:paraId="3F1BB8B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3219227" w14:textId="77777777" w:rsidR="007D3FED" w:rsidRPr="001F59EC" w:rsidRDefault="007D3FED">
            <w:pPr>
              <w:rPr>
                <w:rFonts w:asciiTheme="majorHAnsi" w:hAnsiTheme="majorHAnsi" w:cstheme="majorHAnsi"/>
              </w:rPr>
            </w:pPr>
            <w:r w:rsidRPr="001F59EC">
              <w:rPr>
                <w:rFonts w:asciiTheme="majorHAnsi" w:hAnsiTheme="majorHAnsi" w:cstheme="majorHAnsi"/>
              </w:rPr>
              <w:t>svc-fra2-hyp006</w:t>
            </w:r>
          </w:p>
        </w:tc>
        <w:tc>
          <w:tcPr>
            <w:tcW w:w="2833" w:type="dxa"/>
            <w:vAlign w:val="center"/>
          </w:tcPr>
          <w:p w14:paraId="39F0896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BD521B2"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A7A874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9A3771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D0A3299"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25893F43" w14:textId="77777777" w:rsidR="007D3FED" w:rsidRPr="001F59EC" w:rsidRDefault="007D3FED">
            <w:pPr>
              <w:rPr>
                <w:rFonts w:asciiTheme="majorHAnsi" w:hAnsiTheme="majorHAnsi" w:cstheme="majorHAnsi"/>
              </w:rPr>
            </w:pPr>
            <w:r w:rsidRPr="001F59EC">
              <w:rPr>
                <w:rFonts w:asciiTheme="majorHAnsi" w:hAnsiTheme="majorHAnsi" w:cstheme="majorHAnsi"/>
              </w:rPr>
              <w:t>svc-fra2-hyp011</w:t>
            </w:r>
          </w:p>
        </w:tc>
        <w:tc>
          <w:tcPr>
            <w:tcW w:w="2833" w:type="dxa"/>
            <w:vAlign w:val="center"/>
          </w:tcPr>
          <w:p w14:paraId="1D4CA27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00180C1"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4B5379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7218C2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5562CA0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B43D22D" w14:textId="77777777" w:rsidR="007D3FED" w:rsidRPr="001F59EC" w:rsidRDefault="007D3FED">
            <w:pPr>
              <w:rPr>
                <w:rFonts w:asciiTheme="majorHAnsi" w:hAnsiTheme="majorHAnsi" w:cstheme="majorHAnsi"/>
              </w:rPr>
            </w:pPr>
            <w:r w:rsidRPr="001F59EC">
              <w:rPr>
                <w:rFonts w:asciiTheme="majorHAnsi" w:hAnsiTheme="majorHAnsi" w:cstheme="majorHAnsi"/>
              </w:rPr>
              <w:t>svc-fra2-hyp012</w:t>
            </w:r>
          </w:p>
        </w:tc>
        <w:tc>
          <w:tcPr>
            <w:tcW w:w="2833" w:type="dxa"/>
            <w:vAlign w:val="center"/>
          </w:tcPr>
          <w:p w14:paraId="53E2E3D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424B5A4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FD2AE2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30700B0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1C522688"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9EC5B62" w14:textId="77777777" w:rsidR="007D3FED" w:rsidRPr="001F59EC" w:rsidRDefault="007D3FED">
            <w:pPr>
              <w:rPr>
                <w:rFonts w:asciiTheme="majorHAnsi" w:hAnsiTheme="majorHAnsi" w:cstheme="majorHAnsi"/>
              </w:rPr>
            </w:pPr>
            <w:r w:rsidRPr="001F59EC">
              <w:rPr>
                <w:rFonts w:asciiTheme="majorHAnsi" w:hAnsiTheme="majorHAnsi" w:cstheme="majorHAnsi"/>
              </w:rPr>
              <w:t>svc-fra2-hyp020</w:t>
            </w:r>
          </w:p>
        </w:tc>
        <w:tc>
          <w:tcPr>
            <w:tcW w:w="2833" w:type="dxa"/>
            <w:vAlign w:val="center"/>
          </w:tcPr>
          <w:p w14:paraId="0B7AA25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AB267A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293F442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B26D8A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C40A5E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69CFB29" w14:textId="77777777" w:rsidR="007D3FED" w:rsidRPr="001F59EC" w:rsidRDefault="007D3FED">
            <w:pPr>
              <w:rPr>
                <w:rFonts w:asciiTheme="majorHAnsi" w:hAnsiTheme="majorHAnsi" w:cstheme="majorHAnsi"/>
              </w:rPr>
            </w:pPr>
            <w:r w:rsidRPr="001F59EC">
              <w:rPr>
                <w:rFonts w:asciiTheme="majorHAnsi" w:hAnsiTheme="majorHAnsi" w:cstheme="majorHAnsi"/>
              </w:rPr>
              <w:t>svc-fra2-hyp039</w:t>
            </w:r>
          </w:p>
        </w:tc>
        <w:tc>
          <w:tcPr>
            <w:tcW w:w="2833" w:type="dxa"/>
            <w:vAlign w:val="center"/>
          </w:tcPr>
          <w:p w14:paraId="1F5C1FE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C3F8EE5"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D59BBB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16830A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0602EE2"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172A025D" w14:textId="77777777" w:rsidR="007D3FED" w:rsidRPr="001F59EC" w:rsidRDefault="007D3FED">
            <w:pPr>
              <w:rPr>
                <w:rFonts w:asciiTheme="majorHAnsi" w:hAnsiTheme="majorHAnsi" w:cstheme="majorHAnsi"/>
              </w:rPr>
            </w:pPr>
            <w:r w:rsidRPr="001F59EC">
              <w:rPr>
                <w:rFonts w:asciiTheme="majorHAnsi" w:hAnsiTheme="majorHAnsi" w:cstheme="majorHAnsi"/>
              </w:rPr>
              <w:t>svc-fra2-hyp040</w:t>
            </w:r>
          </w:p>
        </w:tc>
        <w:tc>
          <w:tcPr>
            <w:tcW w:w="2833" w:type="dxa"/>
            <w:vAlign w:val="center"/>
          </w:tcPr>
          <w:p w14:paraId="41A9630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1A48FB0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CD4170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F85858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67F6C45E"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4F37FC6" w14:textId="77777777" w:rsidR="007D3FED" w:rsidRPr="001F59EC" w:rsidRDefault="007D3FED">
            <w:pPr>
              <w:rPr>
                <w:rFonts w:asciiTheme="majorHAnsi" w:hAnsiTheme="majorHAnsi" w:cstheme="majorHAnsi"/>
              </w:rPr>
            </w:pPr>
            <w:r w:rsidRPr="001F59EC">
              <w:rPr>
                <w:rFonts w:asciiTheme="majorHAnsi" w:hAnsiTheme="majorHAnsi" w:cstheme="majorHAnsi"/>
              </w:rPr>
              <w:t>svc-fra2-hyp041</w:t>
            </w:r>
          </w:p>
        </w:tc>
        <w:tc>
          <w:tcPr>
            <w:tcW w:w="2833" w:type="dxa"/>
            <w:vAlign w:val="center"/>
          </w:tcPr>
          <w:p w14:paraId="7C79A98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2691D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5AEA37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47C1917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7A6F2DE"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00D83C32" w14:textId="77777777" w:rsidR="007D3FED" w:rsidRPr="001F59EC" w:rsidRDefault="007D3FED">
            <w:pPr>
              <w:rPr>
                <w:rFonts w:asciiTheme="majorHAnsi" w:hAnsiTheme="majorHAnsi" w:cstheme="majorHAnsi"/>
              </w:rPr>
            </w:pPr>
            <w:r w:rsidRPr="001F59EC">
              <w:rPr>
                <w:rFonts w:asciiTheme="majorHAnsi" w:hAnsiTheme="majorHAnsi" w:cstheme="majorHAnsi"/>
              </w:rPr>
              <w:t>svc-fra2-hyp042</w:t>
            </w:r>
          </w:p>
        </w:tc>
        <w:tc>
          <w:tcPr>
            <w:tcW w:w="2833" w:type="dxa"/>
            <w:vAlign w:val="center"/>
          </w:tcPr>
          <w:p w14:paraId="0289E8D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FB5323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6553D48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5C0D5C9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40B986F"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ABFDD7B" w14:textId="77777777" w:rsidR="007D3FED" w:rsidRPr="001F59EC" w:rsidRDefault="007D3FED">
            <w:pPr>
              <w:rPr>
                <w:rFonts w:asciiTheme="majorHAnsi" w:hAnsiTheme="majorHAnsi" w:cstheme="majorHAnsi"/>
              </w:rPr>
            </w:pPr>
            <w:r w:rsidRPr="001F59EC">
              <w:rPr>
                <w:rFonts w:asciiTheme="majorHAnsi" w:hAnsiTheme="majorHAnsi" w:cstheme="majorHAnsi"/>
              </w:rPr>
              <w:t>svc-fra2-hyp045</w:t>
            </w:r>
          </w:p>
        </w:tc>
        <w:tc>
          <w:tcPr>
            <w:tcW w:w="2833" w:type="dxa"/>
            <w:vAlign w:val="center"/>
          </w:tcPr>
          <w:p w14:paraId="1DA07F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314112C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287A39A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402A1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00C50B5"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BE393CB" w14:textId="77777777" w:rsidR="007D3FED" w:rsidRPr="001F59EC" w:rsidRDefault="007D3FED">
            <w:pPr>
              <w:rPr>
                <w:rFonts w:asciiTheme="majorHAnsi" w:hAnsiTheme="majorHAnsi" w:cstheme="majorHAnsi"/>
              </w:rPr>
            </w:pPr>
            <w:r w:rsidRPr="001F59EC">
              <w:rPr>
                <w:rFonts w:asciiTheme="majorHAnsi" w:hAnsiTheme="majorHAnsi" w:cstheme="majorHAnsi"/>
              </w:rPr>
              <w:t>svc-fra7-hyp002</w:t>
            </w:r>
          </w:p>
        </w:tc>
        <w:tc>
          <w:tcPr>
            <w:tcW w:w="2833" w:type="dxa"/>
            <w:vAlign w:val="center"/>
          </w:tcPr>
          <w:p w14:paraId="14A9B8C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4E23533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3C3CF891"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0A18AF5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5C2A728D"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23812C5D" w14:textId="77777777" w:rsidR="007D3FED" w:rsidRPr="001F59EC" w:rsidRDefault="007D3FED">
            <w:pPr>
              <w:rPr>
                <w:rFonts w:asciiTheme="majorHAnsi" w:hAnsiTheme="majorHAnsi" w:cstheme="majorHAnsi"/>
              </w:rPr>
            </w:pPr>
            <w:r w:rsidRPr="001F59EC">
              <w:rPr>
                <w:rFonts w:asciiTheme="majorHAnsi" w:hAnsiTheme="majorHAnsi" w:cstheme="majorHAnsi"/>
              </w:rPr>
              <w:t>svc-fra7-hyp006</w:t>
            </w:r>
          </w:p>
        </w:tc>
        <w:tc>
          <w:tcPr>
            <w:tcW w:w="2833" w:type="dxa"/>
            <w:vAlign w:val="center"/>
          </w:tcPr>
          <w:p w14:paraId="2D8FA1F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A451A5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4810F38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4D5BF74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3C8678A"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3796C8D" w14:textId="77777777" w:rsidR="007D3FED" w:rsidRPr="001F59EC" w:rsidRDefault="007D3FED">
            <w:pPr>
              <w:rPr>
                <w:rFonts w:asciiTheme="majorHAnsi" w:hAnsiTheme="majorHAnsi" w:cstheme="majorHAnsi"/>
              </w:rPr>
            </w:pPr>
            <w:r w:rsidRPr="001F59EC">
              <w:rPr>
                <w:rFonts w:asciiTheme="majorHAnsi" w:hAnsiTheme="majorHAnsi" w:cstheme="majorHAnsi"/>
              </w:rPr>
              <w:t>svc-fra7-hyp011</w:t>
            </w:r>
          </w:p>
        </w:tc>
        <w:tc>
          <w:tcPr>
            <w:tcW w:w="2833" w:type="dxa"/>
            <w:vAlign w:val="center"/>
          </w:tcPr>
          <w:p w14:paraId="44465B8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A33138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480093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6EED61A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7B5D6573"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A38D633" w14:textId="77777777" w:rsidR="007D3FED" w:rsidRPr="001F59EC" w:rsidRDefault="007D3FED">
            <w:pPr>
              <w:rPr>
                <w:rFonts w:asciiTheme="majorHAnsi" w:hAnsiTheme="majorHAnsi" w:cstheme="majorHAnsi"/>
              </w:rPr>
            </w:pPr>
            <w:r w:rsidRPr="001F59EC">
              <w:rPr>
                <w:rFonts w:asciiTheme="majorHAnsi" w:hAnsiTheme="majorHAnsi" w:cstheme="majorHAnsi"/>
              </w:rPr>
              <w:t>svc-fra7-hyp012</w:t>
            </w:r>
          </w:p>
        </w:tc>
        <w:tc>
          <w:tcPr>
            <w:tcW w:w="2833" w:type="dxa"/>
            <w:vAlign w:val="center"/>
          </w:tcPr>
          <w:p w14:paraId="517E3DC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7315515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3DF349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4F1CD4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6C43FB1"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909D766" w14:textId="77777777" w:rsidR="007D3FED" w:rsidRPr="001F59EC" w:rsidRDefault="007D3FED">
            <w:pPr>
              <w:rPr>
                <w:rFonts w:asciiTheme="majorHAnsi" w:hAnsiTheme="majorHAnsi" w:cstheme="majorHAnsi"/>
              </w:rPr>
            </w:pPr>
            <w:r w:rsidRPr="001F59EC">
              <w:rPr>
                <w:rFonts w:asciiTheme="majorHAnsi" w:hAnsiTheme="majorHAnsi" w:cstheme="majorHAnsi"/>
              </w:rPr>
              <w:t>svc-fra7-hyp020</w:t>
            </w:r>
          </w:p>
        </w:tc>
        <w:tc>
          <w:tcPr>
            <w:tcW w:w="2833" w:type="dxa"/>
            <w:vAlign w:val="center"/>
          </w:tcPr>
          <w:p w14:paraId="1999502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29A5AC4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53D023F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301CA8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6A8D252A"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51CC3341" w14:textId="77777777" w:rsidR="007D3FED" w:rsidRPr="001F59EC" w:rsidRDefault="007D3FED">
            <w:pPr>
              <w:rPr>
                <w:rFonts w:asciiTheme="majorHAnsi" w:hAnsiTheme="majorHAnsi" w:cstheme="majorHAnsi"/>
              </w:rPr>
            </w:pPr>
            <w:r w:rsidRPr="001F59EC">
              <w:rPr>
                <w:rFonts w:asciiTheme="majorHAnsi" w:hAnsiTheme="majorHAnsi" w:cstheme="majorHAnsi"/>
              </w:rPr>
              <w:t>svc-fra7-hyp039</w:t>
            </w:r>
          </w:p>
        </w:tc>
        <w:tc>
          <w:tcPr>
            <w:tcW w:w="2833" w:type="dxa"/>
            <w:vAlign w:val="center"/>
          </w:tcPr>
          <w:p w14:paraId="21D7292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565327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4F18405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06840D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6722222E"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43D7B62B" w14:textId="77777777" w:rsidR="007D3FED" w:rsidRPr="001F59EC" w:rsidRDefault="007D3FED">
            <w:pPr>
              <w:rPr>
                <w:rFonts w:asciiTheme="majorHAnsi" w:hAnsiTheme="majorHAnsi" w:cstheme="majorHAnsi"/>
              </w:rPr>
            </w:pPr>
            <w:r w:rsidRPr="001F59EC">
              <w:rPr>
                <w:rFonts w:asciiTheme="majorHAnsi" w:hAnsiTheme="majorHAnsi" w:cstheme="majorHAnsi"/>
              </w:rPr>
              <w:t>svc-fra7-hyp040</w:t>
            </w:r>
          </w:p>
        </w:tc>
        <w:tc>
          <w:tcPr>
            <w:tcW w:w="2833" w:type="dxa"/>
            <w:vAlign w:val="center"/>
          </w:tcPr>
          <w:p w14:paraId="4574576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1B49E4B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7CD7C8D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7D41FA0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BF830B5" w14:textId="77777777" w:rsidTr="009B26F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Pr>
          <w:p w14:paraId="238622BE" w14:textId="77777777" w:rsidR="007D3FED" w:rsidRPr="001F59EC" w:rsidRDefault="007D3FED">
            <w:pPr>
              <w:rPr>
                <w:rFonts w:asciiTheme="majorHAnsi" w:hAnsiTheme="majorHAnsi" w:cstheme="majorHAnsi"/>
              </w:rPr>
            </w:pPr>
            <w:r w:rsidRPr="001F59EC">
              <w:rPr>
                <w:rFonts w:asciiTheme="majorHAnsi" w:hAnsiTheme="majorHAnsi" w:cstheme="majorHAnsi"/>
              </w:rPr>
              <w:t>svc-fra7-hyp041</w:t>
            </w:r>
          </w:p>
        </w:tc>
        <w:tc>
          <w:tcPr>
            <w:tcW w:w="2833" w:type="dxa"/>
            <w:vAlign w:val="center"/>
          </w:tcPr>
          <w:p w14:paraId="6BEF994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1D92DB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63BB7A0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2A445ED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62421FAD"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1B71633A" w14:textId="77777777" w:rsidR="007D3FED" w:rsidRPr="001F59EC" w:rsidRDefault="007D3FED">
            <w:pPr>
              <w:rPr>
                <w:rFonts w:asciiTheme="majorHAnsi" w:hAnsiTheme="majorHAnsi" w:cstheme="majorHAnsi"/>
              </w:rPr>
            </w:pPr>
            <w:r w:rsidRPr="001F59EC">
              <w:rPr>
                <w:rFonts w:asciiTheme="majorHAnsi" w:hAnsiTheme="majorHAnsi" w:cstheme="majorHAnsi"/>
              </w:rPr>
              <w:t>svc-fra7-hyp042</w:t>
            </w:r>
          </w:p>
        </w:tc>
        <w:tc>
          <w:tcPr>
            <w:tcW w:w="2833" w:type="dxa"/>
            <w:vAlign w:val="center"/>
          </w:tcPr>
          <w:p w14:paraId="67F868E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3FDC848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09D46A5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3500296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713A9E59" w14:textId="77777777" w:rsidTr="009B26F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389" w:type="dxa"/>
          </w:tcPr>
          <w:p w14:paraId="1DC60AF6" w14:textId="77777777" w:rsidR="007D3FED" w:rsidRPr="001F59EC" w:rsidRDefault="007D3FED">
            <w:pPr>
              <w:rPr>
                <w:rFonts w:asciiTheme="majorHAnsi" w:hAnsiTheme="majorHAnsi" w:cstheme="majorHAnsi"/>
              </w:rPr>
            </w:pPr>
            <w:r w:rsidRPr="001F59EC">
              <w:rPr>
                <w:rFonts w:asciiTheme="majorHAnsi" w:hAnsiTheme="majorHAnsi" w:cstheme="majorHAnsi"/>
              </w:rPr>
              <w:t>svc-fra7-hyp045</w:t>
            </w:r>
          </w:p>
        </w:tc>
        <w:tc>
          <w:tcPr>
            <w:tcW w:w="2833" w:type="dxa"/>
            <w:vAlign w:val="center"/>
          </w:tcPr>
          <w:p w14:paraId="519F546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E5-2690 v4</w:t>
            </w:r>
          </w:p>
        </w:tc>
        <w:tc>
          <w:tcPr>
            <w:tcW w:w="906" w:type="dxa"/>
            <w:vAlign w:val="center"/>
          </w:tcPr>
          <w:p w14:paraId="6876203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28</w:t>
            </w:r>
          </w:p>
        </w:tc>
        <w:tc>
          <w:tcPr>
            <w:tcW w:w="1753" w:type="dxa"/>
            <w:vAlign w:val="center"/>
          </w:tcPr>
          <w:p w14:paraId="16BE3F7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01.03.2025</w:t>
            </w:r>
          </w:p>
        </w:tc>
        <w:tc>
          <w:tcPr>
            <w:tcW w:w="2186" w:type="dxa"/>
            <w:vAlign w:val="center"/>
          </w:tcPr>
          <w:p w14:paraId="1B9654A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25225904" w14:textId="77777777" w:rsidTr="009B26FB">
        <w:trPr>
          <w:trHeight w:val="300"/>
        </w:trPr>
        <w:tc>
          <w:tcPr>
            <w:cnfStyle w:val="001000000000" w:firstRow="0" w:lastRow="0" w:firstColumn="1" w:lastColumn="0" w:oddVBand="0" w:evenVBand="0" w:oddHBand="0" w:evenHBand="0" w:firstRowFirstColumn="0" w:firstRowLastColumn="0" w:lastRowFirstColumn="0" w:lastRowLastColumn="0"/>
            <w:tcW w:w="1389" w:type="dxa"/>
          </w:tcPr>
          <w:p w14:paraId="70D9BD0E" w14:textId="77777777" w:rsidR="007D3FED" w:rsidRPr="001F59EC" w:rsidRDefault="007D3FED">
            <w:pPr>
              <w:rPr>
                <w:rFonts w:asciiTheme="majorHAnsi" w:hAnsiTheme="majorHAnsi" w:cstheme="majorHAnsi"/>
              </w:rPr>
            </w:pPr>
            <w:r w:rsidRPr="001F59EC">
              <w:rPr>
                <w:rFonts w:asciiTheme="majorHAnsi" w:hAnsiTheme="majorHAnsi" w:cstheme="majorHAnsi"/>
              </w:rPr>
              <w:t>svc-fra2-hyp219</w:t>
            </w:r>
          </w:p>
        </w:tc>
        <w:tc>
          <w:tcPr>
            <w:tcW w:w="2833" w:type="dxa"/>
            <w:vAlign w:val="center"/>
          </w:tcPr>
          <w:p w14:paraId="6C36C4A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0C245E7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96</w:t>
            </w:r>
          </w:p>
        </w:tc>
        <w:tc>
          <w:tcPr>
            <w:tcW w:w="1753" w:type="dxa"/>
            <w:vAlign w:val="center"/>
          </w:tcPr>
          <w:p w14:paraId="6A49D76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tc>
        <w:tc>
          <w:tcPr>
            <w:tcW w:w="2186" w:type="dxa"/>
            <w:vAlign w:val="center"/>
          </w:tcPr>
          <w:p w14:paraId="2DDA274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41E115C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1BDB017" w14:textId="77777777" w:rsidR="007D3FED" w:rsidRPr="001F59EC" w:rsidRDefault="007D3FED">
            <w:pPr>
              <w:rPr>
                <w:rFonts w:asciiTheme="majorHAnsi" w:hAnsiTheme="majorHAnsi" w:cstheme="majorHAnsi"/>
              </w:rPr>
            </w:pPr>
            <w:r w:rsidRPr="001F59EC">
              <w:rPr>
                <w:rFonts w:asciiTheme="majorHAnsi" w:hAnsiTheme="majorHAnsi" w:cstheme="majorHAnsi"/>
              </w:rPr>
              <w:t>svc-fra2-hyp220</w:t>
            </w:r>
          </w:p>
        </w:tc>
        <w:tc>
          <w:tcPr>
            <w:tcW w:w="2833" w:type="dxa"/>
            <w:vAlign w:val="center"/>
          </w:tcPr>
          <w:p w14:paraId="551940B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E7-8880 v4</w:t>
            </w:r>
          </w:p>
        </w:tc>
        <w:tc>
          <w:tcPr>
            <w:tcW w:w="906" w:type="dxa"/>
            <w:vAlign w:val="center"/>
          </w:tcPr>
          <w:p w14:paraId="44D39414"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88</w:t>
            </w:r>
          </w:p>
        </w:tc>
        <w:tc>
          <w:tcPr>
            <w:tcW w:w="1753" w:type="dxa"/>
            <w:vAlign w:val="center"/>
          </w:tcPr>
          <w:p w14:paraId="03E48B9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71CB44B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186" w:type="dxa"/>
            <w:vAlign w:val="center"/>
          </w:tcPr>
          <w:p w14:paraId="1E190BA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8519BC6"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730C7244" w14:textId="77777777" w:rsidR="007D3FED" w:rsidRPr="001F59EC" w:rsidRDefault="007D3FED">
            <w:pPr>
              <w:rPr>
                <w:rFonts w:asciiTheme="majorHAnsi" w:hAnsiTheme="majorHAnsi" w:cstheme="majorHAnsi"/>
              </w:rPr>
            </w:pPr>
            <w:r w:rsidRPr="001F59EC">
              <w:rPr>
                <w:rFonts w:asciiTheme="majorHAnsi" w:hAnsiTheme="majorHAnsi" w:cstheme="majorHAnsi"/>
              </w:rPr>
              <w:t>svc-fra7-hyp219</w:t>
            </w:r>
          </w:p>
        </w:tc>
        <w:tc>
          <w:tcPr>
            <w:tcW w:w="2833" w:type="dxa"/>
            <w:vAlign w:val="center"/>
          </w:tcPr>
          <w:p w14:paraId="3F887CC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7227FC0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96</w:t>
            </w:r>
          </w:p>
        </w:tc>
        <w:tc>
          <w:tcPr>
            <w:tcW w:w="1753" w:type="dxa"/>
            <w:vAlign w:val="center"/>
          </w:tcPr>
          <w:p w14:paraId="02FC0CDC"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1A85FA8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186" w:type="dxa"/>
            <w:vAlign w:val="center"/>
          </w:tcPr>
          <w:p w14:paraId="20E83BF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5F57F1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3DD1A604" w14:textId="77777777" w:rsidR="007D3FED" w:rsidRPr="001F59EC" w:rsidRDefault="007D3FED">
            <w:pPr>
              <w:rPr>
                <w:rFonts w:asciiTheme="majorHAnsi" w:hAnsiTheme="majorHAnsi" w:cstheme="majorHAnsi"/>
              </w:rPr>
            </w:pPr>
            <w:r w:rsidRPr="001F59EC">
              <w:rPr>
                <w:rFonts w:asciiTheme="majorHAnsi" w:hAnsiTheme="majorHAnsi" w:cstheme="majorHAnsi"/>
              </w:rPr>
              <w:t>svc-fra7-hyp220</w:t>
            </w:r>
          </w:p>
        </w:tc>
        <w:tc>
          <w:tcPr>
            <w:tcW w:w="2833" w:type="dxa"/>
            <w:vAlign w:val="center"/>
          </w:tcPr>
          <w:p w14:paraId="2EDAABF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CPU E7-8890 v4</w:t>
            </w:r>
          </w:p>
        </w:tc>
        <w:tc>
          <w:tcPr>
            <w:tcW w:w="906" w:type="dxa"/>
            <w:vAlign w:val="center"/>
          </w:tcPr>
          <w:p w14:paraId="1602F0C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48</w:t>
            </w:r>
          </w:p>
        </w:tc>
        <w:tc>
          <w:tcPr>
            <w:tcW w:w="1753" w:type="dxa"/>
            <w:vAlign w:val="center"/>
          </w:tcPr>
          <w:p w14:paraId="09DBCCE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01.12.2023</w:t>
            </w:r>
          </w:p>
          <w:p w14:paraId="5051504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186" w:type="dxa"/>
            <w:vAlign w:val="center"/>
          </w:tcPr>
          <w:p w14:paraId="5A8185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3AD7DCC5"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2619EC8D" w14:textId="77777777" w:rsidR="007D3FED" w:rsidRPr="001F59EC" w:rsidRDefault="007D3FED">
            <w:pPr>
              <w:rPr>
                <w:rFonts w:asciiTheme="majorHAnsi" w:hAnsiTheme="majorHAnsi" w:cstheme="majorHAnsi"/>
              </w:rPr>
            </w:pPr>
            <w:r w:rsidRPr="001F59EC">
              <w:rPr>
                <w:rFonts w:asciiTheme="majorHAnsi" w:hAnsiTheme="majorHAnsi" w:cstheme="majorHAnsi"/>
              </w:rPr>
              <w:t>svc-fra2-hyp098</w:t>
            </w:r>
          </w:p>
        </w:tc>
        <w:tc>
          <w:tcPr>
            <w:tcW w:w="2833" w:type="dxa"/>
            <w:vAlign w:val="center"/>
          </w:tcPr>
          <w:p w14:paraId="4B94AA7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215CC837"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7F799AC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7734ACD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4E0D42B"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063D469D" w14:textId="77777777" w:rsidR="007D3FED" w:rsidRPr="001F59EC" w:rsidRDefault="007D3FED">
            <w:pPr>
              <w:rPr>
                <w:rFonts w:asciiTheme="majorHAnsi" w:hAnsiTheme="majorHAnsi" w:cstheme="majorHAnsi"/>
              </w:rPr>
            </w:pPr>
            <w:r w:rsidRPr="001F59EC">
              <w:rPr>
                <w:rFonts w:asciiTheme="majorHAnsi" w:hAnsiTheme="majorHAnsi" w:cstheme="majorHAnsi"/>
              </w:rPr>
              <w:lastRenderedPageBreak/>
              <w:t>svc-fra2-hyp099</w:t>
            </w:r>
          </w:p>
        </w:tc>
        <w:tc>
          <w:tcPr>
            <w:tcW w:w="2833" w:type="dxa"/>
            <w:vAlign w:val="center"/>
          </w:tcPr>
          <w:p w14:paraId="77CAAEB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359E108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BECE7BC"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1A82BED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5D8182E0"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60382BB8" w14:textId="77777777" w:rsidR="007D3FED" w:rsidRPr="001F59EC" w:rsidRDefault="007D3FED">
            <w:pPr>
              <w:rPr>
                <w:rFonts w:asciiTheme="majorHAnsi" w:hAnsiTheme="majorHAnsi" w:cstheme="majorHAnsi"/>
              </w:rPr>
            </w:pPr>
            <w:r w:rsidRPr="001F59EC">
              <w:rPr>
                <w:rFonts w:asciiTheme="majorHAnsi" w:hAnsiTheme="majorHAnsi" w:cstheme="majorHAnsi"/>
              </w:rPr>
              <w:t>svc-fra7-hyp100</w:t>
            </w:r>
          </w:p>
        </w:tc>
        <w:tc>
          <w:tcPr>
            <w:tcW w:w="2833" w:type="dxa"/>
            <w:vAlign w:val="center"/>
          </w:tcPr>
          <w:p w14:paraId="65F2113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128BC0A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166B8830"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36545D0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4BC3CCF0"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4C86A118" w14:textId="77777777" w:rsidR="007D3FED" w:rsidRPr="001F59EC" w:rsidRDefault="007D3FED">
            <w:pPr>
              <w:rPr>
                <w:rFonts w:asciiTheme="majorHAnsi" w:hAnsiTheme="majorHAnsi" w:cstheme="majorHAnsi"/>
              </w:rPr>
            </w:pPr>
            <w:r w:rsidRPr="001F59EC">
              <w:rPr>
                <w:rFonts w:asciiTheme="majorHAnsi" w:hAnsiTheme="majorHAnsi" w:cstheme="majorHAnsi"/>
              </w:rPr>
              <w:t>svc-fra7-hyp102</w:t>
            </w:r>
          </w:p>
        </w:tc>
        <w:tc>
          <w:tcPr>
            <w:tcW w:w="2833" w:type="dxa"/>
            <w:vAlign w:val="center"/>
          </w:tcPr>
          <w:p w14:paraId="63DEE7C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796E201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10D13287"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448C0C6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32DA37AA"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3199FC03" w14:textId="77777777" w:rsidR="007D3FED" w:rsidRPr="001F59EC" w:rsidRDefault="007D3FED">
            <w:pPr>
              <w:rPr>
                <w:rFonts w:asciiTheme="majorHAnsi" w:hAnsiTheme="majorHAnsi" w:cstheme="majorHAnsi"/>
              </w:rPr>
            </w:pPr>
            <w:r w:rsidRPr="001F59EC">
              <w:rPr>
                <w:rFonts w:asciiTheme="majorHAnsi" w:hAnsiTheme="majorHAnsi" w:cstheme="majorHAnsi"/>
              </w:rPr>
              <w:t>svc-fra7-hyp098</w:t>
            </w:r>
          </w:p>
        </w:tc>
        <w:tc>
          <w:tcPr>
            <w:tcW w:w="2833" w:type="dxa"/>
            <w:vAlign w:val="center"/>
          </w:tcPr>
          <w:p w14:paraId="7B65DD5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0DE98C8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53BFFD5D"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0767C41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3A21E7D1"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78964D05" w14:textId="77777777" w:rsidR="007D3FED" w:rsidRPr="001F59EC" w:rsidRDefault="007D3FED">
            <w:pPr>
              <w:rPr>
                <w:rFonts w:asciiTheme="majorHAnsi" w:hAnsiTheme="majorHAnsi" w:cstheme="majorHAnsi"/>
              </w:rPr>
            </w:pPr>
            <w:r w:rsidRPr="001F59EC">
              <w:rPr>
                <w:rFonts w:asciiTheme="majorHAnsi" w:hAnsiTheme="majorHAnsi" w:cstheme="majorHAnsi"/>
              </w:rPr>
              <w:t>svc-fra7-hyp099</w:t>
            </w:r>
          </w:p>
        </w:tc>
        <w:tc>
          <w:tcPr>
            <w:tcW w:w="2833" w:type="dxa"/>
            <w:vAlign w:val="center"/>
          </w:tcPr>
          <w:p w14:paraId="3915B7F8"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113F8860"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4D5F9833"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675EC7BF"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52369B04"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41C71950" w14:textId="77777777" w:rsidR="007D3FED" w:rsidRPr="001F59EC" w:rsidRDefault="007D3FED">
            <w:pPr>
              <w:rPr>
                <w:rFonts w:asciiTheme="majorHAnsi" w:hAnsiTheme="majorHAnsi" w:cstheme="majorHAnsi"/>
              </w:rPr>
            </w:pPr>
            <w:r w:rsidRPr="001F59EC">
              <w:rPr>
                <w:rFonts w:asciiTheme="majorHAnsi" w:hAnsiTheme="majorHAnsi" w:cstheme="majorHAnsi"/>
              </w:rPr>
              <w:t>svc-fra7-hyp100</w:t>
            </w:r>
          </w:p>
        </w:tc>
        <w:tc>
          <w:tcPr>
            <w:tcW w:w="2833" w:type="dxa"/>
            <w:vAlign w:val="center"/>
          </w:tcPr>
          <w:p w14:paraId="0E22EA7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6C8A310B"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C88745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69E35B6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CA07A35"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13E5DA6C" w14:textId="77777777" w:rsidR="007D3FED" w:rsidRPr="001F59EC" w:rsidRDefault="007D3FED">
            <w:pPr>
              <w:rPr>
                <w:rFonts w:asciiTheme="majorHAnsi" w:hAnsiTheme="majorHAnsi" w:cstheme="majorHAnsi"/>
              </w:rPr>
            </w:pPr>
            <w:r w:rsidRPr="001F59EC">
              <w:rPr>
                <w:rFonts w:asciiTheme="majorHAnsi" w:hAnsiTheme="majorHAnsi" w:cstheme="majorHAnsi"/>
              </w:rPr>
              <w:t>svc-fra7-hyp102</w:t>
            </w:r>
          </w:p>
        </w:tc>
        <w:tc>
          <w:tcPr>
            <w:tcW w:w="2833" w:type="dxa"/>
            <w:vAlign w:val="center"/>
          </w:tcPr>
          <w:p w14:paraId="73F91F46"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6248</w:t>
            </w:r>
          </w:p>
        </w:tc>
        <w:tc>
          <w:tcPr>
            <w:tcW w:w="906" w:type="dxa"/>
            <w:vAlign w:val="center"/>
          </w:tcPr>
          <w:p w14:paraId="3731A98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0742806F"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01.09.2023</w:t>
            </w:r>
          </w:p>
        </w:tc>
        <w:tc>
          <w:tcPr>
            <w:tcW w:w="2186" w:type="dxa"/>
            <w:vAlign w:val="center"/>
          </w:tcPr>
          <w:p w14:paraId="1D45DF9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4EB74AEE"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537CF382" w14:textId="77777777" w:rsidR="007D3FED" w:rsidRPr="001F59EC" w:rsidRDefault="007D3FED">
            <w:pPr>
              <w:rPr>
                <w:rFonts w:asciiTheme="majorHAnsi" w:hAnsiTheme="majorHAnsi" w:cstheme="majorHAnsi"/>
              </w:rPr>
            </w:pPr>
            <w:r w:rsidRPr="001F59EC">
              <w:rPr>
                <w:rFonts w:asciiTheme="majorHAnsi" w:hAnsiTheme="majorHAnsi" w:cstheme="majorHAnsi"/>
              </w:rPr>
              <w:t>svc-fra2-hyp052</w:t>
            </w:r>
          </w:p>
        </w:tc>
        <w:tc>
          <w:tcPr>
            <w:tcW w:w="2833" w:type="dxa"/>
            <w:vAlign w:val="center"/>
          </w:tcPr>
          <w:p w14:paraId="7B969B2A"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E5-2680 v2</w:t>
            </w:r>
          </w:p>
        </w:tc>
        <w:tc>
          <w:tcPr>
            <w:tcW w:w="906" w:type="dxa"/>
            <w:vAlign w:val="center"/>
          </w:tcPr>
          <w:p w14:paraId="5BCB8B66"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2AAFACA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30808D3E"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2EF71055"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68C26A45" w14:textId="77777777" w:rsidR="007D3FED" w:rsidRPr="001F59EC" w:rsidRDefault="007D3FED">
            <w:pPr>
              <w:rPr>
                <w:rFonts w:asciiTheme="majorHAnsi" w:hAnsiTheme="majorHAnsi" w:cstheme="majorHAnsi"/>
              </w:rPr>
            </w:pPr>
            <w:r w:rsidRPr="001F59EC">
              <w:rPr>
                <w:rFonts w:asciiTheme="majorHAnsi" w:hAnsiTheme="majorHAnsi" w:cstheme="majorHAnsi"/>
              </w:rPr>
              <w:t>svc-fra2-hyp073</w:t>
            </w:r>
          </w:p>
        </w:tc>
        <w:tc>
          <w:tcPr>
            <w:tcW w:w="2833" w:type="dxa"/>
            <w:vAlign w:val="center"/>
          </w:tcPr>
          <w:p w14:paraId="0573C2CB"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4504A48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5E28FDD9"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659F651E"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742F9971"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573A5DF3" w14:textId="77777777" w:rsidR="007D3FED" w:rsidRPr="001F59EC" w:rsidRDefault="007D3FED">
            <w:pPr>
              <w:rPr>
                <w:rFonts w:asciiTheme="majorHAnsi" w:hAnsiTheme="majorHAnsi" w:cstheme="majorHAnsi"/>
              </w:rPr>
            </w:pPr>
            <w:r w:rsidRPr="001F59EC">
              <w:rPr>
                <w:rFonts w:asciiTheme="majorHAnsi" w:hAnsiTheme="majorHAnsi" w:cstheme="majorHAnsi"/>
              </w:rPr>
              <w:t>svc-fra2-hyp074</w:t>
            </w:r>
          </w:p>
        </w:tc>
        <w:tc>
          <w:tcPr>
            <w:tcW w:w="2833" w:type="dxa"/>
            <w:vAlign w:val="center"/>
          </w:tcPr>
          <w:p w14:paraId="753321A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459EA623"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72585578"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41D3C4BF"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893F73" w:rsidRPr="001F59EC" w14:paraId="183A78BF" w14:textId="77777777" w:rsidTr="009B26F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89" w:type="dxa"/>
          </w:tcPr>
          <w:p w14:paraId="611E7DE2" w14:textId="77777777" w:rsidR="007D3FED" w:rsidRPr="001F59EC" w:rsidRDefault="007D3FED">
            <w:pPr>
              <w:rPr>
                <w:rFonts w:asciiTheme="majorHAnsi" w:hAnsiTheme="majorHAnsi" w:cstheme="majorHAnsi"/>
              </w:rPr>
            </w:pPr>
            <w:r w:rsidRPr="001F59EC">
              <w:rPr>
                <w:rFonts w:asciiTheme="majorHAnsi" w:hAnsiTheme="majorHAnsi" w:cstheme="majorHAnsi"/>
              </w:rPr>
              <w:t>svc-fra7-hyp075</w:t>
            </w:r>
          </w:p>
        </w:tc>
        <w:tc>
          <w:tcPr>
            <w:tcW w:w="2833" w:type="dxa"/>
            <w:vAlign w:val="center"/>
          </w:tcPr>
          <w:p w14:paraId="69D02E6D"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7291F7F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64E1CB6A"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45458CE1" w14:textId="77777777" w:rsidR="007D3FED" w:rsidRPr="001F59EC" w:rsidRDefault="007D3FED" w:rsidP="009B26F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r w:rsidR="007D3FED" w:rsidRPr="001F59EC" w14:paraId="0387D2B8" w14:textId="77777777" w:rsidTr="009B26FB">
        <w:tc>
          <w:tcPr>
            <w:cnfStyle w:val="001000000000" w:firstRow="0" w:lastRow="0" w:firstColumn="1" w:lastColumn="0" w:oddVBand="0" w:evenVBand="0" w:oddHBand="0" w:evenHBand="0" w:firstRowFirstColumn="0" w:firstRowLastColumn="0" w:lastRowFirstColumn="0" w:lastRowLastColumn="0"/>
            <w:tcW w:w="1389" w:type="dxa"/>
          </w:tcPr>
          <w:p w14:paraId="1636E52C" w14:textId="77777777" w:rsidR="007D3FED" w:rsidRPr="001F59EC" w:rsidRDefault="007D3FED">
            <w:pPr>
              <w:rPr>
                <w:rFonts w:asciiTheme="majorHAnsi" w:hAnsiTheme="majorHAnsi" w:cstheme="majorHAnsi"/>
              </w:rPr>
            </w:pPr>
            <w:r w:rsidRPr="001F59EC">
              <w:rPr>
                <w:rFonts w:asciiTheme="majorHAnsi" w:hAnsiTheme="majorHAnsi" w:cstheme="majorHAnsi"/>
              </w:rPr>
              <w:t>svc-fra7-hyp077</w:t>
            </w:r>
          </w:p>
        </w:tc>
        <w:tc>
          <w:tcPr>
            <w:tcW w:w="2833" w:type="dxa"/>
            <w:vAlign w:val="center"/>
          </w:tcPr>
          <w:p w14:paraId="53027BC9"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Intel(R) Xeon(R) Gold 6148</w:t>
            </w:r>
          </w:p>
        </w:tc>
        <w:tc>
          <w:tcPr>
            <w:tcW w:w="906" w:type="dxa"/>
            <w:vAlign w:val="center"/>
          </w:tcPr>
          <w:p w14:paraId="2153ADB5"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40</w:t>
            </w:r>
          </w:p>
        </w:tc>
        <w:tc>
          <w:tcPr>
            <w:tcW w:w="1753" w:type="dxa"/>
            <w:vAlign w:val="center"/>
          </w:tcPr>
          <w:p w14:paraId="223BAA82"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01.01.2021</w:t>
            </w:r>
          </w:p>
        </w:tc>
        <w:tc>
          <w:tcPr>
            <w:tcW w:w="2186" w:type="dxa"/>
            <w:vAlign w:val="center"/>
          </w:tcPr>
          <w:p w14:paraId="66090814" w14:textId="77777777" w:rsidR="007D3FED" w:rsidRPr="001F59EC" w:rsidRDefault="007D3FED" w:rsidP="009B26F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CIS Suite Datacenter</w:t>
            </w:r>
          </w:p>
        </w:tc>
      </w:tr>
    </w:tbl>
    <w:p w14:paraId="76B3504B" w14:textId="77777777" w:rsidR="00247FBD" w:rsidRPr="001F59EC" w:rsidRDefault="00247FBD">
      <w:pPr>
        <w:rPr>
          <w:rFonts w:asciiTheme="majorHAnsi" w:hAnsiTheme="majorHAnsi" w:cstheme="majorHAnsi"/>
          <w:b/>
          <w:sz w:val="28"/>
          <w:szCs w:val="28"/>
        </w:rPr>
      </w:pPr>
      <w:r w:rsidRPr="001F59EC">
        <w:rPr>
          <w:rFonts w:asciiTheme="majorHAnsi" w:hAnsiTheme="majorHAnsi" w:cstheme="majorHAnsi"/>
        </w:rPr>
        <w:br w:type="page"/>
      </w:r>
    </w:p>
    <w:p w14:paraId="4243CE8A" w14:textId="2D596589" w:rsidR="0003713B" w:rsidRPr="001F59EC" w:rsidRDefault="218DE66B" w:rsidP="6B06F679">
      <w:pPr>
        <w:pStyle w:val="berschrift1"/>
        <w:rPr>
          <w:rFonts w:asciiTheme="majorHAnsi" w:hAnsiTheme="majorHAnsi" w:cstheme="majorBidi"/>
        </w:rPr>
      </w:pPr>
      <w:bookmarkStart w:id="15" w:name="_Toc1519242512"/>
      <w:r w:rsidRPr="6B06F679">
        <w:rPr>
          <w:rFonts w:asciiTheme="majorHAnsi" w:hAnsiTheme="majorHAnsi" w:cstheme="majorBidi"/>
        </w:rPr>
        <w:lastRenderedPageBreak/>
        <w:t>Kundenumgebung</w:t>
      </w:r>
      <w:bookmarkEnd w:id="15"/>
    </w:p>
    <w:p w14:paraId="60186018" w14:textId="046B39E5" w:rsidR="00035F0D" w:rsidRPr="001F59EC" w:rsidRDefault="218DE66B" w:rsidP="6B06F679">
      <w:pPr>
        <w:pStyle w:val="berschrift2"/>
        <w:rPr>
          <w:rFonts w:asciiTheme="majorHAnsi" w:hAnsiTheme="majorHAnsi" w:cstheme="majorBidi"/>
        </w:rPr>
      </w:pPr>
      <w:bookmarkStart w:id="16" w:name="_Toc1972156496"/>
      <w:r w:rsidRPr="6B06F679">
        <w:rPr>
          <w:rFonts w:asciiTheme="majorHAnsi" w:hAnsiTheme="majorHAnsi" w:cstheme="majorBidi"/>
        </w:rPr>
        <w:t>Management- und Servernetzwerk BIG Dortmund</w:t>
      </w:r>
      <w:bookmarkEnd w:id="16"/>
    </w:p>
    <w:p w14:paraId="28D13CA0" w14:textId="048C70BE" w:rsidR="00035F0D" w:rsidRPr="001F59EC" w:rsidRDefault="218DE66B" w:rsidP="003B216C">
      <w:pPr>
        <w:jc w:val="both"/>
        <w:rPr>
          <w:rFonts w:asciiTheme="majorHAnsi" w:hAnsiTheme="majorHAnsi" w:cstheme="majorHAnsi"/>
        </w:rPr>
      </w:pPr>
      <w:r w:rsidRPr="001F59EC">
        <w:rPr>
          <w:rFonts w:asciiTheme="majorHAnsi" w:hAnsiTheme="majorHAnsi" w:cstheme="majorHAnsi"/>
        </w:rPr>
        <w:t>Für die OnPrem Serverumgebung wurde sowohl für das Management als auch für die D3 Scanprozesse zwei Subnetzwerke festgelegt, die aktiv in Dortmund verwendet werden.</w:t>
      </w:r>
    </w:p>
    <w:p w14:paraId="1ACDE232" w14:textId="362ADF21" w:rsidR="00035F0D" w:rsidRPr="001F59EC" w:rsidRDefault="218DE66B" w:rsidP="003B216C">
      <w:pPr>
        <w:jc w:val="both"/>
        <w:rPr>
          <w:rFonts w:asciiTheme="majorHAnsi" w:hAnsiTheme="majorHAnsi" w:cstheme="majorHAnsi"/>
        </w:rPr>
      </w:pPr>
      <w:r w:rsidRPr="001F59EC">
        <w:rPr>
          <w:rFonts w:asciiTheme="majorHAnsi" w:hAnsiTheme="majorHAnsi" w:cstheme="majorHAnsi"/>
        </w:rPr>
        <w:t xml:space="preserve">Für die beiden Netzwerke wurde eine entsprechende Liste mit Namen </w:t>
      </w:r>
      <w:r w:rsidRPr="001F59EC">
        <w:rPr>
          <w:rFonts w:asciiTheme="majorHAnsi" w:hAnsiTheme="majorHAnsi" w:cstheme="majorHAnsi"/>
          <w:b/>
          <w:bCs/>
        </w:rPr>
        <w:t>DTM-ServerSubnetzwerke.xlsx</w:t>
      </w:r>
      <w:r w:rsidRPr="001F59EC">
        <w:rPr>
          <w:rFonts w:asciiTheme="majorHAnsi" w:hAnsiTheme="majorHAnsi" w:cstheme="majorHAnsi"/>
        </w:rPr>
        <w:t xml:space="preserve"> zwecks Dokumentation abgelegt, die hier zu finden ist: </w:t>
      </w:r>
    </w:p>
    <w:p w14:paraId="01CB30BE" w14:textId="49CC09A7" w:rsidR="0435128D" w:rsidRPr="001F59EC" w:rsidRDefault="0435128D">
      <w:pPr>
        <w:rPr>
          <w:rFonts w:asciiTheme="majorHAnsi" w:hAnsiTheme="majorHAnsi" w:cstheme="majorHAnsi"/>
        </w:rPr>
      </w:pPr>
      <w:hyperlink r:id="rId14">
        <w:r w:rsidRPr="001F59EC">
          <w:rPr>
            <w:rStyle w:val="Hyperlink"/>
            <w:rFonts w:asciiTheme="majorHAnsi" w:hAnsiTheme="majorHAnsi" w:cstheme="majorHAnsi"/>
          </w:rPr>
          <w:t>https://proactcustomer.sharepoint.com/sites/CSPBIG/TD/Forms/AllItems.aspx?id=%2Fsites%2FCSPBIG%2FTD%2FBetrieb%20Frankfurt%2FNetzwerk%2FConnectivity&amp;viewid=4197efc6%2D5fdb%2D470d%2Da98c%2D6f52236c3863</w:t>
        </w:r>
      </w:hyperlink>
    </w:p>
    <w:p w14:paraId="5999106F" w14:textId="77777777" w:rsidR="00035F0D" w:rsidRPr="001F59EC" w:rsidRDefault="00035F0D" w:rsidP="00035F0D">
      <w:pPr>
        <w:rPr>
          <w:rFonts w:asciiTheme="majorHAnsi" w:hAnsiTheme="majorHAnsi" w:cstheme="majorHAnsi"/>
        </w:rPr>
      </w:pPr>
    </w:p>
    <w:p w14:paraId="534A44F6" w14:textId="5D4E00C2" w:rsidR="003B216C" w:rsidRPr="001F59EC" w:rsidRDefault="218DE66B" w:rsidP="6B06F679">
      <w:pPr>
        <w:pStyle w:val="berschrift2"/>
        <w:rPr>
          <w:rFonts w:asciiTheme="majorHAnsi" w:hAnsiTheme="majorHAnsi" w:cstheme="majorBidi"/>
        </w:rPr>
      </w:pPr>
      <w:bookmarkStart w:id="17" w:name="_Toc1192130214"/>
      <w:r w:rsidRPr="6B06F679">
        <w:rPr>
          <w:rFonts w:asciiTheme="majorHAnsi" w:hAnsiTheme="majorHAnsi" w:cstheme="majorBidi"/>
        </w:rPr>
        <w:t>Zugangskontrolle</w:t>
      </w:r>
      <w:bookmarkEnd w:id="17"/>
    </w:p>
    <w:p w14:paraId="14800891" w14:textId="5C5EBCC3" w:rsidR="003B216C" w:rsidRPr="001F59EC" w:rsidRDefault="218DE66B" w:rsidP="003B216C">
      <w:pPr>
        <w:rPr>
          <w:rFonts w:asciiTheme="majorHAnsi" w:hAnsiTheme="majorHAnsi" w:cstheme="majorHAnsi"/>
        </w:rPr>
      </w:pPr>
      <w:r w:rsidRPr="001F59EC">
        <w:rPr>
          <w:rFonts w:asciiTheme="majorHAnsi" w:hAnsiTheme="majorHAnsi" w:cstheme="majorHAnsi"/>
        </w:rPr>
        <w:t>Die Dortmunder Zugangskontrolle wurde aus dem Servernetzwerk 10.100.18.0 in das vor Ort gebliebene Netzwerk 10.100.10.0/24 migriert. Die Verantwortung des Systems liegt bei der BIG IT.</w:t>
      </w:r>
    </w:p>
    <w:p w14:paraId="28B217DD" w14:textId="77777777" w:rsidR="003B216C" w:rsidRPr="001F59EC" w:rsidRDefault="003B216C" w:rsidP="003B216C">
      <w:pPr>
        <w:rPr>
          <w:rFonts w:asciiTheme="majorHAnsi" w:hAnsiTheme="majorHAnsi" w:cstheme="majorHAnsi"/>
        </w:rPr>
      </w:pPr>
    </w:p>
    <w:p w14:paraId="33D1E391" w14:textId="77777777" w:rsidR="00247FBD" w:rsidRPr="001F59EC" w:rsidRDefault="218DE66B" w:rsidP="6B06F679">
      <w:pPr>
        <w:pStyle w:val="berschrift2"/>
        <w:rPr>
          <w:rFonts w:asciiTheme="majorHAnsi" w:hAnsiTheme="majorHAnsi" w:cstheme="majorBidi"/>
        </w:rPr>
      </w:pPr>
      <w:bookmarkStart w:id="18" w:name="_Toc51919244"/>
      <w:bookmarkStart w:id="19" w:name="_Toc62024131"/>
      <w:bookmarkStart w:id="20" w:name="_Toc1098931911"/>
      <w:r w:rsidRPr="6B06F679">
        <w:rPr>
          <w:rFonts w:asciiTheme="majorHAnsi" w:hAnsiTheme="majorHAnsi" w:cstheme="majorBidi"/>
        </w:rPr>
        <w:t>Telefonie</w:t>
      </w:r>
      <w:bookmarkEnd w:id="18"/>
      <w:bookmarkEnd w:id="19"/>
      <w:bookmarkEnd w:id="20"/>
    </w:p>
    <w:p w14:paraId="1614121D" w14:textId="7E18EE19" w:rsidR="00247FBD" w:rsidRPr="001F59EC" w:rsidRDefault="218DE66B" w:rsidP="00247FBD">
      <w:pPr>
        <w:rPr>
          <w:rFonts w:asciiTheme="majorHAnsi" w:hAnsiTheme="majorHAnsi" w:cstheme="majorHAnsi"/>
        </w:rPr>
      </w:pPr>
      <w:r w:rsidRPr="001F59EC">
        <w:rPr>
          <w:rFonts w:asciiTheme="majorHAnsi" w:hAnsiTheme="majorHAnsi" w:cstheme="majorHAnsi"/>
        </w:rPr>
        <w:t xml:space="preserve">Dieses Kapitel beschreibt die Telefonie-Infrastruktur. Das Konsolidieren der Telefonie verantwortet die BIG und actimonda. Für den Umzug, Bereitstellung und Anbindung in Frankfurt sind </w:t>
      </w:r>
      <w:r w:rsidR="00572A1E" w:rsidRPr="001F59EC">
        <w:rPr>
          <w:rFonts w:asciiTheme="majorHAnsi" w:hAnsiTheme="majorHAnsi" w:cstheme="majorHAnsi"/>
        </w:rPr>
        <w:t>Proact</w:t>
      </w:r>
      <w:r w:rsidRPr="001F59EC">
        <w:rPr>
          <w:rFonts w:asciiTheme="majorHAnsi" w:hAnsiTheme="majorHAnsi" w:cstheme="majorHAnsi"/>
        </w:rPr>
        <w:t xml:space="preserve"> / BIG / actimonda zuständig.</w:t>
      </w:r>
    </w:p>
    <w:p w14:paraId="106C1F35" w14:textId="77777777" w:rsidR="009D62BB" w:rsidRPr="001F59EC" w:rsidRDefault="009D62BB" w:rsidP="00247FBD">
      <w:pPr>
        <w:rPr>
          <w:rFonts w:asciiTheme="majorHAnsi" w:hAnsiTheme="majorHAnsi" w:cstheme="majorHAnsi"/>
        </w:rPr>
      </w:pPr>
    </w:p>
    <w:p w14:paraId="1B078D3F" w14:textId="77777777" w:rsidR="00247FBD" w:rsidRPr="001F59EC" w:rsidRDefault="218DE66B" w:rsidP="6B06F679">
      <w:pPr>
        <w:pStyle w:val="berschrift3"/>
        <w:rPr>
          <w:rFonts w:asciiTheme="majorHAnsi" w:hAnsiTheme="majorHAnsi" w:cstheme="majorBidi"/>
        </w:rPr>
      </w:pPr>
      <w:bookmarkStart w:id="21" w:name="_Toc51919245"/>
      <w:bookmarkStart w:id="22" w:name="_Toc475188069"/>
      <w:r w:rsidRPr="6B06F679">
        <w:rPr>
          <w:rFonts w:asciiTheme="majorHAnsi" w:hAnsiTheme="majorHAnsi" w:cstheme="majorBidi"/>
        </w:rPr>
        <w:t>BIG</w:t>
      </w:r>
      <w:bookmarkEnd w:id="21"/>
      <w:bookmarkEnd w:id="22"/>
    </w:p>
    <w:p w14:paraId="0BC271E5" w14:textId="77777777" w:rsidR="00247FBD" w:rsidRPr="001F59EC" w:rsidRDefault="218DE66B" w:rsidP="003B216C">
      <w:pPr>
        <w:pStyle w:val="berschrift4"/>
        <w:rPr>
          <w:rFonts w:asciiTheme="majorHAnsi" w:hAnsiTheme="majorHAnsi" w:cstheme="majorHAnsi"/>
        </w:rPr>
      </w:pPr>
      <w:r w:rsidRPr="001F59EC">
        <w:rPr>
          <w:rFonts w:asciiTheme="majorHAnsi" w:hAnsiTheme="majorHAnsi" w:cstheme="majorHAnsi"/>
        </w:rPr>
        <w:t>Infrastruktur</w:t>
      </w:r>
    </w:p>
    <w:p w14:paraId="3D982706" w14:textId="71A6CC5A" w:rsidR="00247FBD" w:rsidRPr="001F59EC" w:rsidRDefault="218DE66B" w:rsidP="00247FBD">
      <w:pPr>
        <w:rPr>
          <w:rFonts w:asciiTheme="majorHAnsi" w:hAnsiTheme="majorHAnsi" w:cstheme="majorHAnsi"/>
        </w:rPr>
      </w:pPr>
      <w:r w:rsidRPr="001F59EC">
        <w:rPr>
          <w:rFonts w:asciiTheme="majorHAnsi" w:hAnsiTheme="majorHAnsi" w:cstheme="majorHAnsi"/>
        </w:rPr>
        <w:t>Die BIG betreibt ihre Telefonie-Infrastruktur zu Teilen virtuell und physisch. Als Produkt wird der Cisco Unified Communications Manager eingesetzt. Die virtuellen Serversysteme des CUCM werden in Frankfurt auf der vSphere Farm betrieben und sprechen dort mit den Cubes, welche im Cluster zusammengeschaltet sind. In der Serverliste sind die Server entsprechend dokumentiert.</w:t>
      </w:r>
    </w:p>
    <w:p w14:paraId="26FA87AA" w14:textId="74335F0B" w:rsidR="003B216C" w:rsidRPr="001F59EC" w:rsidRDefault="003B216C" w:rsidP="00247FBD">
      <w:pPr>
        <w:rPr>
          <w:rFonts w:asciiTheme="majorHAnsi" w:hAnsiTheme="majorHAnsi" w:cstheme="majorHAnsi"/>
        </w:rPr>
      </w:pPr>
    </w:p>
    <w:p w14:paraId="3D4C3813" w14:textId="2555AC30" w:rsidR="0074346E" w:rsidRPr="001F59EC" w:rsidRDefault="218DE66B" w:rsidP="218DE66B">
      <w:pPr>
        <w:pStyle w:val="berschrift4"/>
        <w:rPr>
          <w:rFonts w:asciiTheme="majorHAnsi" w:hAnsiTheme="majorHAnsi" w:cstheme="majorHAnsi"/>
          <w:lang w:val="en-US"/>
        </w:rPr>
      </w:pPr>
      <w:r w:rsidRPr="001F59EC">
        <w:rPr>
          <w:rFonts w:asciiTheme="majorHAnsi" w:hAnsiTheme="majorHAnsi" w:cstheme="majorHAnsi"/>
          <w:lang w:val="en-US"/>
        </w:rPr>
        <w:t>VCUCMEDGE01 Softphone Anbindung (Cisco Webex)</w:t>
      </w:r>
    </w:p>
    <w:p w14:paraId="5681983A" w14:textId="4DAA68DD" w:rsidR="0074346E" w:rsidRPr="001F59EC" w:rsidRDefault="218DE66B" w:rsidP="0074346E">
      <w:pPr>
        <w:rPr>
          <w:rFonts w:asciiTheme="majorHAnsi" w:hAnsiTheme="majorHAnsi" w:cstheme="majorHAnsi"/>
        </w:rPr>
      </w:pPr>
      <w:r w:rsidRPr="001F59EC">
        <w:rPr>
          <w:rFonts w:asciiTheme="majorHAnsi" w:hAnsiTheme="majorHAnsi" w:cstheme="majorHAnsi"/>
        </w:rPr>
        <w:t xml:space="preserve">Für die Softphone Anbindung der Citrix Clients aus dem Homeoffice wurde eine neue TKDMZ eingerichtet. In der aktuellen Konfiguration gibt es bisher nur einen EDGE (Expressway-E, Stand August 2023). Im späteren Verlauf soll ein weiterer implementiert werden. </w:t>
      </w:r>
      <w:r w:rsidR="0074346E" w:rsidRPr="001F59EC">
        <w:rPr>
          <w:rFonts w:asciiTheme="majorHAnsi" w:hAnsiTheme="majorHAnsi" w:cstheme="majorHAnsi"/>
        </w:rPr>
        <w:br/>
      </w:r>
      <w:r w:rsidRPr="001F59EC">
        <w:rPr>
          <w:rFonts w:asciiTheme="majorHAnsi" w:hAnsiTheme="majorHAnsi" w:cstheme="majorHAnsi"/>
        </w:rPr>
        <w:t xml:space="preserve">VCUCMEDGE01 (Expressway-E) dient dazu dem Homeoffice Client die nötigen Informationen zu liefern, um einen Webex Voice Call über die Webex Applikation (HVD) auf den Citrix Workern zum Thin Client im Homeoffice aufzubauen. </w:t>
      </w:r>
    </w:p>
    <w:p w14:paraId="1B8C209A" w14:textId="642864CF" w:rsidR="00CF1B9A" w:rsidRPr="001F59EC" w:rsidRDefault="00CF1B9A" w:rsidP="0074346E">
      <w:pPr>
        <w:rPr>
          <w:rFonts w:asciiTheme="majorHAnsi" w:hAnsiTheme="majorHAnsi" w:cstheme="majorHAnsi"/>
        </w:rPr>
      </w:pPr>
      <w:r w:rsidRPr="001F59EC">
        <w:rPr>
          <w:rFonts w:asciiTheme="majorHAnsi" w:hAnsiTheme="majorHAnsi" w:cstheme="majorHAnsi"/>
        </w:rPr>
        <w:lastRenderedPageBreak/>
        <w:t xml:space="preserve">Schematische Darstellung der Protocol Sessions </w:t>
      </w:r>
      <w:r w:rsidR="001C57C9" w:rsidRPr="001F59EC">
        <w:rPr>
          <w:rFonts w:asciiTheme="majorHAnsi" w:hAnsiTheme="majorHAnsi" w:cstheme="majorHAnsi"/>
        </w:rPr>
        <w:t xml:space="preserve">für Webex VDI mit Unified CallManager über MRA </w:t>
      </w:r>
      <w:r w:rsidRPr="001F59EC">
        <w:rPr>
          <w:rFonts w:asciiTheme="majorHAnsi" w:hAnsiTheme="majorHAnsi" w:cstheme="majorHAnsi"/>
        </w:rPr>
        <w:t xml:space="preserve">aus dem </w:t>
      </w:r>
      <w:hyperlink r:id="rId15" w:history="1">
        <w:r w:rsidRPr="001F59EC">
          <w:rPr>
            <w:rStyle w:val="Hyperlink"/>
            <w:rFonts w:asciiTheme="majorHAnsi" w:hAnsiTheme="majorHAnsi" w:cstheme="majorHAnsi"/>
          </w:rPr>
          <w:t>Deployment Guide</w:t>
        </w:r>
      </w:hyperlink>
      <w:r w:rsidRPr="001F59EC">
        <w:rPr>
          <w:rFonts w:asciiTheme="majorHAnsi" w:hAnsiTheme="majorHAnsi" w:cstheme="majorHAnsi"/>
        </w:rPr>
        <w:t xml:space="preserve"> von Cisco:</w:t>
      </w:r>
      <w:r w:rsidRPr="001F59EC">
        <w:rPr>
          <w:rFonts w:asciiTheme="majorHAnsi" w:hAnsiTheme="majorHAnsi" w:cstheme="majorHAnsi"/>
        </w:rPr>
        <w:br/>
      </w:r>
      <w:r w:rsidR="00F63D47" w:rsidRPr="001F59EC">
        <w:rPr>
          <w:rFonts w:asciiTheme="majorHAnsi" w:hAnsiTheme="majorHAnsi" w:cstheme="majorHAnsi"/>
          <w:noProof/>
        </w:rPr>
        <w:drawing>
          <wp:inline distT="0" distB="0" distL="0" distR="0" wp14:anchorId="2830A80B" wp14:editId="5B7D1AF1">
            <wp:extent cx="5759450" cy="3211830"/>
            <wp:effectExtent l="0" t="0" r="0" b="7620"/>
            <wp:docPr id="61706681" name="Grafik 1" descr="Ein Bild, das Screenshot, Text, Diagramm, Wass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06681" name="Grafik 1" descr="Ein Bild, das Screenshot, Text, Diagramm, Wasser enthält.&#10;&#10;Automatisch generierte Beschreibung"/>
                    <pic:cNvPicPr/>
                  </pic:nvPicPr>
                  <pic:blipFill>
                    <a:blip r:embed="rId16"/>
                    <a:stretch>
                      <a:fillRect/>
                    </a:stretch>
                  </pic:blipFill>
                  <pic:spPr>
                    <a:xfrm>
                      <a:off x="0" y="0"/>
                      <a:ext cx="5767889" cy="3216536"/>
                    </a:xfrm>
                    <a:prstGeom prst="rect">
                      <a:avLst/>
                    </a:prstGeom>
                  </pic:spPr>
                </pic:pic>
              </a:graphicData>
            </a:graphic>
          </wp:inline>
        </w:drawing>
      </w:r>
    </w:p>
    <w:p w14:paraId="2D1B2366" w14:textId="626A9D3A" w:rsidR="00F63D47" w:rsidRPr="001F59EC" w:rsidRDefault="218DE66B" w:rsidP="0074346E">
      <w:pPr>
        <w:rPr>
          <w:rFonts w:asciiTheme="majorHAnsi" w:hAnsiTheme="majorHAnsi" w:cstheme="majorHAnsi"/>
        </w:rPr>
      </w:pPr>
      <w:r w:rsidRPr="001F59EC">
        <w:rPr>
          <w:rFonts w:asciiTheme="majorHAnsi" w:hAnsiTheme="majorHAnsi" w:cstheme="majorHAnsi"/>
        </w:rPr>
        <w:t>Um die oben abgebildete Protocol Sessions umzusetzen wurden u.a. in CR #3950 und SR-0028385 folgende Cloud Firewall Policys eingerichtet:</w:t>
      </w:r>
    </w:p>
    <w:p w14:paraId="487845A1" w14:textId="683DA9DD" w:rsidR="001C57C9" w:rsidRPr="001F59EC" w:rsidRDefault="001C57C9" w:rsidP="0074346E">
      <w:pPr>
        <w:rPr>
          <w:rFonts w:asciiTheme="majorHAnsi" w:hAnsiTheme="majorHAnsi" w:cstheme="majorHAnsi"/>
        </w:rPr>
      </w:pPr>
      <w:r w:rsidRPr="001F59EC">
        <w:rPr>
          <w:rFonts w:asciiTheme="majorHAnsi" w:hAnsiTheme="majorHAnsi" w:cstheme="majorHAnsi"/>
          <w:noProof/>
        </w:rPr>
        <w:drawing>
          <wp:inline distT="0" distB="0" distL="0" distR="0" wp14:anchorId="20AA7B79" wp14:editId="2C2B864C">
            <wp:extent cx="5759450" cy="3728085"/>
            <wp:effectExtent l="0" t="0" r="0" b="5715"/>
            <wp:docPr id="131547193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471938" name=""/>
                    <pic:cNvPicPr/>
                  </pic:nvPicPr>
                  <pic:blipFill>
                    <a:blip r:embed="rId17"/>
                    <a:stretch>
                      <a:fillRect/>
                    </a:stretch>
                  </pic:blipFill>
                  <pic:spPr>
                    <a:xfrm>
                      <a:off x="0" y="0"/>
                      <a:ext cx="5759450" cy="3728085"/>
                    </a:xfrm>
                    <a:prstGeom prst="rect">
                      <a:avLst/>
                    </a:prstGeom>
                  </pic:spPr>
                </pic:pic>
              </a:graphicData>
            </a:graphic>
          </wp:inline>
        </w:drawing>
      </w:r>
    </w:p>
    <w:p w14:paraId="1F9097DF" w14:textId="3A61BF56" w:rsidR="001C57C9" w:rsidRPr="001F59EC" w:rsidRDefault="218DE66B" w:rsidP="0074346E">
      <w:pPr>
        <w:rPr>
          <w:rFonts w:asciiTheme="majorHAnsi" w:hAnsiTheme="majorHAnsi" w:cstheme="majorHAnsi"/>
        </w:rPr>
      </w:pPr>
      <w:r w:rsidRPr="001F59EC">
        <w:rPr>
          <w:rFonts w:asciiTheme="majorHAnsi" w:hAnsiTheme="majorHAnsi" w:cstheme="majorHAnsi"/>
        </w:rPr>
        <w:lastRenderedPageBreak/>
        <w:t xml:space="preserve">Für die „speziellen“ Protocol Sessions „7“ wurde in Firewall Policy ID 1143 zudem ein Source-Nat One-to-One IP Pool eingerichtet und benutzt den IP-Range 10.119.12.1-10.119.12.254: </w:t>
      </w:r>
    </w:p>
    <w:p w14:paraId="3D4ECB4B" w14:textId="77777777" w:rsidR="00B43999" w:rsidRPr="001F59EC" w:rsidRDefault="001C57C9" w:rsidP="0074346E">
      <w:pPr>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6" behindDoc="0" locked="0" layoutInCell="1" allowOverlap="1" wp14:anchorId="0FA349EC" wp14:editId="5A1302AF">
            <wp:simplePos x="901700" y="1803400"/>
            <wp:positionH relativeFrom="column">
              <wp:align>left</wp:align>
            </wp:positionH>
            <wp:positionV relativeFrom="paragraph">
              <wp:align>top</wp:align>
            </wp:positionV>
            <wp:extent cx="3512820" cy="6035040"/>
            <wp:effectExtent l="0" t="0" r="0" b="3810"/>
            <wp:wrapSquare wrapText="bothSides"/>
            <wp:docPr id="1275955496" name="Grafik 1" descr="Ein Bild, das Text, Screenshot, Zahl, Diagramm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955496" name="Grafik 1" descr="Ein Bild, das Text, Screenshot, Zahl, Diagramm enthält.&#10;&#10;Automatisch generierte Beschreibung"/>
                    <pic:cNvPicPr/>
                  </pic:nvPicPr>
                  <pic:blipFill>
                    <a:blip r:embed="rId18">
                      <a:extLst>
                        <a:ext uri="{28A0092B-C50C-407E-A947-70E740481C1C}">
                          <a14:useLocalDpi xmlns:a14="http://schemas.microsoft.com/office/drawing/2010/main" val="0"/>
                        </a:ext>
                      </a:extLst>
                    </a:blip>
                    <a:stretch>
                      <a:fillRect/>
                    </a:stretch>
                  </pic:blipFill>
                  <pic:spPr>
                    <a:xfrm>
                      <a:off x="0" y="0"/>
                      <a:ext cx="3513125" cy="6035564"/>
                    </a:xfrm>
                    <a:prstGeom prst="rect">
                      <a:avLst/>
                    </a:prstGeom>
                  </pic:spPr>
                </pic:pic>
              </a:graphicData>
            </a:graphic>
            <wp14:sizeRelH relativeFrom="margin">
              <wp14:pctWidth>0</wp14:pctWidth>
            </wp14:sizeRelH>
          </wp:anchor>
        </w:drawing>
      </w:r>
    </w:p>
    <w:p w14:paraId="48CBE91D" w14:textId="77777777" w:rsidR="00B43999" w:rsidRPr="001F59EC" w:rsidRDefault="00B43999" w:rsidP="00B43999">
      <w:pPr>
        <w:rPr>
          <w:rFonts w:asciiTheme="majorHAnsi" w:hAnsiTheme="majorHAnsi" w:cstheme="majorHAnsi"/>
        </w:rPr>
      </w:pPr>
    </w:p>
    <w:p w14:paraId="08D104F2" w14:textId="77777777" w:rsidR="00B43999" w:rsidRPr="001F59EC" w:rsidRDefault="00B43999" w:rsidP="00B43999">
      <w:pPr>
        <w:rPr>
          <w:rFonts w:asciiTheme="majorHAnsi" w:hAnsiTheme="majorHAnsi" w:cstheme="majorHAnsi"/>
        </w:rPr>
      </w:pPr>
    </w:p>
    <w:p w14:paraId="79A82119" w14:textId="77777777" w:rsidR="00B43999" w:rsidRPr="001F59EC" w:rsidRDefault="00B43999" w:rsidP="00B43999">
      <w:pPr>
        <w:rPr>
          <w:rFonts w:asciiTheme="majorHAnsi" w:hAnsiTheme="majorHAnsi" w:cstheme="majorHAnsi"/>
        </w:rPr>
      </w:pPr>
    </w:p>
    <w:p w14:paraId="31814749" w14:textId="77777777" w:rsidR="00B43999" w:rsidRPr="001F59EC" w:rsidRDefault="00B43999" w:rsidP="00B43999">
      <w:pPr>
        <w:rPr>
          <w:rFonts w:asciiTheme="majorHAnsi" w:hAnsiTheme="majorHAnsi" w:cstheme="majorHAnsi"/>
        </w:rPr>
      </w:pPr>
    </w:p>
    <w:p w14:paraId="400645DE" w14:textId="77777777" w:rsidR="00B43999" w:rsidRPr="001F59EC" w:rsidRDefault="00B43999" w:rsidP="00B43999">
      <w:pPr>
        <w:rPr>
          <w:rFonts w:asciiTheme="majorHAnsi" w:hAnsiTheme="majorHAnsi" w:cstheme="majorHAnsi"/>
        </w:rPr>
      </w:pPr>
    </w:p>
    <w:p w14:paraId="3262D4E8" w14:textId="77777777" w:rsidR="00B43999" w:rsidRPr="001F59EC" w:rsidRDefault="00B43999" w:rsidP="00B43999">
      <w:pPr>
        <w:rPr>
          <w:rFonts w:asciiTheme="majorHAnsi" w:hAnsiTheme="majorHAnsi" w:cstheme="majorHAnsi"/>
        </w:rPr>
      </w:pPr>
    </w:p>
    <w:p w14:paraId="3ACF6066" w14:textId="77777777" w:rsidR="00B43999" w:rsidRPr="001F59EC" w:rsidRDefault="00B43999" w:rsidP="00B43999">
      <w:pPr>
        <w:rPr>
          <w:rFonts w:asciiTheme="majorHAnsi" w:hAnsiTheme="majorHAnsi" w:cstheme="majorHAnsi"/>
        </w:rPr>
      </w:pPr>
    </w:p>
    <w:p w14:paraId="04C4A3CB" w14:textId="77777777" w:rsidR="00B43999" w:rsidRPr="001F59EC" w:rsidRDefault="00B43999" w:rsidP="00B43999">
      <w:pPr>
        <w:rPr>
          <w:rFonts w:asciiTheme="majorHAnsi" w:hAnsiTheme="majorHAnsi" w:cstheme="majorHAnsi"/>
        </w:rPr>
      </w:pPr>
    </w:p>
    <w:p w14:paraId="69EEE50A" w14:textId="77777777" w:rsidR="00B43999" w:rsidRPr="001F59EC" w:rsidRDefault="00B43999" w:rsidP="00B43999">
      <w:pPr>
        <w:rPr>
          <w:rFonts w:asciiTheme="majorHAnsi" w:hAnsiTheme="majorHAnsi" w:cstheme="majorHAnsi"/>
        </w:rPr>
      </w:pPr>
    </w:p>
    <w:p w14:paraId="78B2242B" w14:textId="77777777" w:rsidR="00B43999" w:rsidRPr="001F59EC" w:rsidRDefault="00B43999" w:rsidP="00B43999">
      <w:pPr>
        <w:rPr>
          <w:rFonts w:asciiTheme="majorHAnsi" w:hAnsiTheme="majorHAnsi" w:cstheme="majorHAnsi"/>
        </w:rPr>
      </w:pPr>
    </w:p>
    <w:p w14:paraId="7580C355" w14:textId="77777777" w:rsidR="00B43999" w:rsidRPr="001F59EC" w:rsidRDefault="00B43999" w:rsidP="00B43999">
      <w:pPr>
        <w:rPr>
          <w:rFonts w:asciiTheme="majorHAnsi" w:hAnsiTheme="majorHAnsi" w:cstheme="majorHAnsi"/>
        </w:rPr>
      </w:pPr>
    </w:p>
    <w:p w14:paraId="15E94B8C" w14:textId="77777777" w:rsidR="00B43999" w:rsidRPr="001F59EC" w:rsidRDefault="00B43999" w:rsidP="0074346E">
      <w:pPr>
        <w:rPr>
          <w:rFonts w:asciiTheme="majorHAnsi" w:hAnsiTheme="majorHAnsi" w:cstheme="majorHAnsi"/>
        </w:rPr>
      </w:pPr>
    </w:p>
    <w:p w14:paraId="35098D2E" w14:textId="522F8012" w:rsidR="001C57C9" w:rsidRPr="001F59EC" w:rsidRDefault="001C57C9" w:rsidP="00B43999">
      <w:pPr>
        <w:jc w:val="right"/>
        <w:rPr>
          <w:rFonts w:asciiTheme="majorHAnsi" w:hAnsiTheme="majorHAnsi" w:cstheme="majorHAnsi"/>
        </w:rPr>
      </w:pPr>
    </w:p>
    <w:p w14:paraId="4400CF0F" w14:textId="75FD7971" w:rsidR="001C57C9" w:rsidRPr="001F59EC" w:rsidRDefault="001C57C9" w:rsidP="0074346E">
      <w:pPr>
        <w:rPr>
          <w:rFonts w:asciiTheme="majorHAnsi" w:hAnsiTheme="majorHAnsi" w:cstheme="majorHAnsi"/>
        </w:rPr>
      </w:pPr>
      <w:r w:rsidRPr="001F59EC">
        <w:rPr>
          <w:rFonts w:asciiTheme="majorHAnsi" w:hAnsiTheme="majorHAnsi" w:cstheme="majorHAnsi"/>
          <w:noProof/>
        </w:rPr>
        <w:drawing>
          <wp:inline distT="0" distB="0" distL="0" distR="0" wp14:anchorId="1828CC34" wp14:editId="702EACF2">
            <wp:extent cx="3513124" cy="1044030"/>
            <wp:effectExtent l="0" t="0" r="0" b="3810"/>
            <wp:docPr id="997537571"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537571" name="Grafik 1" descr="Ein Bild, das Text, Screenshot, Schrift, Reihe enthält.&#10;&#10;Automatisch generierte Beschreibung"/>
                    <pic:cNvPicPr/>
                  </pic:nvPicPr>
                  <pic:blipFill>
                    <a:blip r:embed="rId19"/>
                    <a:stretch>
                      <a:fillRect/>
                    </a:stretch>
                  </pic:blipFill>
                  <pic:spPr>
                    <a:xfrm>
                      <a:off x="0" y="0"/>
                      <a:ext cx="3513124" cy="1044030"/>
                    </a:xfrm>
                    <a:prstGeom prst="rect">
                      <a:avLst/>
                    </a:prstGeom>
                  </pic:spPr>
                </pic:pic>
              </a:graphicData>
            </a:graphic>
          </wp:inline>
        </w:drawing>
      </w:r>
    </w:p>
    <w:p w14:paraId="48AC669E" w14:textId="450E57EC" w:rsidR="001C57C9" w:rsidRPr="001F59EC" w:rsidRDefault="218DE66B" w:rsidP="0074346E">
      <w:pPr>
        <w:rPr>
          <w:rFonts w:asciiTheme="majorHAnsi" w:hAnsiTheme="majorHAnsi" w:cstheme="majorHAnsi"/>
        </w:rPr>
      </w:pPr>
      <w:r w:rsidRPr="001F59EC">
        <w:rPr>
          <w:rFonts w:asciiTheme="majorHAnsi" w:hAnsiTheme="majorHAnsi" w:cstheme="majorHAnsi"/>
        </w:rPr>
        <w:t>Eine Route wurde von der BIG auf dem VCUCMEDGE01 ebenfalls eingerichtet (BIG Andre Gronwald nachdokumentieren).</w:t>
      </w:r>
    </w:p>
    <w:p w14:paraId="5B8DCAFA" w14:textId="77777777" w:rsidR="00E979FA" w:rsidRPr="001F59EC" w:rsidRDefault="00E979FA" w:rsidP="0074346E">
      <w:pPr>
        <w:rPr>
          <w:rFonts w:asciiTheme="majorHAnsi" w:hAnsiTheme="majorHAnsi" w:cstheme="majorHAnsi"/>
        </w:rPr>
      </w:pPr>
    </w:p>
    <w:p w14:paraId="3C273F08" w14:textId="77777777" w:rsidR="00E979FA" w:rsidRPr="001F59EC" w:rsidRDefault="00E979FA" w:rsidP="0074346E">
      <w:pPr>
        <w:rPr>
          <w:rFonts w:asciiTheme="majorHAnsi" w:hAnsiTheme="majorHAnsi" w:cstheme="majorHAnsi"/>
        </w:rPr>
      </w:pPr>
    </w:p>
    <w:p w14:paraId="17D975BB" w14:textId="3EA79000" w:rsidR="00247FBD" w:rsidRPr="001F59EC" w:rsidRDefault="218DE66B" w:rsidP="003B216C">
      <w:pPr>
        <w:pStyle w:val="berschrift4"/>
        <w:rPr>
          <w:rFonts w:asciiTheme="majorHAnsi" w:hAnsiTheme="majorHAnsi" w:cstheme="majorHAnsi"/>
        </w:rPr>
      </w:pPr>
      <w:r w:rsidRPr="001F59EC">
        <w:rPr>
          <w:rFonts w:asciiTheme="majorHAnsi" w:hAnsiTheme="majorHAnsi" w:cstheme="majorHAnsi"/>
        </w:rPr>
        <w:t>Session Border Controller (Cubes)</w:t>
      </w:r>
    </w:p>
    <w:p w14:paraId="0C864C78" w14:textId="236C355D" w:rsidR="00247FBD" w:rsidRPr="001F59EC" w:rsidRDefault="218DE66B" w:rsidP="00247FBD">
      <w:pPr>
        <w:rPr>
          <w:rFonts w:asciiTheme="majorHAnsi" w:hAnsiTheme="majorHAnsi" w:cstheme="majorHAnsi"/>
        </w:rPr>
      </w:pPr>
      <w:r w:rsidRPr="001F59EC">
        <w:rPr>
          <w:rFonts w:asciiTheme="majorHAnsi" w:hAnsiTheme="majorHAnsi" w:cstheme="majorHAnsi"/>
        </w:rPr>
        <w:t>Es gibt zwei physische SBCs, welche in Frankfurt auf beide Rechenzentren aufgeteilt sind. Pro RZ wird 1 Höheneinheit verwendet.</w:t>
      </w:r>
    </w:p>
    <w:p w14:paraId="35F89DF7" w14:textId="77777777" w:rsidR="00247FBD" w:rsidRPr="001F59EC" w:rsidRDefault="218DE66B" w:rsidP="00247FBD">
      <w:pPr>
        <w:rPr>
          <w:rFonts w:asciiTheme="majorHAnsi" w:hAnsiTheme="majorHAnsi" w:cstheme="majorHAnsi"/>
        </w:rPr>
      </w:pPr>
      <w:r w:rsidRPr="001F59EC">
        <w:rPr>
          <w:rFonts w:asciiTheme="majorHAnsi" w:hAnsiTheme="majorHAnsi" w:cstheme="majorHAnsi"/>
        </w:rPr>
        <w:t>Abbildung aus dem RZ Dortmund</w:t>
      </w:r>
    </w:p>
    <w:p w14:paraId="28C450B7" w14:textId="39007B6D" w:rsidR="00FB0C7D" w:rsidRPr="001F59EC" w:rsidRDefault="00247FBD" w:rsidP="00247FBD">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49C2F6F" wp14:editId="05F7AA93">
            <wp:extent cx="3706495" cy="734760"/>
            <wp:effectExtent l="0" t="0" r="8255" b="8255"/>
            <wp:docPr id="18" name="Grafi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763478" cy="746056"/>
                    </a:xfrm>
                    <a:prstGeom prst="rect">
                      <a:avLst/>
                    </a:prstGeom>
                  </pic:spPr>
                </pic:pic>
              </a:graphicData>
            </a:graphic>
          </wp:inline>
        </w:drawing>
      </w:r>
    </w:p>
    <w:p w14:paraId="7274FD58" w14:textId="77777777" w:rsidR="00247FBD" w:rsidRPr="001F59EC" w:rsidRDefault="00247FBD" w:rsidP="00247FBD">
      <w:pPr>
        <w:rPr>
          <w:rFonts w:asciiTheme="majorHAnsi" w:hAnsiTheme="majorHAnsi" w:cstheme="majorHAnsi"/>
        </w:rPr>
      </w:pPr>
    </w:p>
    <w:p w14:paraId="6558BB43" w14:textId="1FCF715D" w:rsidR="00247FBD" w:rsidRPr="001F59EC" w:rsidRDefault="218DE66B" w:rsidP="6B06F679">
      <w:pPr>
        <w:pStyle w:val="berschrift2"/>
        <w:rPr>
          <w:rFonts w:asciiTheme="majorHAnsi" w:hAnsiTheme="majorHAnsi" w:cstheme="majorBidi"/>
          <w:lang w:val="en-US"/>
        </w:rPr>
      </w:pPr>
      <w:bookmarkStart w:id="23" w:name="_Toc51919247"/>
      <w:bookmarkStart w:id="24" w:name="_Toc62024132"/>
      <w:bookmarkStart w:id="25" w:name="_Toc1113237047"/>
      <w:r w:rsidRPr="6B06F679">
        <w:rPr>
          <w:rFonts w:asciiTheme="majorHAnsi" w:hAnsiTheme="majorHAnsi" w:cstheme="majorBidi"/>
          <w:lang w:val="en-US"/>
        </w:rPr>
        <w:t>Trend Micro Deep Discovery Analyzer (DDA)</w:t>
      </w:r>
      <w:bookmarkEnd w:id="23"/>
      <w:bookmarkEnd w:id="24"/>
      <w:bookmarkEnd w:id="25"/>
    </w:p>
    <w:p w14:paraId="743CCEC1" w14:textId="3DD774DA" w:rsidR="00FB0C7D" w:rsidRPr="001F59EC" w:rsidRDefault="218DE66B" w:rsidP="00803C39">
      <w:pPr>
        <w:jc w:val="both"/>
        <w:rPr>
          <w:rFonts w:asciiTheme="majorHAnsi" w:hAnsiTheme="majorHAnsi" w:cstheme="majorHAnsi"/>
        </w:rPr>
      </w:pPr>
      <w:r w:rsidRPr="001F59EC">
        <w:rPr>
          <w:rFonts w:asciiTheme="majorHAnsi" w:hAnsiTheme="majorHAnsi" w:cstheme="majorHAnsi"/>
        </w:rPr>
        <w:t>Der Trend Micro DDA wertet Daten mittels Sandboxing aus, um Schadsoftware zu erkennen und zu blockieren. Der DDA ist in FR7 verbaut und ist über die IP-Adresse: 192.168.18.12 erreichbar. Er ist in dem Netzwerk 192.168.18.0/30 einsortiert und hat ausschließlich Internetzugriff. Andere Netzbereiche greifen nicht auf ihn zu.</w:t>
      </w:r>
    </w:p>
    <w:p w14:paraId="57E575E2" w14:textId="77777777" w:rsidR="007E15D3" w:rsidRPr="001F59EC" w:rsidRDefault="007E15D3" w:rsidP="00803C39">
      <w:pPr>
        <w:jc w:val="both"/>
        <w:rPr>
          <w:rFonts w:asciiTheme="majorHAnsi" w:hAnsiTheme="majorHAnsi" w:cstheme="majorHAnsi"/>
        </w:rPr>
      </w:pPr>
    </w:p>
    <w:p w14:paraId="6374C76D" w14:textId="6C5FEC05" w:rsidR="00247FBD" w:rsidRPr="001F59EC" w:rsidRDefault="00247FBD" w:rsidP="00247FBD">
      <w:pPr>
        <w:rPr>
          <w:rFonts w:asciiTheme="majorHAnsi" w:hAnsiTheme="majorHAnsi" w:cstheme="majorHAnsi"/>
        </w:rPr>
      </w:pPr>
      <w:r w:rsidRPr="001F59EC">
        <w:rPr>
          <w:rFonts w:asciiTheme="majorHAnsi" w:hAnsiTheme="majorHAnsi" w:cstheme="majorHAnsi"/>
          <w:noProof/>
        </w:rPr>
        <w:drawing>
          <wp:inline distT="0" distB="0" distL="0" distR="0" wp14:anchorId="2212409D" wp14:editId="56968FE4">
            <wp:extent cx="3606078" cy="1708150"/>
            <wp:effectExtent l="0" t="0" r="0" b="6350"/>
            <wp:docPr id="19" name="Grafi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9"/>
                    <pic:cNvPicPr/>
                  </pic:nvPicPr>
                  <pic:blipFill>
                    <a:blip r:embed="rId21" cstate="print">
                      <a:extLst>
                        <a:ext uri="{28A0092B-C50C-407E-A947-70E740481C1C}">
                          <a14:useLocalDpi xmlns:a14="http://schemas.microsoft.com/office/drawing/2010/main"/>
                        </a:ext>
                      </a:extLst>
                    </a:blip>
                    <a:stretch>
                      <a:fillRect/>
                    </a:stretch>
                  </pic:blipFill>
                  <pic:spPr>
                    <a:xfrm>
                      <a:off x="0" y="0"/>
                      <a:ext cx="3622655" cy="1716002"/>
                    </a:xfrm>
                    <a:prstGeom prst="rect">
                      <a:avLst/>
                    </a:prstGeom>
                  </pic:spPr>
                </pic:pic>
              </a:graphicData>
            </a:graphic>
          </wp:inline>
        </w:drawing>
      </w:r>
    </w:p>
    <w:tbl>
      <w:tblPr>
        <w:tblStyle w:val="ahdFormatvorlage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80"/>
        <w:gridCol w:w="1496"/>
        <w:gridCol w:w="855"/>
        <w:gridCol w:w="851"/>
        <w:gridCol w:w="2835"/>
      </w:tblGrid>
      <w:tr w:rsidR="00893F73" w:rsidRPr="001F59EC" w14:paraId="6BA565B4" w14:textId="517745BE" w:rsidTr="00FC6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Pr>
          <w:p w14:paraId="59D30961" w14:textId="7D88A2F8" w:rsidR="00D71B08" w:rsidRPr="001F59EC" w:rsidRDefault="00D71B08" w:rsidP="00B738C4">
            <w:pPr>
              <w:rPr>
                <w:rFonts w:asciiTheme="majorHAnsi" w:hAnsiTheme="majorHAnsi" w:cstheme="majorHAnsi"/>
              </w:rPr>
            </w:pPr>
            <w:r w:rsidRPr="001F59EC">
              <w:rPr>
                <w:rFonts w:asciiTheme="majorHAnsi" w:hAnsiTheme="majorHAnsi" w:cstheme="majorHAnsi"/>
              </w:rPr>
              <w:t>System</w:t>
            </w:r>
          </w:p>
        </w:tc>
        <w:tc>
          <w:tcPr>
            <w:tcW w:w="1496" w:type="dxa"/>
          </w:tcPr>
          <w:p w14:paraId="101BC647" w14:textId="15DF9CC8"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Serialnumber</w:t>
            </w:r>
          </w:p>
        </w:tc>
        <w:tc>
          <w:tcPr>
            <w:tcW w:w="855" w:type="dxa"/>
          </w:tcPr>
          <w:p w14:paraId="149244D2" w14:textId="6BAFE126"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RZ</w:t>
            </w:r>
          </w:p>
        </w:tc>
        <w:tc>
          <w:tcPr>
            <w:tcW w:w="851" w:type="dxa"/>
          </w:tcPr>
          <w:p w14:paraId="4A66FA84" w14:textId="2FBFCD74"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Rack</w:t>
            </w:r>
          </w:p>
        </w:tc>
        <w:tc>
          <w:tcPr>
            <w:tcW w:w="2835" w:type="dxa"/>
          </w:tcPr>
          <w:p w14:paraId="67BB7B9D" w14:textId="45F70906" w:rsidR="00D71B08" w:rsidRPr="001F59EC" w:rsidRDefault="00D71B0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HE</w:t>
            </w:r>
          </w:p>
        </w:tc>
      </w:tr>
      <w:tr w:rsidR="00D71B08" w:rsidRPr="001F59EC" w14:paraId="210AB9EF" w14:textId="1E821DF7" w:rsidTr="00FC6A3E">
        <w:tc>
          <w:tcPr>
            <w:cnfStyle w:val="001000000000" w:firstRow="0" w:lastRow="0" w:firstColumn="1" w:lastColumn="0" w:oddVBand="0" w:evenVBand="0" w:oddHBand="0" w:evenHBand="0" w:firstRowFirstColumn="0" w:firstRowLastColumn="0" w:lastRowFirstColumn="0" w:lastRowLastColumn="0"/>
            <w:tcW w:w="2180" w:type="dxa"/>
          </w:tcPr>
          <w:p w14:paraId="433B9CBB" w14:textId="573FE22F" w:rsidR="00D71B08" w:rsidRPr="001F59EC" w:rsidRDefault="00D71B08" w:rsidP="00B738C4">
            <w:pPr>
              <w:rPr>
                <w:rFonts w:asciiTheme="majorHAnsi" w:hAnsiTheme="majorHAnsi" w:cstheme="majorHAnsi"/>
              </w:rPr>
            </w:pPr>
            <w:r w:rsidRPr="001F59EC">
              <w:rPr>
                <w:rFonts w:asciiTheme="majorHAnsi" w:hAnsiTheme="majorHAnsi" w:cstheme="majorHAnsi"/>
              </w:rPr>
              <w:t>DE-FRA2-BIG-DDA001</w:t>
            </w:r>
          </w:p>
        </w:tc>
        <w:tc>
          <w:tcPr>
            <w:tcW w:w="1496" w:type="dxa"/>
            <w:tcBorders>
              <w:bottom w:val="single" w:sz="4" w:space="0" w:color="auto"/>
            </w:tcBorders>
            <w:shd w:val="clear" w:color="auto" w:fill="FFFFFF" w:themeFill="background1"/>
          </w:tcPr>
          <w:p w14:paraId="60F892F7" w14:textId="374220CF"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7HWMPQ3</w:t>
            </w:r>
          </w:p>
        </w:tc>
        <w:tc>
          <w:tcPr>
            <w:tcW w:w="855" w:type="dxa"/>
            <w:tcBorders>
              <w:bottom w:val="single" w:sz="4" w:space="0" w:color="auto"/>
            </w:tcBorders>
            <w:shd w:val="clear" w:color="auto" w:fill="FFFFFF" w:themeFill="background1"/>
          </w:tcPr>
          <w:p w14:paraId="3B2AF030" w14:textId="73DEC307"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FR2</w:t>
            </w:r>
          </w:p>
        </w:tc>
        <w:tc>
          <w:tcPr>
            <w:tcW w:w="851" w:type="dxa"/>
            <w:tcBorders>
              <w:bottom w:val="single" w:sz="4" w:space="0" w:color="auto"/>
            </w:tcBorders>
          </w:tcPr>
          <w:p w14:paraId="794D2ED6" w14:textId="0CF95EAE"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106</w:t>
            </w:r>
          </w:p>
        </w:tc>
        <w:tc>
          <w:tcPr>
            <w:tcW w:w="2835" w:type="dxa"/>
            <w:tcBorders>
              <w:bottom w:val="single" w:sz="4" w:space="0" w:color="auto"/>
            </w:tcBorders>
          </w:tcPr>
          <w:p w14:paraId="00C43DBD" w14:textId="588724FE" w:rsidR="00D71B08" w:rsidRPr="001F59EC" w:rsidRDefault="00D71B0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15-16</w:t>
            </w:r>
          </w:p>
        </w:tc>
      </w:tr>
      <w:tr w:rsidR="00D71B08" w:rsidRPr="001F59EC" w14:paraId="54F5E88A" w14:textId="03812733" w:rsidTr="00FC6A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80" w:type="dxa"/>
            <w:tcBorders>
              <w:right w:val="single" w:sz="4" w:space="0" w:color="auto"/>
            </w:tcBorders>
          </w:tcPr>
          <w:p w14:paraId="338BD8C5" w14:textId="52C8AA91" w:rsidR="00D71B08" w:rsidRPr="001F59EC" w:rsidRDefault="00D71B08" w:rsidP="00B738C4">
            <w:pPr>
              <w:rPr>
                <w:rFonts w:asciiTheme="majorHAnsi" w:hAnsiTheme="majorHAnsi" w:cstheme="majorHAnsi"/>
              </w:rPr>
            </w:pPr>
            <w:r w:rsidRPr="001F59EC">
              <w:rPr>
                <w:rFonts w:asciiTheme="majorHAnsi" w:hAnsiTheme="majorHAnsi" w:cstheme="majorHAnsi"/>
              </w:rPr>
              <w:t>DE-FRA7-BIG-DDA001</w:t>
            </w:r>
          </w:p>
        </w:tc>
        <w:tc>
          <w:tcPr>
            <w:tcW w:w="1496" w:type="dxa"/>
            <w:tcBorders>
              <w:top w:val="single" w:sz="4" w:space="0" w:color="auto"/>
              <w:left w:val="single" w:sz="4" w:space="0" w:color="auto"/>
              <w:bottom w:val="single" w:sz="4" w:space="0" w:color="auto"/>
              <w:right w:val="single" w:sz="4" w:space="0" w:color="auto"/>
            </w:tcBorders>
            <w:shd w:val="clear" w:color="auto" w:fill="FFFFFF" w:themeFill="background1"/>
          </w:tcPr>
          <w:p w14:paraId="1707DA55" w14:textId="6DF0A48F" w:rsidR="00D71B08" w:rsidRPr="001F59EC" w:rsidRDefault="00D71B08" w:rsidP="00356C7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7TNJ814</w:t>
            </w:r>
          </w:p>
        </w:tc>
        <w:tc>
          <w:tcPr>
            <w:tcW w:w="855" w:type="dxa"/>
            <w:tcBorders>
              <w:top w:val="single" w:sz="4" w:space="0" w:color="auto"/>
              <w:left w:val="single" w:sz="4" w:space="0" w:color="auto"/>
              <w:bottom w:val="single" w:sz="4" w:space="0" w:color="auto"/>
              <w:right w:val="single" w:sz="4" w:space="0" w:color="auto"/>
            </w:tcBorders>
            <w:shd w:val="clear" w:color="auto" w:fill="FFFFFF" w:themeFill="background1"/>
          </w:tcPr>
          <w:p w14:paraId="234F9D69" w14:textId="48960DFE"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FR7</w:t>
            </w:r>
          </w:p>
        </w:tc>
        <w:tc>
          <w:tcPr>
            <w:tcW w:w="851" w:type="dxa"/>
            <w:tcBorders>
              <w:top w:val="single" w:sz="4" w:space="0" w:color="auto"/>
              <w:left w:val="single" w:sz="4" w:space="0" w:color="auto"/>
              <w:bottom w:val="single" w:sz="4" w:space="0" w:color="auto"/>
              <w:right w:val="single" w:sz="4" w:space="0" w:color="auto"/>
            </w:tcBorders>
            <w:shd w:val="clear" w:color="auto" w:fill="FFFFFF" w:themeFill="background1"/>
          </w:tcPr>
          <w:p w14:paraId="40569744" w14:textId="2ED57F8E"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106</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0CC9711A" w14:textId="1C452E12" w:rsidR="00D71B08" w:rsidRPr="001F59EC" w:rsidRDefault="00D71B0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15-16</w:t>
            </w:r>
          </w:p>
        </w:tc>
      </w:tr>
    </w:tbl>
    <w:p w14:paraId="68111CE7" w14:textId="77777777" w:rsidR="00356C7D" w:rsidRPr="001F59EC" w:rsidRDefault="00356C7D" w:rsidP="00247FBD">
      <w:pPr>
        <w:rPr>
          <w:rFonts w:asciiTheme="majorHAnsi" w:hAnsiTheme="majorHAnsi" w:cstheme="majorHAnsi"/>
        </w:rPr>
      </w:pPr>
    </w:p>
    <w:tbl>
      <w:tblPr>
        <w:tblStyle w:val="ahdFormatvorlage1"/>
        <w:tblW w:w="82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466"/>
        <w:gridCol w:w="1653"/>
        <w:gridCol w:w="2835"/>
      </w:tblGrid>
      <w:tr w:rsidR="00D71B08" w:rsidRPr="001F59EC" w14:paraId="525C2EFE" w14:textId="5B1B473B" w:rsidTr="00FC6A3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54D8684D"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System</w:t>
            </w:r>
          </w:p>
        </w:tc>
        <w:tc>
          <w:tcPr>
            <w:tcW w:w="1466" w:type="dxa"/>
          </w:tcPr>
          <w:p w14:paraId="0D2634CE" w14:textId="6FAE4ECD"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w:t>
            </w:r>
          </w:p>
        </w:tc>
        <w:tc>
          <w:tcPr>
            <w:tcW w:w="1653" w:type="dxa"/>
          </w:tcPr>
          <w:p w14:paraId="40888005" w14:textId="357F29C2"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iDRAC IP</w:t>
            </w:r>
          </w:p>
        </w:tc>
        <w:tc>
          <w:tcPr>
            <w:tcW w:w="2835" w:type="dxa"/>
          </w:tcPr>
          <w:p w14:paraId="4FA414A2" w14:textId="6A71B597" w:rsidR="00D71B08" w:rsidRPr="001F59EC" w:rsidRDefault="00D71B08" w:rsidP="00D71B08">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D71B08" w:rsidRPr="001F59EC" w14:paraId="3EDF89FA" w14:textId="64B87C5E" w:rsidTr="00FC6A3E">
        <w:tc>
          <w:tcPr>
            <w:cnfStyle w:val="001000000000" w:firstRow="0" w:lastRow="0" w:firstColumn="1" w:lastColumn="0" w:oddVBand="0" w:evenVBand="0" w:oddHBand="0" w:evenHBand="0" w:firstRowFirstColumn="0" w:firstRowLastColumn="0" w:lastRowFirstColumn="0" w:lastRowLastColumn="0"/>
            <w:tcW w:w="2263" w:type="dxa"/>
          </w:tcPr>
          <w:p w14:paraId="3583B7CA"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DE-FRA2-BIG-DDA001</w:t>
            </w:r>
          </w:p>
        </w:tc>
        <w:tc>
          <w:tcPr>
            <w:tcW w:w="1466" w:type="dxa"/>
            <w:tcBorders>
              <w:bottom w:val="single" w:sz="4" w:space="0" w:color="auto"/>
            </w:tcBorders>
            <w:shd w:val="clear" w:color="auto" w:fill="FFFFFF" w:themeFill="background1"/>
          </w:tcPr>
          <w:p w14:paraId="192EA158" w14:textId="71DF5644"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10.18.20.194</w:t>
            </w:r>
          </w:p>
        </w:tc>
        <w:tc>
          <w:tcPr>
            <w:tcW w:w="1653" w:type="dxa"/>
            <w:tcBorders>
              <w:bottom w:val="single" w:sz="4" w:space="0" w:color="auto"/>
            </w:tcBorders>
            <w:shd w:val="clear" w:color="auto" w:fill="FFFFFF" w:themeFill="background1"/>
          </w:tcPr>
          <w:p w14:paraId="1488031C" w14:textId="275051F3"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shd w:val="clear" w:color="auto" w:fill="F5F5F5"/>
              </w:rPr>
              <w:t>10.18.3.2</w:t>
            </w:r>
          </w:p>
        </w:tc>
        <w:tc>
          <w:tcPr>
            <w:tcW w:w="2835" w:type="dxa"/>
            <w:tcBorders>
              <w:bottom w:val="single" w:sz="4" w:space="0" w:color="auto"/>
            </w:tcBorders>
            <w:shd w:val="clear" w:color="auto" w:fill="FFFFFF" w:themeFill="background1"/>
          </w:tcPr>
          <w:p w14:paraId="40EBFE4C" w14:textId="4F64A6ED"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 iDRAC Login</w:t>
            </w:r>
          </w:p>
        </w:tc>
      </w:tr>
      <w:tr w:rsidR="00D71B08" w:rsidRPr="001F59EC" w14:paraId="25C42111" w14:textId="38877B22" w:rsidTr="00FC6A3E">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Borders>
              <w:right w:val="single" w:sz="4" w:space="0" w:color="auto"/>
            </w:tcBorders>
          </w:tcPr>
          <w:p w14:paraId="20BD124A" w14:textId="77777777" w:rsidR="00D71B08" w:rsidRPr="001F59EC" w:rsidRDefault="00D71B08" w:rsidP="00D71B08">
            <w:pPr>
              <w:rPr>
                <w:rFonts w:asciiTheme="majorHAnsi" w:hAnsiTheme="majorHAnsi" w:cstheme="majorHAnsi"/>
              </w:rPr>
            </w:pPr>
            <w:r w:rsidRPr="001F59EC">
              <w:rPr>
                <w:rFonts w:asciiTheme="majorHAnsi" w:hAnsiTheme="majorHAnsi" w:cstheme="majorHAnsi"/>
              </w:rPr>
              <w:t>DE-FRA7-BIG-DDA001</w:t>
            </w:r>
          </w:p>
        </w:tc>
        <w:tc>
          <w:tcPr>
            <w:tcW w:w="1466" w:type="dxa"/>
            <w:tcBorders>
              <w:top w:val="single" w:sz="4" w:space="0" w:color="auto"/>
              <w:left w:val="single" w:sz="4" w:space="0" w:color="auto"/>
              <w:bottom w:val="single" w:sz="4" w:space="0" w:color="auto"/>
              <w:right w:val="single" w:sz="4" w:space="0" w:color="auto"/>
            </w:tcBorders>
            <w:shd w:val="clear" w:color="auto" w:fill="FFFFFF" w:themeFill="background1"/>
          </w:tcPr>
          <w:p w14:paraId="10736BE4" w14:textId="6A5C49AB"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10.18.20.179</w:t>
            </w:r>
          </w:p>
        </w:tc>
        <w:tc>
          <w:tcPr>
            <w:tcW w:w="1653" w:type="dxa"/>
            <w:tcBorders>
              <w:top w:val="single" w:sz="4" w:space="0" w:color="auto"/>
              <w:left w:val="single" w:sz="4" w:space="0" w:color="auto"/>
              <w:bottom w:val="single" w:sz="4" w:space="0" w:color="auto"/>
              <w:right w:val="single" w:sz="4" w:space="0" w:color="auto"/>
            </w:tcBorders>
            <w:shd w:val="clear" w:color="auto" w:fill="FFFFFF" w:themeFill="background1"/>
          </w:tcPr>
          <w:p w14:paraId="408B92CE" w14:textId="6364AF28"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10.18.3.3</w:t>
            </w:r>
          </w:p>
        </w:tc>
        <w:tc>
          <w:tcPr>
            <w:tcW w:w="2835" w:type="dxa"/>
            <w:tcBorders>
              <w:top w:val="single" w:sz="4" w:space="0" w:color="auto"/>
              <w:left w:val="single" w:sz="4" w:space="0" w:color="auto"/>
              <w:bottom w:val="single" w:sz="4" w:space="0" w:color="auto"/>
              <w:right w:val="single" w:sz="4" w:space="0" w:color="auto"/>
            </w:tcBorders>
            <w:shd w:val="clear" w:color="auto" w:fill="FFFFFF" w:themeFill="background1"/>
          </w:tcPr>
          <w:p w14:paraId="458BBF4E" w14:textId="28A0824D" w:rsidR="00D71B08" w:rsidRPr="001F59EC" w:rsidRDefault="00D71B08" w:rsidP="00D71B08">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 iDRAC Login</w:t>
            </w:r>
          </w:p>
        </w:tc>
      </w:tr>
      <w:tr w:rsidR="00D71B08" w:rsidRPr="001F59EC" w14:paraId="4FEA77DE" w14:textId="1D36DE57" w:rsidTr="00FC6A3E">
        <w:tc>
          <w:tcPr>
            <w:cnfStyle w:val="001000000000" w:firstRow="0" w:lastRow="0" w:firstColumn="1" w:lastColumn="0" w:oddVBand="0" w:evenVBand="0" w:oddHBand="0" w:evenHBand="0" w:firstRowFirstColumn="0" w:firstRowLastColumn="0" w:lastRowFirstColumn="0" w:lastRowLastColumn="0"/>
            <w:tcW w:w="2263" w:type="dxa"/>
          </w:tcPr>
          <w:p w14:paraId="6565E660" w14:textId="2EFB7750" w:rsidR="00D71B08" w:rsidRPr="001F59EC" w:rsidRDefault="00D71B08" w:rsidP="00D71B08">
            <w:pPr>
              <w:rPr>
                <w:rFonts w:asciiTheme="majorHAnsi" w:hAnsiTheme="majorHAnsi" w:cstheme="majorHAnsi"/>
              </w:rPr>
            </w:pPr>
            <w:r w:rsidRPr="001F59EC">
              <w:rPr>
                <w:rFonts w:asciiTheme="majorHAnsi" w:hAnsiTheme="majorHAnsi" w:cstheme="majorHAnsi"/>
              </w:rPr>
              <w:t>DDAN LoadBalancer</w:t>
            </w:r>
          </w:p>
        </w:tc>
        <w:tc>
          <w:tcPr>
            <w:tcW w:w="1466" w:type="dxa"/>
            <w:tcBorders>
              <w:top w:val="single" w:sz="4" w:space="0" w:color="auto"/>
            </w:tcBorders>
            <w:shd w:val="clear" w:color="auto" w:fill="FFFFFF" w:themeFill="background1"/>
          </w:tcPr>
          <w:p w14:paraId="1143EDB5" w14:textId="0AB393E9"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10.18.20.195</w:t>
            </w:r>
          </w:p>
        </w:tc>
        <w:tc>
          <w:tcPr>
            <w:tcW w:w="1653" w:type="dxa"/>
            <w:tcBorders>
              <w:top w:val="single" w:sz="4" w:space="0" w:color="auto"/>
            </w:tcBorders>
            <w:shd w:val="clear" w:color="auto" w:fill="FFFFFF" w:themeFill="background1"/>
          </w:tcPr>
          <w:p w14:paraId="5CFC82A0" w14:textId="77777777"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2835" w:type="dxa"/>
            <w:tcBorders>
              <w:top w:val="single" w:sz="4" w:space="0" w:color="auto"/>
            </w:tcBorders>
            <w:shd w:val="clear" w:color="auto" w:fill="FFFFFF" w:themeFill="background1"/>
          </w:tcPr>
          <w:p w14:paraId="5E2C17DA" w14:textId="77777777" w:rsidR="00D71B08" w:rsidRPr="001F59EC" w:rsidRDefault="00D71B08" w:rsidP="00D71B0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9DDCA22" w14:textId="77777777" w:rsidR="00E85801" w:rsidRDefault="00E85801" w:rsidP="00247FBD">
      <w:pPr>
        <w:rPr>
          <w:rFonts w:asciiTheme="majorHAnsi" w:hAnsiTheme="majorHAnsi" w:cstheme="majorHAnsi"/>
          <w:b/>
          <w:bCs/>
          <w:sz w:val="24"/>
          <w:szCs w:val="28"/>
        </w:rPr>
      </w:pPr>
    </w:p>
    <w:p w14:paraId="2E3228D1" w14:textId="77777777" w:rsidR="00E85801" w:rsidRDefault="00E85801">
      <w:pPr>
        <w:rPr>
          <w:rFonts w:asciiTheme="majorHAnsi" w:hAnsiTheme="majorHAnsi" w:cstheme="majorHAnsi"/>
          <w:b/>
          <w:bCs/>
          <w:sz w:val="24"/>
          <w:szCs w:val="28"/>
        </w:rPr>
      </w:pPr>
      <w:r>
        <w:rPr>
          <w:rFonts w:asciiTheme="majorHAnsi" w:hAnsiTheme="majorHAnsi" w:cstheme="majorHAnsi"/>
          <w:b/>
          <w:bCs/>
          <w:sz w:val="24"/>
          <w:szCs w:val="28"/>
        </w:rPr>
        <w:br w:type="page"/>
      </w:r>
    </w:p>
    <w:p w14:paraId="632DF482" w14:textId="7CA056E2"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b/>
          <w:bCs/>
          <w:sz w:val="24"/>
          <w:szCs w:val="28"/>
        </w:rPr>
        <w:lastRenderedPageBreak/>
        <w:t>DE-FRA2-BIG-DDA001:</w:t>
      </w:r>
    </w:p>
    <w:p w14:paraId="0F9C46A5" w14:textId="5B807F87" w:rsidR="00356C7D" w:rsidRPr="001F59EC" w:rsidRDefault="00356C7D" w:rsidP="00356C7D">
      <w:pPr>
        <w:rPr>
          <w:rFonts w:asciiTheme="majorHAnsi" w:hAnsiTheme="majorHAnsi" w:cstheme="majorHAnsi"/>
        </w:rPr>
      </w:pPr>
      <w:r w:rsidRPr="001F59EC">
        <w:rPr>
          <w:rFonts w:asciiTheme="majorHAnsi" w:hAnsiTheme="majorHAnsi" w:cstheme="majorHAnsi"/>
        </w:rPr>
        <w:t>LAN:</w:t>
      </w:r>
    </w:p>
    <w:p w14:paraId="1F171FA3" w14:textId="43E6C9FB" w:rsidR="00356C7D" w:rsidRPr="001F59EC"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07DF6ED7" wp14:editId="2ACE9484">
            <wp:extent cx="5759450" cy="1402080"/>
            <wp:effectExtent l="0" t="0" r="0" b="7620"/>
            <wp:docPr id="199919260"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19260" name="Grafik 1" descr="Ein Bild, das Text, Screenshot, Schrift, Software enthält.&#10;&#10;Automatisch generierte Beschreibung"/>
                    <pic:cNvPicPr/>
                  </pic:nvPicPr>
                  <pic:blipFill>
                    <a:blip r:embed="rId22"/>
                    <a:stretch>
                      <a:fillRect/>
                    </a:stretch>
                  </pic:blipFill>
                  <pic:spPr>
                    <a:xfrm>
                      <a:off x="0" y="0"/>
                      <a:ext cx="5759450" cy="1402080"/>
                    </a:xfrm>
                    <a:prstGeom prst="rect">
                      <a:avLst/>
                    </a:prstGeom>
                  </pic:spPr>
                </pic:pic>
              </a:graphicData>
            </a:graphic>
          </wp:inline>
        </w:drawing>
      </w:r>
    </w:p>
    <w:p w14:paraId="57D153C1" w14:textId="3AF6BD43" w:rsidR="00356C7D" w:rsidRPr="001F59EC" w:rsidRDefault="00356C7D" w:rsidP="00247FBD">
      <w:pPr>
        <w:rPr>
          <w:rFonts w:asciiTheme="majorHAnsi" w:hAnsiTheme="majorHAnsi" w:cstheme="majorHAnsi"/>
        </w:rPr>
      </w:pPr>
      <w:r w:rsidRPr="001F59EC">
        <w:rPr>
          <w:rFonts w:asciiTheme="majorHAnsi" w:hAnsiTheme="majorHAnsi" w:cstheme="majorHAnsi"/>
        </w:rPr>
        <w:t>Power:</w:t>
      </w:r>
    </w:p>
    <w:p w14:paraId="44FD67ED" w14:textId="47D469E2" w:rsidR="00356C7D" w:rsidRPr="001F59EC"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3AEEDB11" wp14:editId="4247E0B2">
            <wp:extent cx="5759450" cy="712470"/>
            <wp:effectExtent l="0" t="0" r="0" b="0"/>
            <wp:docPr id="1056714215" name="Grafik 1" descr="Ein Bild, das Screenshot, Tex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14215" name="Grafik 1" descr="Ein Bild, das Screenshot, Text, Schrift enthält.&#10;&#10;Automatisch generierte Beschreibung"/>
                    <pic:cNvPicPr/>
                  </pic:nvPicPr>
                  <pic:blipFill>
                    <a:blip r:embed="rId23"/>
                    <a:stretch>
                      <a:fillRect/>
                    </a:stretch>
                  </pic:blipFill>
                  <pic:spPr>
                    <a:xfrm>
                      <a:off x="0" y="0"/>
                      <a:ext cx="5759450" cy="712470"/>
                    </a:xfrm>
                    <a:prstGeom prst="rect">
                      <a:avLst/>
                    </a:prstGeom>
                  </pic:spPr>
                </pic:pic>
              </a:graphicData>
            </a:graphic>
          </wp:inline>
        </w:drawing>
      </w:r>
    </w:p>
    <w:p w14:paraId="426C1E01" w14:textId="5AD85E1B"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b/>
          <w:bCs/>
          <w:sz w:val="24"/>
          <w:szCs w:val="28"/>
        </w:rPr>
        <w:t>DE-FRA7-BIG-DDA001:</w:t>
      </w:r>
    </w:p>
    <w:p w14:paraId="455B4C0E" w14:textId="424DCEA2" w:rsidR="00356C7D" w:rsidRPr="001F59EC" w:rsidRDefault="00356C7D" w:rsidP="00356C7D">
      <w:pPr>
        <w:rPr>
          <w:rFonts w:asciiTheme="majorHAnsi" w:hAnsiTheme="majorHAnsi" w:cstheme="majorHAnsi"/>
        </w:rPr>
      </w:pPr>
      <w:r w:rsidRPr="001F59EC">
        <w:rPr>
          <w:rFonts w:asciiTheme="majorHAnsi" w:hAnsiTheme="majorHAnsi" w:cstheme="majorHAnsi"/>
        </w:rPr>
        <w:t>LAN:</w:t>
      </w:r>
    </w:p>
    <w:p w14:paraId="4D6972F2" w14:textId="3A0B8C16" w:rsidR="00356C7D" w:rsidRPr="001F59EC" w:rsidRDefault="00356C7D" w:rsidP="00247FBD">
      <w:pPr>
        <w:rPr>
          <w:rFonts w:asciiTheme="majorHAnsi" w:hAnsiTheme="majorHAnsi" w:cstheme="majorHAnsi"/>
          <w:b/>
          <w:bCs/>
          <w:sz w:val="24"/>
          <w:szCs w:val="28"/>
        </w:rPr>
      </w:pPr>
      <w:r w:rsidRPr="001F59EC">
        <w:rPr>
          <w:rFonts w:asciiTheme="majorHAnsi" w:hAnsiTheme="majorHAnsi" w:cstheme="majorHAnsi"/>
          <w:noProof/>
        </w:rPr>
        <w:drawing>
          <wp:inline distT="0" distB="0" distL="0" distR="0" wp14:anchorId="6809F5FE" wp14:editId="5F2FBCF2">
            <wp:extent cx="5759450" cy="1405890"/>
            <wp:effectExtent l="0" t="0" r="0" b="3810"/>
            <wp:docPr id="1622959423" name="Grafik 1" descr="Ein Bild, das Text, Screenshot, Schrift, Softwar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959423" name="Grafik 1" descr="Ein Bild, das Text, Screenshot, Schrift, Software enthält.&#10;&#10;Automatisch generierte Beschreibung"/>
                    <pic:cNvPicPr/>
                  </pic:nvPicPr>
                  <pic:blipFill>
                    <a:blip r:embed="rId24"/>
                    <a:stretch>
                      <a:fillRect/>
                    </a:stretch>
                  </pic:blipFill>
                  <pic:spPr>
                    <a:xfrm>
                      <a:off x="0" y="0"/>
                      <a:ext cx="5759450" cy="1405890"/>
                    </a:xfrm>
                    <a:prstGeom prst="rect">
                      <a:avLst/>
                    </a:prstGeom>
                  </pic:spPr>
                </pic:pic>
              </a:graphicData>
            </a:graphic>
          </wp:inline>
        </w:drawing>
      </w:r>
    </w:p>
    <w:p w14:paraId="2F25D83B" w14:textId="63F09672" w:rsidR="00356C7D" w:rsidRPr="001F59EC" w:rsidRDefault="00356C7D" w:rsidP="00356C7D">
      <w:pPr>
        <w:rPr>
          <w:rFonts w:asciiTheme="majorHAnsi" w:hAnsiTheme="majorHAnsi" w:cstheme="majorHAnsi"/>
        </w:rPr>
      </w:pPr>
      <w:r w:rsidRPr="001F59EC">
        <w:rPr>
          <w:rFonts w:asciiTheme="majorHAnsi" w:hAnsiTheme="majorHAnsi" w:cstheme="majorHAnsi"/>
        </w:rPr>
        <w:t>Power:</w:t>
      </w:r>
    </w:p>
    <w:p w14:paraId="26F600D0" w14:textId="070FCCCF" w:rsidR="00356C7D" w:rsidRDefault="00356C7D" w:rsidP="00247FBD">
      <w:pPr>
        <w:rPr>
          <w:rFonts w:asciiTheme="majorHAnsi" w:hAnsiTheme="majorHAnsi" w:cstheme="majorHAnsi"/>
        </w:rPr>
      </w:pPr>
      <w:r w:rsidRPr="001F59EC">
        <w:rPr>
          <w:rFonts w:asciiTheme="majorHAnsi" w:hAnsiTheme="majorHAnsi" w:cstheme="majorHAnsi"/>
          <w:noProof/>
        </w:rPr>
        <w:drawing>
          <wp:inline distT="0" distB="0" distL="0" distR="0" wp14:anchorId="0430E158" wp14:editId="10A88642">
            <wp:extent cx="5759450" cy="720725"/>
            <wp:effectExtent l="0" t="0" r="0" b="3175"/>
            <wp:docPr id="370849878" name="Grafik 1" descr="Ein Bild, das Screenshot, Text, Schrif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49878" name="Grafik 1" descr="Ein Bild, das Screenshot, Text, Schrift enthält.&#10;&#10;Automatisch generierte Beschreibung"/>
                    <pic:cNvPicPr/>
                  </pic:nvPicPr>
                  <pic:blipFill>
                    <a:blip r:embed="rId25"/>
                    <a:stretch>
                      <a:fillRect/>
                    </a:stretch>
                  </pic:blipFill>
                  <pic:spPr>
                    <a:xfrm>
                      <a:off x="0" y="0"/>
                      <a:ext cx="5759450" cy="720725"/>
                    </a:xfrm>
                    <a:prstGeom prst="rect">
                      <a:avLst/>
                    </a:prstGeom>
                  </pic:spPr>
                </pic:pic>
              </a:graphicData>
            </a:graphic>
          </wp:inline>
        </w:drawing>
      </w:r>
    </w:p>
    <w:p w14:paraId="2C554BFF" w14:textId="77777777" w:rsidR="00463B50" w:rsidRPr="001F59EC" w:rsidRDefault="00463B50" w:rsidP="00247FBD">
      <w:pPr>
        <w:rPr>
          <w:rFonts w:asciiTheme="majorHAnsi" w:hAnsiTheme="majorHAnsi" w:cstheme="majorHAnsi"/>
        </w:rPr>
      </w:pPr>
    </w:p>
    <w:p w14:paraId="7BAD86A7" w14:textId="1B08669D" w:rsidR="00DF69A4" w:rsidRPr="001F59EC" w:rsidRDefault="218DE66B" w:rsidP="6B06F679">
      <w:pPr>
        <w:pStyle w:val="berschrift2"/>
        <w:rPr>
          <w:rFonts w:asciiTheme="majorHAnsi" w:hAnsiTheme="majorHAnsi" w:cstheme="majorBidi"/>
          <w:highlight w:val="yellow"/>
          <w:lang w:val="en-US"/>
        </w:rPr>
      </w:pPr>
      <w:bookmarkStart w:id="26" w:name="_Toc1885773732"/>
      <w:commentRangeStart w:id="27"/>
      <w:r w:rsidRPr="6B06F679">
        <w:rPr>
          <w:rFonts w:asciiTheme="majorHAnsi" w:hAnsiTheme="majorHAnsi" w:cstheme="majorBidi"/>
          <w:highlight w:val="yellow"/>
          <w:lang w:val="en-US"/>
        </w:rPr>
        <w:t>Trend Micro Deep Discovery Inspector (DDI)</w:t>
      </w:r>
      <w:bookmarkEnd w:id="26"/>
      <w:commentRangeEnd w:id="27"/>
      <w:r w:rsidRPr="001F59EC">
        <w:rPr>
          <w:rStyle w:val="Kommentarzeichen"/>
          <w:rFonts w:asciiTheme="majorHAnsi" w:hAnsiTheme="majorHAnsi" w:cstheme="majorBidi"/>
          <w:sz w:val="24"/>
          <w:szCs w:val="24"/>
          <w:highlight w:val="yellow"/>
          <w:lang w:val="en-US"/>
        </w:rPr>
        <w:commentReference w:id="27"/>
      </w:r>
    </w:p>
    <w:p w14:paraId="78FE4C31" w14:textId="359F533A" w:rsidR="00DF69A4" w:rsidRPr="001F59EC" w:rsidRDefault="218DE66B" w:rsidP="00247FBD">
      <w:pPr>
        <w:rPr>
          <w:rFonts w:asciiTheme="majorHAnsi" w:hAnsiTheme="majorHAnsi" w:cstheme="majorHAnsi"/>
        </w:rPr>
      </w:pPr>
      <w:r w:rsidRPr="001F59EC">
        <w:rPr>
          <w:rFonts w:asciiTheme="majorHAnsi" w:hAnsiTheme="majorHAnsi" w:cstheme="majorHAnsi"/>
        </w:rPr>
        <w:t>Der Trend Micro DDI wertet Daten aus dem Netzwerk-Traffic aus. Der DDI ist im RZ Dortmund verbaut, um die Dortmunder Netzwerke entsprechend zu überwachen.</w:t>
      </w:r>
    </w:p>
    <w:tbl>
      <w:tblPr>
        <w:tblStyle w:val="ahdFormatvorlage1"/>
        <w:tblW w:w="95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85"/>
        <w:gridCol w:w="2451"/>
        <w:gridCol w:w="3231"/>
        <w:gridCol w:w="1956"/>
      </w:tblGrid>
      <w:tr w:rsidR="00DF69A4" w:rsidRPr="001F59EC" w14:paraId="1D938BC9"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1BEF5142" w14:textId="3F1E75B6" w:rsidR="00DF69A4" w:rsidRPr="001F59EC" w:rsidRDefault="218DE66B" w:rsidP="00B738C4">
            <w:pPr>
              <w:rPr>
                <w:rFonts w:asciiTheme="majorHAnsi" w:hAnsiTheme="majorHAnsi" w:cstheme="majorHAnsi"/>
              </w:rPr>
            </w:pPr>
            <w:r w:rsidRPr="001F59EC">
              <w:rPr>
                <w:rFonts w:asciiTheme="majorHAnsi" w:hAnsiTheme="majorHAnsi" w:cstheme="majorHAnsi"/>
              </w:rPr>
              <w:t>IP-Adresse</w:t>
            </w:r>
          </w:p>
        </w:tc>
        <w:tc>
          <w:tcPr>
            <w:tcW w:w="2271" w:type="dxa"/>
          </w:tcPr>
          <w:p w14:paraId="470D0234" w14:textId="0A79A2B7"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Name</w:t>
            </w:r>
          </w:p>
        </w:tc>
        <w:tc>
          <w:tcPr>
            <w:tcW w:w="3342" w:type="dxa"/>
          </w:tcPr>
          <w:p w14:paraId="591A6BB1" w14:textId="7EA32800"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Typ</w:t>
            </w:r>
          </w:p>
        </w:tc>
        <w:tc>
          <w:tcPr>
            <w:tcW w:w="1994" w:type="dxa"/>
          </w:tcPr>
          <w:p w14:paraId="65A2473B" w14:textId="77777777" w:rsidR="00DF69A4"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DF69A4" w:rsidRPr="001F59EC" w14:paraId="566D8371" w14:textId="77777777" w:rsidTr="218DE66B">
        <w:tc>
          <w:tcPr>
            <w:cnfStyle w:val="001000000000" w:firstRow="0" w:lastRow="0" w:firstColumn="1" w:lastColumn="0" w:oddVBand="0" w:evenVBand="0" w:oddHBand="0" w:evenHBand="0" w:firstRowFirstColumn="0" w:firstRowLastColumn="0" w:lastRowFirstColumn="0" w:lastRowLastColumn="0"/>
            <w:tcW w:w="1916" w:type="dxa"/>
          </w:tcPr>
          <w:p w14:paraId="40666055" w14:textId="1239E19E" w:rsidR="00DF69A4" w:rsidRPr="001F59EC" w:rsidRDefault="218DE66B" w:rsidP="00B738C4">
            <w:pPr>
              <w:rPr>
                <w:rFonts w:asciiTheme="majorHAnsi" w:hAnsiTheme="majorHAnsi" w:cstheme="majorHAnsi"/>
              </w:rPr>
            </w:pPr>
            <w:r w:rsidRPr="001F59EC">
              <w:rPr>
                <w:rFonts w:asciiTheme="majorHAnsi" w:hAnsiTheme="majorHAnsi" w:cstheme="majorHAnsi"/>
              </w:rPr>
              <w:t>10.100.10.21</w:t>
            </w:r>
          </w:p>
        </w:tc>
        <w:tc>
          <w:tcPr>
            <w:tcW w:w="2271" w:type="dxa"/>
            <w:shd w:val="clear" w:color="auto" w:fill="FFFFFF" w:themeFill="background1"/>
          </w:tcPr>
          <w:p w14:paraId="328A6D34" w14:textId="7632A58A" w:rsidR="00DF69A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DDI idrac</w:t>
            </w:r>
          </w:p>
        </w:tc>
        <w:tc>
          <w:tcPr>
            <w:tcW w:w="3342" w:type="dxa"/>
            <w:shd w:val="clear" w:color="auto" w:fill="FFFFFF" w:themeFill="background1"/>
          </w:tcPr>
          <w:p w14:paraId="038C32F2" w14:textId="7A401FE9" w:rsidR="00DF69A4" w:rsidRPr="001F59EC" w:rsidRDefault="00DF69A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System-Management</w:t>
            </w:r>
          </w:p>
        </w:tc>
        <w:tc>
          <w:tcPr>
            <w:tcW w:w="1994" w:type="dxa"/>
          </w:tcPr>
          <w:p w14:paraId="348B133B" w14:textId="41739202" w:rsidR="00DF69A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Mainboard</w:t>
            </w:r>
          </w:p>
        </w:tc>
      </w:tr>
      <w:tr w:rsidR="00DF69A4" w:rsidRPr="001F59EC" w14:paraId="032CADD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6" w:type="dxa"/>
          </w:tcPr>
          <w:p w14:paraId="42586B0E" w14:textId="73244070" w:rsidR="00DF69A4" w:rsidRPr="001F59EC" w:rsidRDefault="218DE66B" w:rsidP="00B738C4">
            <w:pPr>
              <w:rPr>
                <w:rFonts w:asciiTheme="majorHAnsi" w:hAnsiTheme="majorHAnsi" w:cstheme="majorHAnsi"/>
              </w:rPr>
            </w:pPr>
            <w:r w:rsidRPr="001F59EC">
              <w:rPr>
                <w:rFonts w:asciiTheme="majorHAnsi" w:hAnsiTheme="majorHAnsi" w:cstheme="majorHAnsi"/>
              </w:rPr>
              <w:t>10.100.10.22</w:t>
            </w:r>
          </w:p>
        </w:tc>
        <w:tc>
          <w:tcPr>
            <w:tcW w:w="2271" w:type="dxa"/>
            <w:shd w:val="clear" w:color="auto" w:fill="FFFFFF" w:themeFill="background1"/>
          </w:tcPr>
          <w:p w14:paraId="550FCC3B" w14:textId="79B50E73" w:rsidR="00DF69A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DDI.big.krankenkasse.de</w:t>
            </w:r>
          </w:p>
        </w:tc>
        <w:tc>
          <w:tcPr>
            <w:tcW w:w="3342" w:type="dxa"/>
            <w:shd w:val="clear" w:color="auto" w:fill="FFFFFF" w:themeFill="background1"/>
          </w:tcPr>
          <w:p w14:paraId="5A1ACC99" w14:textId="4B12E39A" w:rsidR="00DF69A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DDI Management</w:t>
            </w:r>
          </w:p>
        </w:tc>
        <w:tc>
          <w:tcPr>
            <w:tcW w:w="1994" w:type="dxa"/>
            <w:shd w:val="clear" w:color="auto" w:fill="FFFFFF" w:themeFill="background1"/>
          </w:tcPr>
          <w:p w14:paraId="5127E944" w14:textId="77777777" w:rsidR="00DF69A4" w:rsidRPr="001F59EC" w:rsidRDefault="00DF69A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B0A9C98" w14:textId="0C7AD8F2" w:rsidR="00DF69A4" w:rsidRPr="001F59EC" w:rsidRDefault="00DF69A4" w:rsidP="00247FBD">
      <w:pPr>
        <w:rPr>
          <w:rFonts w:asciiTheme="majorHAnsi" w:hAnsiTheme="majorHAnsi" w:cstheme="majorHAnsi"/>
        </w:rPr>
      </w:pPr>
    </w:p>
    <w:p w14:paraId="5FE177A1" w14:textId="4628DA4C" w:rsidR="00803C39" w:rsidRDefault="00803C39" w:rsidP="00247FBD">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284B7299" wp14:editId="71783205">
            <wp:extent cx="5649113" cy="1076475"/>
            <wp:effectExtent l="0" t="0" r="8890" b="9525"/>
            <wp:docPr id="61" name="Grafik 61" descr="Ein Bild, das Text, Behälter, Zubehör, Systemsteuerung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Grafik 61" descr="Ein Bild, das Text, Behälter, Zubehör, Systemsteuerung enthält.&#10;&#10;Automatisch generierte Beschreibung"/>
                    <pic:cNvPicPr/>
                  </pic:nvPicPr>
                  <pic:blipFill>
                    <a:blip r:embed="rId30"/>
                    <a:stretch>
                      <a:fillRect/>
                    </a:stretch>
                  </pic:blipFill>
                  <pic:spPr>
                    <a:xfrm>
                      <a:off x="0" y="0"/>
                      <a:ext cx="5649113" cy="1076475"/>
                    </a:xfrm>
                    <a:prstGeom prst="rect">
                      <a:avLst/>
                    </a:prstGeom>
                  </pic:spPr>
                </pic:pic>
              </a:graphicData>
            </a:graphic>
          </wp:inline>
        </w:drawing>
      </w:r>
    </w:p>
    <w:p w14:paraId="0DEC2A1D" w14:textId="77777777" w:rsidR="00E85801" w:rsidRPr="001F59EC" w:rsidRDefault="00E85801" w:rsidP="00247FBD">
      <w:pPr>
        <w:rPr>
          <w:rFonts w:asciiTheme="majorHAnsi" w:hAnsiTheme="majorHAnsi" w:cstheme="majorHAnsi"/>
        </w:rPr>
      </w:pPr>
    </w:p>
    <w:p w14:paraId="173034E2" w14:textId="77777777" w:rsidR="00247FBD" w:rsidRPr="001F59EC" w:rsidRDefault="218DE66B" w:rsidP="6B06F679">
      <w:pPr>
        <w:pStyle w:val="berschrift2"/>
        <w:rPr>
          <w:rFonts w:asciiTheme="majorHAnsi" w:hAnsiTheme="majorHAnsi" w:cstheme="majorBidi"/>
          <w:highlight w:val="green"/>
        </w:rPr>
      </w:pPr>
      <w:bookmarkStart w:id="28" w:name="_Toc51919248"/>
      <w:bookmarkStart w:id="29" w:name="_Toc62024133"/>
      <w:bookmarkStart w:id="30" w:name="_Toc110080218"/>
      <w:commentRangeStart w:id="31"/>
      <w:r w:rsidRPr="6B06F679">
        <w:rPr>
          <w:rFonts w:asciiTheme="majorHAnsi" w:hAnsiTheme="majorHAnsi" w:cstheme="majorBidi"/>
          <w:highlight w:val="green"/>
        </w:rPr>
        <w:t xml:space="preserve">Greenbone </w:t>
      </w:r>
      <w:r w:rsidRPr="6B06F679">
        <w:rPr>
          <w:rFonts w:asciiTheme="majorHAnsi" w:hAnsiTheme="majorHAnsi" w:cstheme="majorBidi"/>
        </w:rPr>
        <w:t xml:space="preserve">Security </w:t>
      </w:r>
      <w:r w:rsidRPr="6B06F679">
        <w:rPr>
          <w:rFonts w:asciiTheme="majorHAnsi" w:hAnsiTheme="majorHAnsi" w:cstheme="majorBidi"/>
          <w:highlight w:val="green"/>
        </w:rPr>
        <w:t>Manager</w:t>
      </w:r>
      <w:bookmarkEnd w:id="28"/>
      <w:bookmarkEnd w:id="29"/>
      <w:bookmarkEnd w:id="30"/>
      <w:commentRangeEnd w:id="31"/>
      <w:r w:rsidRPr="001F59EC">
        <w:rPr>
          <w:rStyle w:val="Kommentarzeichen"/>
          <w:rFonts w:asciiTheme="majorHAnsi" w:hAnsiTheme="majorHAnsi" w:cstheme="majorBidi"/>
          <w:sz w:val="24"/>
          <w:szCs w:val="24"/>
          <w:highlight w:val="green"/>
        </w:rPr>
        <w:commentReference w:id="31"/>
      </w:r>
    </w:p>
    <w:p w14:paraId="2F69810B" w14:textId="5AE8343A" w:rsidR="00247FBD" w:rsidRPr="001F59EC" w:rsidRDefault="218DE66B" w:rsidP="00247FBD">
      <w:pPr>
        <w:rPr>
          <w:rFonts w:asciiTheme="majorHAnsi" w:hAnsiTheme="majorHAnsi" w:cstheme="majorHAnsi"/>
        </w:rPr>
      </w:pPr>
      <w:r w:rsidRPr="001F59EC">
        <w:rPr>
          <w:rFonts w:asciiTheme="majorHAnsi" w:hAnsiTheme="majorHAnsi" w:cstheme="majorHAnsi"/>
        </w:rPr>
        <w:t>Zwecks Schwachstellenanalyse wird eine Greenbone Appliance eingesetzt, die Netzwerkgeräte insbesondere Clients und Server analysiert und Schwachstellen aufzeigt. Diese Appliance wird weiterhin in Dortmund betrieben und ist im Client-Netzwerk konnektiert.</w:t>
      </w:r>
    </w:p>
    <w:p w14:paraId="78B016A9" w14:textId="77777777" w:rsidR="00247FBD" w:rsidRPr="001F59EC" w:rsidRDefault="218DE66B" w:rsidP="00247FBD">
      <w:pPr>
        <w:rPr>
          <w:rFonts w:asciiTheme="majorHAnsi" w:hAnsiTheme="majorHAnsi" w:cstheme="majorHAnsi"/>
        </w:rPr>
      </w:pPr>
      <w:r w:rsidRPr="001F59EC">
        <w:rPr>
          <w:rFonts w:asciiTheme="majorHAnsi" w:hAnsiTheme="majorHAnsi" w:cstheme="majorHAnsi"/>
        </w:rPr>
        <w:t>Abbildung aus dem RZ Dortmund</w:t>
      </w:r>
    </w:p>
    <w:p w14:paraId="16624FCD" w14:textId="77777777" w:rsidR="00247FBD" w:rsidRPr="001F59EC" w:rsidRDefault="00247FBD" w:rsidP="00247FBD">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6566D43" wp14:editId="71458D04">
            <wp:extent cx="4657725" cy="836028"/>
            <wp:effectExtent l="0" t="0" r="0" b="2540"/>
            <wp:docPr id="20" name="Grafi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0"/>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664085" cy="837170"/>
                    </a:xfrm>
                    <a:prstGeom prst="rect">
                      <a:avLst/>
                    </a:prstGeom>
                  </pic:spPr>
                </pic:pic>
              </a:graphicData>
            </a:graphic>
          </wp:inline>
        </w:drawing>
      </w:r>
    </w:p>
    <w:p w14:paraId="4D30B06D" w14:textId="77777777" w:rsidR="00247FBD" w:rsidRPr="001F59EC" w:rsidRDefault="00247FBD" w:rsidP="00247FBD">
      <w:pPr>
        <w:rPr>
          <w:rFonts w:asciiTheme="majorHAnsi" w:hAnsiTheme="majorHAnsi" w:cstheme="majorHAnsi"/>
        </w:rPr>
      </w:pPr>
    </w:p>
    <w:p w14:paraId="5F2B66D6" w14:textId="77777777" w:rsidR="0003713B" w:rsidRPr="001F59EC" w:rsidRDefault="218DE66B" w:rsidP="6B06F679">
      <w:pPr>
        <w:pStyle w:val="berschrift2"/>
        <w:rPr>
          <w:rFonts w:asciiTheme="majorHAnsi" w:hAnsiTheme="majorHAnsi" w:cstheme="majorBidi"/>
        </w:rPr>
      </w:pPr>
      <w:bookmarkStart w:id="32" w:name="_Toc2018613610"/>
      <w:r w:rsidRPr="6B06F679">
        <w:rPr>
          <w:rFonts w:asciiTheme="majorHAnsi" w:hAnsiTheme="majorHAnsi" w:cstheme="majorBidi"/>
        </w:rPr>
        <w:t>Server und Services On-Premises</w:t>
      </w:r>
      <w:bookmarkEnd w:id="32"/>
    </w:p>
    <w:p w14:paraId="5E455860" w14:textId="75E2B801" w:rsidR="00251BB1" w:rsidRPr="001F59EC" w:rsidRDefault="00251BB1" w:rsidP="6B06F679">
      <w:pPr>
        <w:pStyle w:val="berschrift3"/>
        <w:rPr>
          <w:rFonts w:asciiTheme="majorHAnsi" w:hAnsiTheme="majorHAnsi" w:cstheme="majorBidi"/>
          <w:lang w:val="en-US"/>
        </w:rPr>
      </w:pPr>
      <w:bookmarkStart w:id="33" w:name="_Toc1012524436"/>
      <w:r w:rsidRPr="6B06F679">
        <w:rPr>
          <w:rFonts w:asciiTheme="majorHAnsi" w:hAnsiTheme="majorHAnsi" w:cstheme="majorBidi"/>
          <w:lang w:val="en-US"/>
        </w:rPr>
        <w:t>OnPrem Firewall Services MSL3</w:t>
      </w:r>
      <w:bookmarkEnd w:id="33"/>
    </w:p>
    <w:p w14:paraId="759D51E5" w14:textId="17D2B4E3" w:rsidR="00536ECE" w:rsidRDefault="5E2070A5" w:rsidP="00006EB7">
      <w:pPr>
        <w:pStyle w:val="Inhalt"/>
        <w:rPr>
          <w:rFonts w:asciiTheme="majorHAnsi" w:eastAsiaTheme="minorHAnsi" w:hAnsiTheme="majorHAnsi" w:cstheme="majorHAnsi"/>
          <w:sz w:val="20"/>
          <w:lang w:val="de-DE" w:eastAsia="en-US"/>
        </w:rPr>
      </w:pPr>
      <w:r w:rsidRPr="001F59EC">
        <w:rPr>
          <w:rFonts w:asciiTheme="majorHAnsi" w:eastAsiaTheme="minorHAnsi" w:hAnsiTheme="majorHAnsi" w:cstheme="majorHAnsi"/>
          <w:sz w:val="20"/>
          <w:lang w:val="de-DE" w:eastAsia="en-US"/>
        </w:rPr>
        <w:t>Der On Prem Firewall Service regelt den Netzwerkverkehr, der aus Dortmund in Richtung Internet geleitet wird. Durch den Einsatz von Routern wird der Traffic via redundanter Direktverbindungen zur Frankfurter Cloud-Firewall geleitet und von dort aus für externe Verbindungen zum Internet geleitet. Ebenso wird der rückwärtige Weg von Frankfurt nach Dortmund wird über die Cloud-Firewall und über die Direktverbindungen und den Dortmunder Routern zum Standort gewährleistet.</w:t>
      </w:r>
    </w:p>
    <w:p w14:paraId="6E6E7A28" w14:textId="77777777" w:rsidR="00E85801" w:rsidRPr="001F59EC" w:rsidRDefault="00E85801" w:rsidP="00006EB7">
      <w:pPr>
        <w:pStyle w:val="Inhalt"/>
        <w:rPr>
          <w:rFonts w:asciiTheme="majorHAnsi" w:eastAsiaTheme="minorHAnsi" w:hAnsiTheme="majorHAnsi" w:cstheme="majorHAnsi"/>
          <w:sz w:val="20"/>
          <w:lang w:val="de-DE" w:eastAsia="en-US"/>
        </w:rPr>
      </w:pPr>
    </w:p>
    <w:p w14:paraId="6986A61F" w14:textId="18A4FB61" w:rsidR="00AB363F" w:rsidRPr="001F59EC" w:rsidRDefault="00F13E52" w:rsidP="6B06F679">
      <w:pPr>
        <w:pStyle w:val="berschrift3"/>
        <w:rPr>
          <w:rFonts w:asciiTheme="majorHAnsi" w:hAnsiTheme="majorHAnsi" w:cstheme="majorBidi"/>
          <w:lang w:val="en-US"/>
        </w:rPr>
      </w:pPr>
      <w:bookmarkStart w:id="34" w:name="_Toc1568761335"/>
      <w:r w:rsidRPr="6B06F679">
        <w:rPr>
          <w:rFonts w:asciiTheme="majorHAnsi" w:eastAsiaTheme="minorEastAsia" w:hAnsiTheme="majorHAnsi" w:cstheme="majorBidi"/>
          <w:lang w:val="en-US"/>
        </w:rPr>
        <w:t>OnPrem VMware Services MSL3</w:t>
      </w:r>
      <w:bookmarkEnd w:id="34"/>
    </w:p>
    <w:p w14:paraId="23E9EE03" w14:textId="22420AE4" w:rsidR="6D02BAF2" w:rsidRDefault="6D02BAF2" w:rsidP="00006EB7">
      <w:pPr>
        <w:pStyle w:val="Inhalt"/>
        <w:rPr>
          <w:rFonts w:asciiTheme="majorHAnsi" w:eastAsiaTheme="minorHAnsi" w:hAnsiTheme="majorHAnsi" w:cstheme="majorHAnsi"/>
          <w:sz w:val="20"/>
          <w:lang w:val="de-DE" w:eastAsia="en-US"/>
        </w:rPr>
      </w:pPr>
      <w:r w:rsidRPr="001F59EC">
        <w:rPr>
          <w:rFonts w:asciiTheme="majorHAnsi" w:eastAsiaTheme="minorHAnsi" w:hAnsiTheme="majorHAnsi" w:cstheme="majorHAnsi"/>
          <w:sz w:val="20"/>
          <w:lang w:val="de-DE" w:eastAsia="en-US"/>
        </w:rPr>
        <w:t xml:space="preserve">Dieser Service beschreibt die VMware ON-Prem </w:t>
      </w:r>
      <w:r w:rsidR="5D4874EC" w:rsidRPr="001F59EC">
        <w:rPr>
          <w:rFonts w:asciiTheme="majorHAnsi" w:eastAsiaTheme="minorHAnsi" w:hAnsiTheme="majorHAnsi" w:cstheme="majorHAnsi"/>
          <w:sz w:val="20"/>
          <w:lang w:val="de-DE" w:eastAsia="en-US"/>
        </w:rPr>
        <w:t>Umgebung</w:t>
      </w:r>
      <w:r w:rsidRPr="001F59EC">
        <w:rPr>
          <w:rFonts w:asciiTheme="majorHAnsi" w:eastAsiaTheme="minorHAnsi" w:hAnsiTheme="majorHAnsi" w:cstheme="majorHAnsi"/>
          <w:sz w:val="20"/>
          <w:lang w:val="de-DE" w:eastAsia="en-US"/>
        </w:rPr>
        <w:t xml:space="preserve">, welche in Dortmund lokalisiert ist. Im </w:t>
      </w:r>
      <w:r w:rsidR="6CFD5ED9" w:rsidRPr="001F59EC">
        <w:rPr>
          <w:rFonts w:asciiTheme="majorHAnsi" w:eastAsiaTheme="minorHAnsi" w:hAnsiTheme="majorHAnsi" w:cstheme="majorHAnsi"/>
          <w:sz w:val="20"/>
          <w:lang w:val="de-DE" w:eastAsia="en-US"/>
        </w:rPr>
        <w:t>Folgenden</w:t>
      </w:r>
      <w:r w:rsidRPr="001F59EC">
        <w:rPr>
          <w:rFonts w:asciiTheme="majorHAnsi" w:eastAsiaTheme="minorHAnsi" w:hAnsiTheme="majorHAnsi" w:cstheme="majorHAnsi"/>
          <w:sz w:val="20"/>
          <w:lang w:val="de-DE" w:eastAsia="en-US"/>
        </w:rPr>
        <w:t xml:space="preserve"> werden die Details der Umgebung im </w:t>
      </w:r>
      <w:r w:rsidR="3DE25268" w:rsidRPr="001F59EC">
        <w:rPr>
          <w:rFonts w:asciiTheme="majorHAnsi" w:eastAsiaTheme="minorHAnsi" w:hAnsiTheme="majorHAnsi" w:cstheme="majorHAnsi"/>
          <w:sz w:val="20"/>
          <w:lang w:val="de-DE" w:eastAsia="en-US"/>
        </w:rPr>
        <w:t>Einzelnen</w:t>
      </w:r>
      <w:r w:rsidRPr="001F59EC">
        <w:rPr>
          <w:rFonts w:asciiTheme="majorHAnsi" w:eastAsiaTheme="minorHAnsi" w:hAnsiTheme="majorHAnsi" w:cstheme="majorHAnsi"/>
          <w:sz w:val="20"/>
          <w:lang w:val="de-DE" w:eastAsia="en-US"/>
        </w:rPr>
        <w:t xml:space="preserve"> </w:t>
      </w:r>
      <w:r w:rsidR="36DCFA53" w:rsidRPr="001F59EC">
        <w:rPr>
          <w:rFonts w:asciiTheme="majorHAnsi" w:eastAsiaTheme="minorHAnsi" w:hAnsiTheme="majorHAnsi" w:cstheme="majorHAnsi"/>
          <w:sz w:val="20"/>
          <w:lang w:val="de-DE" w:eastAsia="en-US"/>
        </w:rPr>
        <w:t>beschrieben.</w:t>
      </w:r>
    </w:p>
    <w:p w14:paraId="183F3B69" w14:textId="77777777" w:rsidR="00E85801" w:rsidRPr="001F59EC" w:rsidRDefault="00E85801" w:rsidP="00006EB7">
      <w:pPr>
        <w:pStyle w:val="Inhalt"/>
        <w:rPr>
          <w:rFonts w:asciiTheme="majorHAnsi" w:eastAsiaTheme="minorHAnsi" w:hAnsiTheme="majorHAnsi" w:cstheme="majorHAnsi"/>
          <w:sz w:val="20"/>
          <w:lang w:val="de-DE" w:eastAsia="en-US"/>
        </w:rPr>
      </w:pPr>
    </w:p>
    <w:p w14:paraId="13412EDC" w14:textId="2CBF60A4" w:rsidR="456B0FCC" w:rsidRPr="001F59EC" w:rsidRDefault="456B0FCC" w:rsidP="7C5FDA96">
      <w:pPr>
        <w:pStyle w:val="berschrift4"/>
        <w:rPr>
          <w:rFonts w:asciiTheme="majorHAnsi" w:hAnsiTheme="majorHAnsi" w:cstheme="majorHAnsi"/>
        </w:rPr>
      </w:pPr>
      <w:r w:rsidRPr="001F59EC">
        <w:rPr>
          <w:rFonts w:asciiTheme="majorHAnsi" w:eastAsiaTheme="minorEastAsia" w:hAnsiTheme="majorHAnsi" w:cstheme="majorHAnsi"/>
          <w:bCs/>
          <w:lang w:val="en-US"/>
        </w:rPr>
        <w:t>Systeme</w:t>
      </w:r>
      <w:r w:rsidRPr="001F59EC">
        <w:rPr>
          <w:rFonts w:asciiTheme="majorHAnsi" w:hAnsiTheme="majorHAnsi" w:cstheme="majorHAnsi"/>
        </w:rPr>
        <w:tab/>
      </w:r>
    </w:p>
    <w:tbl>
      <w:tblPr>
        <w:tblStyle w:val="Tabellenraster"/>
        <w:tblW w:w="8042" w:type="dxa"/>
        <w:tblLayout w:type="fixed"/>
        <w:tblLook w:val="06A0" w:firstRow="1" w:lastRow="0" w:firstColumn="1" w:lastColumn="0" w:noHBand="1" w:noVBand="1"/>
      </w:tblPr>
      <w:tblGrid>
        <w:gridCol w:w="1671"/>
        <w:gridCol w:w="3820"/>
        <w:gridCol w:w="2551"/>
      </w:tblGrid>
      <w:tr w:rsidR="7C5FDA96" w:rsidRPr="001F59EC" w14:paraId="43979354" w14:textId="77777777" w:rsidTr="00810ECD">
        <w:trPr>
          <w:trHeight w:val="20"/>
        </w:trPr>
        <w:tc>
          <w:tcPr>
            <w:tcW w:w="1671" w:type="dxa"/>
          </w:tcPr>
          <w:p w14:paraId="5D0F780A" w14:textId="07505DAA" w:rsidR="456B0FCC" w:rsidRPr="001F59EC" w:rsidRDefault="456B0FCC" w:rsidP="00810ECD">
            <w:pPr>
              <w:rPr>
                <w:rFonts w:asciiTheme="majorHAnsi" w:hAnsiTheme="majorHAnsi" w:cstheme="majorHAnsi"/>
                <w:lang w:val="en-US"/>
              </w:rPr>
            </w:pPr>
            <w:r w:rsidRPr="001F59EC">
              <w:rPr>
                <w:rFonts w:asciiTheme="majorHAnsi" w:eastAsiaTheme="minorEastAsia" w:hAnsiTheme="majorHAnsi" w:cstheme="majorHAnsi"/>
                <w:szCs w:val="20"/>
                <w:lang w:val="en-US"/>
              </w:rPr>
              <w:t>Name</w:t>
            </w:r>
          </w:p>
        </w:tc>
        <w:tc>
          <w:tcPr>
            <w:tcW w:w="3820" w:type="dxa"/>
          </w:tcPr>
          <w:p w14:paraId="1089C8D6" w14:textId="6E6635C4" w:rsidR="456B0FCC" w:rsidRPr="001F59EC" w:rsidRDefault="456B0FCC"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w:t>
            </w:r>
            <w:r w:rsidR="27A1EF02" w:rsidRPr="001F59EC">
              <w:rPr>
                <w:rFonts w:asciiTheme="majorHAnsi" w:eastAsiaTheme="minorEastAsia" w:hAnsiTheme="majorHAnsi" w:cstheme="majorHAnsi"/>
                <w:szCs w:val="20"/>
                <w:lang w:val="en-US"/>
              </w:rPr>
              <w:t>a</w:t>
            </w:r>
            <w:r w:rsidRPr="001F59EC">
              <w:rPr>
                <w:rFonts w:asciiTheme="majorHAnsi" w:eastAsiaTheme="minorEastAsia" w:hAnsiTheme="majorHAnsi" w:cstheme="majorHAnsi"/>
                <w:szCs w:val="20"/>
                <w:lang w:val="en-US"/>
              </w:rPr>
              <w:t>me</w:t>
            </w:r>
          </w:p>
        </w:tc>
        <w:tc>
          <w:tcPr>
            <w:tcW w:w="2551" w:type="dxa"/>
          </w:tcPr>
          <w:p w14:paraId="6DB9F7E9" w14:textId="3E7BE4E8" w:rsidR="456B0FCC" w:rsidRPr="001F59EC" w:rsidRDefault="456B0FCC"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IP-Adresse</w:t>
            </w:r>
          </w:p>
        </w:tc>
      </w:tr>
      <w:tr w:rsidR="7C5FDA96" w:rsidRPr="001F59EC" w14:paraId="00DFE2A3" w14:textId="77777777" w:rsidTr="00810ECD">
        <w:trPr>
          <w:trHeight w:val="20"/>
        </w:trPr>
        <w:tc>
          <w:tcPr>
            <w:tcW w:w="1671" w:type="dxa"/>
          </w:tcPr>
          <w:p w14:paraId="34B88F93" w14:textId="151E2100" w:rsidR="2FAF2ADA" w:rsidRPr="001F59EC" w:rsidRDefault="2FAF2ADA" w:rsidP="00810ECD">
            <w:pPr>
              <w:rPr>
                <w:rFonts w:asciiTheme="majorHAnsi" w:hAnsiTheme="majorHAnsi" w:cstheme="majorHAnsi"/>
              </w:rPr>
            </w:pPr>
            <w:r w:rsidRPr="001F59EC">
              <w:rPr>
                <w:rFonts w:asciiTheme="majorHAnsi" w:eastAsiaTheme="minorEastAsia" w:hAnsiTheme="majorHAnsi" w:cstheme="majorHAnsi"/>
                <w:szCs w:val="20"/>
                <w:lang w:val="en-US"/>
              </w:rPr>
              <w:t>vCenter</w:t>
            </w:r>
          </w:p>
        </w:tc>
        <w:tc>
          <w:tcPr>
            <w:tcW w:w="3820" w:type="dxa"/>
          </w:tcPr>
          <w:p w14:paraId="71597FCF" w14:textId="01D91781"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big-dtm-vcsa.big.krankenkasse.de</w:t>
            </w:r>
          </w:p>
        </w:tc>
        <w:tc>
          <w:tcPr>
            <w:tcW w:w="2551" w:type="dxa"/>
          </w:tcPr>
          <w:p w14:paraId="4A5D704A" w14:textId="65FD5B18" w:rsidR="0EBEF5F2" w:rsidRPr="001F59EC" w:rsidRDefault="0EBEF5F2"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10.155.70.10</w:t>
            </w:r>
          </w:p>
        </w:tc>
      </w:tr>
      <w:tr w:rsidR="7C5FDA96" w:rsidRPr="001F59EC" w14:paraId="5CB969C8" w14:textId="77777777" w:rsidTr="00810ECD">
        <w:trPr>
          <w:trHeight w:val="20"/>
        </w:trPr>
        <w:tc>
          <w:tcPr>
            <w:tcW w:w="1671" w:type="dxa"/>
          </w:tcPr>
          <w:p w14:paraId="304F792C" w14:textId="133F2C00" w:rsidR="2FAF2ADA" w:rsidRPr="001F59EC" w:rsidRDefault="2FAF2ADA"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ESXi-Host</w:t>
            </w:r>
          </w:p>
        </w:tc>
        <w:tc>
          <w:tcPr>
            <w:tcW w:w="3820" w:type="dxa"/>
          </w:tcPr>
          <w:p w14:paraId="7D949BB7" w14:textId="3ADC019E"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big-dtm-esx1.big.krankenkasse.de</w:t>
            </w:r>
          </w:p>
        </w:tc>
        <w:tc>
          <w:tcPr>
            <w:tcW w:w="2551" w:type="dxa"/>
          </w:tcPr>
          <w:p w14:paraId="363EF865" w14:textId="01777363" w:rsidR="7BF3D995" w:rsidRPr="001F59EC" w:rsidRDefault="7BF3D995"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w:t>
            </w:r>
            <w:r w:rsidR="51D4A5CC" w:rsidRPr="001F59EC">
              <w:rPr>
                <w:rFonts w:asciiTheme="majorHAnsi" w:eastAsiaTheme="minorEastAsia" w:hAnsiTheme="majorHAnsi" w:cstheme="majorHAnsi"/>
                <w:szCs w:val="20"/>
              </w:rPr>
              <w:t>1</w:t>
            </w:r>
          </w:p>
        </w:tc>
      </w:tr>
      <w:tr w:rsidR="7C5FDA96" w:rsidRPr="001F59EC" w14:paraId="17C866CF" w14:textId="77777777" w:rsidTr="00810ECD">
        <w:trPr>
          <w:trHeight w:val="20"/>
        </w:trPr>
        <w:tc>
          <w:tcPr>
            <w:tcW w:w="1671" w:type="dxa"/>
          </w:tcPr>
          <w:p w14:paraId="163B00E6" w14:textId="50C92FFE" w:rsidR="2FAF2ADA" w:rsidRPr="001F59EC" w:rsidRDefault="2FAF2ADA" w:rsidP="00810ECD">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ESXi-Host</w:t>
            </w:r>
          </w:p>
        </w:tc>
        <w:tc>
          <w:tcPr>
            <w:tcW w:w="3820" w:type="dxa"/>
          </w:tcPr>
          <w:p w14:paraId="53BCC4F1" w14:textId="5F31FDFA" w:rsidR="2FAF2ADA" w:rsidRPr="001F59EC" w:rsidRDefault="2FAF2ADA" w:rsidP="00810ECD">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big-dtm-esx2.big.krankenkasse.de</w:t>
            </w:r>
          </w:p>
        </w:tc>
        <w:tc>
          <w:tcPr>
            <w:tcW w:w="2551" w:type="dxa"/>
          </w:tcPr>
          <w:p w14:paraId="4B09C96D" w14:textId="0BC252D5" w:rsidR="2CD032AD" w:rsidRPr="001F59EC" w:rsidRDefault="2CD032AD" w:rsidP="00FC6A3E">
            <w:pPr>
              <w:rPr>
                <w:rFonts w:asciiTheme="majorHAnsi" w:eastAsiaTheme="minorEastAsia" w:hAnsiTheme="majorHAnsi" w:cstheme="majorHAnsi"/>
                <w:szCs w:val="20"/>
              </w:rPr>
            </w:pPr>
            <w:r w:rsidRPr="001F59EC">
              <w:rPr>
                <w:rFonts w:asciiTheme="majorHAnsi" w:eastAsiaTheme="minorEastAsia" w:hAnsiTheme="majorHAnsi" w:cstheme="majorHAnsi"/>
                <w:szCs w:val="20"/>
              </w:rPr>
              <w:t>10.155.70.12</w:t>
            </w:r>
          </w:p>
        </w:tc>
      </w:tr>
    </w:tbl>
    <w:p w14:paraId="72148DD9" w14:textId="2F6E55EB" w:rsidR="7C5FDA96" w:rsidRPr="001F59EC" w:rsidRDefault="7C5FDA96" w:rsidP="7C5FDA96">
      <w:pPr>
        <w:pStyle w:val="berschrift4"/>
        <w:numPr>
          <w:ilvl w:val="0"/>
          <w:numId w:val="0"/>
        </w:numPr>
        <w:ind w:left="1728"/>
        <w:rPr>
          <w:rFonts w:asciiTheme="majorHAnsi" w:hAnsiTheme="majorHAnsi" w:cstheme="majorHAnsi"/>
          <w:bCs/>
          <w:lang w:val="en-US"/>
        </w:rPr>
      </w:pPr>
    </w:p>
    <w:p w14:paraId="086239D2" w14:textId="435D77C2" w:rsidR="00873388" w:rsidRPr="001F59EC" w:rsidRDefault="09086437" w:rsidP="7C5FDA96">
      <w:pPr>
        <w:pStyle w:val="berschrift4"/>
        <w:rPr>
          <w:rFonts w:asciiTheme="majorHAnsi" w:hAnsiTheme="majorHAnsi" w:cstheme="majorHAnsi"/>
          <w:lang w:val="en-US"/>
        </w:rPr>
      </w:pPr>
      <w:r w:rsidRPr="001F59EC">
        <w:rPr>
          <w:rFonts w:asciiTheme="majorHAnsi" w:hAnsiTheme="majorHAnsi" w:cstheme="majorHAnsi"/>
          <w:bCs/>
          <w:lang w:val="en-US"/>
        </w:rPr>
        <w:t>Hardware</w:t>
      </w:r>
    </w:p>
    <w:p w14:paraId="27F1B8D2" w14:textId="3ADC019E" w:rsidR="09086437" w:rsidRPr="001F59EC" w:rsidRDefault="09086437" w:rsidP="7C5FDA96">
      <w:pPr>
        <w:ind w:left="1136"/>
        <w:rPr>
          <w:rFonts w:asciiTheme="majorHAnsi" w:eastAsiaTheme="minorEastAsia" w:hAnsiTheme="majorHAnsi" w:cstheme="majorHAnsi"/>
          <w:b/>
          <w:bCs/>
          <w:szCs w:val="20"/>
        </w:rPr>
      </w:pPr>
      <w:r w:rsidRPr="001F59EC">
        <w:rPr>
          <w:rFonts w:asciiTheme="majorHAnsi" w:eastAsiaTheme="minorEastAsia" w:hAnsiTheme="majorHAnsi" w:cstheme="majorHAnsi"/>
          <w:b/>
          <w:bCs/>
          <w:szCs w:val="20"/>
        </w:rPr>
        <w:t>big-dtm-esx1.big.krankenkasse.de</w:t>
      </w:r>
    </w:p>
    <w:p w14:paraId="71276CE7" w14:textId="44D0A8A1"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PRIMERGY RX2530 M1</w:t>
      </w:r>
    </w:p>
    <w:p w14:paraId="6BE3D7FC" w14:textId="6F533AD7"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lastRenderedPageBreak/>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Intel(R) Xeon(R) CPU E5-2650 v3 @ 2.30GHz</w:t>
      </w:r>
    </w:p>
    <w:p w14:paraId="196E0F8A" w14:textId="25EBFF9F" w:rsidR="00E0D046" w:rsidRPr="001F59EC" w:rsidRDefault="00E0D046"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383,87 GB</w:t>
      </w:r>
    </w:p>
    <w:p w14:paraId="4E1EC1F9" w14:textId="512D0413" w:rsidR="7C5FDA96" w:rsidRPr="001F59EC" w:rsidRDefault="7C5FDA96" w:rsidP="7C5FDA96">
      <w:pPr>
        <w:ind w:left="1136"/>
        <w:rPr>
          <w:rFonts w:asciiTheme="majorHAnsi" w:eastAsiaTheme="minorEastAsia" w:hAnsiTheme="majorHAnsi" w:cstheme="majorHAnsi"/>
          <w:szCs w:val="20"/>
          <w:lang w:val="en-US"/>
        </w:rPr>
      </w:pPr>
    </w:p>
    <w:p w14:paraId="58041CA1" w14:textId="24E8683B" w:rsidR="09086437" w:rsidRPr="001F59EC" w:rsidRDefault="09086437" w:rsidP="7C5FDA96">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big-dtm-esx2.big.krankenkasse.de</w:t>
      </w:r>
    </w:p>
    <w:p w14:paraId="4A19FF30" w14:textId="44D0A8A1"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PRIMERGY RX2530 M1</w:t>
      </w:r>
    </w:p>
    <w:p w14:paraId="1BE707DA" w14:textId="6F533AD7" w:rsidR="09086437" w:rsidRPr="001F59EC" w:rsidRDefault="09086437"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Intel(R) Xeon(R) CPU E5-2650 v3 @ 2.30GHz</w:t>
      </w:r>
    </w:p>
    <w:p w14:paraId="700B7602" w14:textId="6106CC70" w:rsidR="00CEB4BF" w:rsidRPr="001F59EC" w:rsidRDefault="00CEB4BF" w:rsidP="7C5FDA96">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383,87 GB</w:t>
      </w:r>
    </w:p>
    <w:p w14:paraId="7A9CE50A" w14:textId="1935FDB9" w:rsidR="7C5FDA96" w:rsidRPr="001F59EC" w:rsidRDefault="7C5FDA96" w:rsidP="7C5FDA96">
      <w:pPr>
        <w:ind w:left="1136"/>
        <w:rPr>
          <w:rFonts w:asciiTheme="majorHAnsi" w:eastAsiaTheme="minorEastAsia" w:hAnsiTheme="majorHAnsi" w:cstheme="majorHAnsi"/>
          <w:szCs w:val="20"/>
          <w:lang w:val="en-US"/>
        </w:rPr>
      </w:pPr>
    </w:p>
    <w:p w14:paraId="11CFA734" w14:textId="1DE6C055" w:rsidR="00CEB4BF" w:rsidRPr="001F59EC" w:rsidRDefault="00CEB4BF" w:rsidP="7C5FDA96">
      <w:pPr>
        <w:pStyle w:val="berschrift4"/>
        <w:rPr>
          <w:rFonts w:asciiTheme="majorHAnsi" w:hAnsiTheme="majorHAnsi" w:cstheme="majorHAnsi"/>
          <w:bCs/>
          <w:lang w:val="en-US"/>
        </w:rPr>
      </w:pPr>
      <w:r w:rsidRPr="001F59EC">
        <w:rPr>
          <w:rFonts w:asciiTheme="majorHAnsi" w:hAnsiTheme="majorHAnsi" w:cstheme="majorHAnsi"/>
          <w:bCs/>
          <w:lang w:val="en-US"/>
        </w:rPr>
        <w:t>Storage</w:t>
      </w:r>
    </w:p>
    <w:p w14:paraId="26DDC3B3" w14:textId="58F6911A" w:rsidR="00CEB4BF" w:rsidRPr="001F59EC" w:rsidRDefault="00CEB4BF" w:rsidP="39B0DF25">
      <w:pPr>
        <w:ind w:left="1136"/>
        <w:rPr>
          <w:rFonts w:asciiTheme="majorHAnsi" w:hAnsiTheme="majorHAnsi" w:cstheme="majorHAnsi"/>
        </w:rPr>
      </w:pPr>
      <w:r w:rsidRPr="001F59EC">
        <w:rPr>
          <w:rFonts w:asciiTheme="majorHAnsi" w:hAnsiTheme="majorHAnsi" w:cstheme="majorHAnsi"/>
        </w:rPr>
        <w:t>Die Systeme nutzen via iSCSI Storage der angebunden Netapp</w:t>
      </w:r>
    </w:p>
    <w:p w14:paraId="755A50B0" w14:textId="0F7D4E7B" w:rsidR="186663BC" w:rsidRPr="001F59EC" w:rsidRDefault="186663BC" w:rsidP="39B0DF25">
      <w:pPr>
        <w:ind w:left="1136"/>
        <w:rPr>
          <w:rFonts w:asciiTheme="majorHAnsi" w:hAnsiTheme="majorHAnsi" w:cstheme="majorHAnsi"/>
        </w:rPr>
      </w:pPr>
      <w:hyperlink w:anchor="_OnPrem_NetApp_Services">
        <w:r w:rsidRPr="001F59EC">
          <w:rPr>
            <w:rStyle w:val="Hyperlink"/>
            <w:rFonts w:asciiTheme="majorHAnsi" w:hAnsiTheme="majorHAnsi" w:cstheme="majorHAnsi"/>
          </w:rPr>
          <w:t>LINK</w:t>
        </w:r>
      </w:hyperlink>
    </w:p>
    <w:p w14:paraId="18F69C58" w14:textId="0AD977FE" w:rsidR="635A6582" w:rsidRPr="001F59EC" w:rsidRDefault="635A6582" w:rsidP="39B0DF25">
      <w:pPr>
        <w:ind w:left="1136"/>
        <w:rPr>
          <w:rFonts w:asciiTheme="majorHAnsi" w:hAnsiTheme="majorHAnsi" w:cstheme="majorHAnsi"/>
        </w:rPr>
      </w:pPr>
      <w:r w:rsidRPr="001F59EC">
        <w:rPr>
          <w:rFonts w:asciiTheme="majorHAnsi" w:hAnsiTheme="majorHAnsi" w:cstheme="majorHAnsi"/>
        </w:rPr>
        <w:t>big-dtm-esx1.big.krankenkasse.de</w:t>
      </w:r>
    </w:p>
    <w:p w14:paraId="59CBA7C2" w14:textId="5482E609" w:rsidR="2229E3D2" w:rsidRPr="001F59EC" w:rsidRDefault="2229E3D2" w:rsidP="39B0DF25">
      <w:pPr>
        <w:ind w:left="1136"/>
        <w:rPr>
          <w:rFonts w:asciiTheme="majorHAnsi" w:hAnsiTheme="majorHAnsi" w:cstheme="majorHAnsi"/>
        </w:rPr>
      </w:pPr>
      <w:r w:rsidRPr="001F59EC">
        <w:rPr>
          <w:rFonts w:asciiTheme="majorHAnsi" w:hAnsiTheme="majorHAnsi" w:cstheme="majorHAnsi"/>
        </w:rPr>
        <w:t>iSCSI Name</w:t>
      </w:r>
      <w:r w:rsidRPr="001F59EC">
        <w:rPr>
          <w:rFonts w:asciiTheme="majorHAnsi" w:hAnsiTheme="majorHAnsi" w:cstheme="majorHAnsi"/>
        </w:rPr>
        <w:tab/>
        <w:t>iqn.1998-01.com.vmware:big-dtm-esx1-3ab42e90</w:t>
      </w:r>
    </w:p>
    <w:p w14:paraId="4A8DA280" w14:textId="3F4231A7" w:rsidR="474B44C7" w:rsidRPr="001F59EC" w:rsidRDefault="474B44C7" w:rsidP="39B0DF25">
      <w:pPr>
        <w:ind w:left="1136"/>
        <w:rPr>
          <w:rFonts w:asciiTheme="majorHAnsi" w:hAnsiTheme="majorHAnsi" w:cstheme="majorHAnsi"/>
        </w:rPr>
      </w:pPr>
      <w:r w:rsidRPr="001F59EC">
        <w:rPr>
          <w:rFonts w:asciiTheme="majorHAnsi" w:hAnsiTheme="majorHAnsi" w:cstheme="majorHAnsi"/>
          <w:noProof/>
        </w:rPr>
        <w:drawing>
          <wp:inline distT="0" distB="0" distL="0" distR="0" wp14:anchorId="55149B5E" wp14:editId="1F448BF1">
            <wp:extent cx="4895850" cy="1909786"/>
            <wp:effectExtent l="0" t="0" r="0" b="0"/>
            <wp:docPr id="363513778" name="Grafik 363513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4920124" cy="1919255"/>
                    </a:xfrm>
                    <a:prstGeom prst="rect">
                      <a:avLst/>
                    </a:prstGeom>
                  </pic:spPr>
                </pic:pic>
              </a:graphicData>
            </a:graphic>
          </wp:inline>
        </w:drawing>
      </w:r>
    </w:p>
    <w:p w14:paraId="103D5C3A" w14:textId="4F4F41A3" w:rsidR="13198745" w:rsidRPr="001F59EC" w:rsidRDefault="13198745" w:rsidP="39B0DF25">
      <w:pPr>
        <w:ind w:left="1136"/>
        <w:rPr>
          <w:rFonts w:asciiTheme="majorHAnsi" w:hAnsiTheme="majorHAnsi" w:cstheme="majorHAnsi"/>
        </w:rPr>
      </w:pPr>
      <w:r w:rsidRPr="001F59EC">
        <w:rPr>
          <w:rFonts w:asciiTheme="majorHAnsi" w:hAnsiTheme="majorHAnsi" w:cstheme="majorHAnsi"/>
        </w:rPr>
        <w:t>big-dtm-esx</w:t>
      </w:r>
      <w:r w:rsidR="39C2755A" w:rsidRPr="001F59EC">
        <w:rPr>
          <w:rFonts w:asciiTheme="majorHAnsi" w:hAnsiTheme="majorHAnsi" w:cstheme="majorHAnsi"/>
        </w:rPr>
        <w:t>2</w:t>
      </w:r>
      <w:r w:rsidRPr="001F59EC">
        <w:rPr>
          <w:rFonts w:asciiTheme="majorHAnsi" w:hAnsiTheme="majorHAnsi" w:cstheme="majorHAnsi"/>
        </w:rPr>
        <w:t>.big.krankenkasse.de</w:t>
      </w:r>
    </w:p>
    <w:p w14:paraId="2259ACC7" w14:textId="31C6F8B6" w:rsidR="13198745" w:rsidRPr="00A3226E" w:rsidRDefault="13198745" w:rsidP="39B0DF25">
      <w:pPr>
        <w:ind w:left="1136"/>
        <w:rPr>
          <w:rFonts w:asciiTheme="majorHAnsi" w:hAnsiTheme="majorHAnsi" w:cstheme="majorHAnsi"/>
          <w:lang w:val="en-US"/>
        </w:rPr>
      </w:pPr>
      <w:r w:rsidRPr="00A3226E">
        <w:rPr>
          <w:rFonts w:asciiTheme="majorHAnsi" w:hAnsiTheme="majorHAnsi" w:cstheme="majorHAnsi"/>
          <w:lang w:val="en-US"/>
        </w:rPr>
        <w:t>iSCSI Name</w:t>
      </w:r>
      <w:r w:rsidRPr="00A3226E">
        <w:rPr>
          <w:rFonts w:asciiTheme="majorHAnsi" w:hAnsiTheme="majorHAnsi" w:cstheme="majorHAnsi"/>
          <w:lang w:val="en-US"/>
        </w:rPr>
        <w:tab/>
        <w:t>iqn.1998-01.com.vmware:big-dtm-esx2-42aa9c87</w:t>
      </w:r>
    </w:p>
    <w:p w14:paraId="03199D90" w14:textId="7D855EEC" w:rsidR="46AA07E2" w:rsidRPr="001F59EC" w:rsidRDefault="13198745" w:rsidP="00F34B8A">
      <w:pPr>
        <w:ind w:left="1136"/>
        <w:rPr>
          <w:rFonts w:asciiTheme="majorHAnsi" w:hAnsiTheme="majorHAnsi" w:cstheme="majorHAnsi"/>
        </w:rPr>
      </w:pPr>
      <w:r w:rsidRPr="001F59EC">
        <w:rPr>
          <w:rFonts w:asciiTheme="majorHAnsi" w:hAnsiTheme="majorHAnsi" w:cstheme="majorHAnsi"/>
          <w:noProof/>
        </w:rPr>
        <w:drawing>
          <wp:inline distT="0" distB="0" distL="0" distR="0" wp14:anchorId="4F8E30F3" wp14:editId="067CDB44">
            <wp:extent cx="5013960" cy="1964146"/>
            <wp:effectExtent l="0" t="0" r="0" b="0"/>
            <wp:docPr id="437790479" name="Grafik 4377904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5025254" cy="1968570"/>
                    </a:xfrm>
                    <a:prstGeom prst="rect">
                      <a:avLst/>
                    </a:prstGeom>
                  </pic:spPr>
                </pic:pic>
              </a:graphicData>
            </a:graphic>
          </wp:inline>
        </w:drawing>
      </w:r>
    </w:p>
    <w:p w14:paraId="4D20DD37" w14:textId="77777777" w:rsidR="00F34B8A" w:rsidRPr="001F59EC" w:rsidRDefault="00F34B8A" w:rsidP="00F34B8A">
      <w:pPr>
        <w:ind w:left="1136"/>
        <w:rPr>
          <w:rFonts w:asciiTheme="majorHAnsi" w:hAnsiTheme="majorHAnsi" w:cstheme="majorHAnsi"/>
        </w:rPr>
      </w:pPr>
    </w:p>
    <w:p w14:paraId="46D5A9E2" w14:textId="5C694436" w:rsidR="4ADFA2F1" w:rsidRPr="001F59EC" w:rsidRDefault="4ADFA2F1" w:rsidP="39B0DF25">
      <w:pPr>
        <w:pStyle w:val="berschrift4"/>
        <w:rPr>
          <w:rFonts w:asciiTheme="majorHAnsi" w:hAnsiTheme="majorHAnsi" w:cstheme="majorHAnsi"/>
          <w:bCs/>
        </w:rPr>
      </w:pPr>
      <w:r w:rsidRPr="001F59EC">
        <w:rPr>
          <w:rFonts w:asciiTheme="majorHAnsi" w:hAnsiTheme="majorHAnsi" w:cstheme="majorHAnsi"/>
          <w:bCs/>
        </w:rPr>
        <w:lastRenderedPageBreak/>
        <w:t>Network</w:t>
      </w:r>
    </w:p>
    <w:p w14:paraId="0A25A2F5" w14:textId="403EF4D0" w:rsidR="39B0DF25" w:rsidRPr="001F59EC" w:rsidRDefault="00B8B3AC" w:rsidP="00E979FA">
      <w:pPr>
        <w:ind w:left="1136"/>
        <w:rPr>
          <w:rFonts w:asciiTheme="majorHAnsi" w:hAnsiTheme="majorHAnsi" w:cstheme="majorHAnsi"/>
        </w:rPr>
      </w:pPr>
      <w:r w:rsidRPr="001F59EC">
        <w:rPr>
          <w:rFonts w:asciiTheme="majorHAnsi" w:hAnsiTheme="majorHAnsi" w:cstheme="majorHAnsi"/>
        </w:rPr>
        <w:t>big-dtm-esx1.big.krankenkasse.de</w:t>
      </w:r>
      <w:r w:rsidR="3CBA794A" w:rsidRPr="001F59EC">
        <w:rPr>
          <w:rFonts w:asciiTheme="majorHAnsi" w:hAnsiTheme="majorHAnsi" w:cstheme="majorHAnsi"/>
          <w:noProof/>
        </w:rPr>
        <w:drawing>
          <wp:inline distT="0" distB="0" distL="0" distR="0" wp14:anchorId="56FC5760" wp14:editId="70270FAA">
            <wp:extent cx="4938537" cy="3681454"/>
            <wp:effectExtent l="0" t="0" r="0" b="0"/>
            <wp:docPr id="292296060" name="Grafik 292296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4949678" cy="3689759"/>
                    </a:xfrm>
                    <a:prstGeom prst="rect">
                      <a:avLst/>
                    </a:prstGeom>
                  </pic:spPr>
                </pic:pic>
              </a:graphicData>
            </a:graphic>
          </wp:inline>
        </w:drawing>
      </w:r>
    </w:p>
    <w:p w14:paraId="052B3DEE" w14:textId="77777777" w:rsidR="00367F94" w:rsidRPr="001F59EC" w:rsidRDefault="66780AA1" w:rsidP="00367F94">
      <w:pPr>
        <w:ind w:left="1136"/>
        <w:rPr>
          <w:rFonts w:asciiTheme="majorHAnsi" w:hAnsiTheme="majorHAnsi" w:cstheme="majorHAnsi"/>
        </w:rPr>
      </w:pPr>
      <w:r w:rsidRPr="001F59EC">
        <w:rPr>
          <w:rFonts w:asciiTheme="majorHAnsi" w:hAnsiTheme="majorHAnsi" w:cstheme="majorHAnsi"/>
        </w:rPr>
        <w:t>big-dtm-esx2.big.krankenkasse.de</w:t>
      </w:r>
      <w:r w:rsidR="00862E07" w:rsidRPr="001F59EC">
        <w:rPr>
          <w:rFonts w:asciiTheme="majorHAnsi" w:hAnsiTheme="majorHAnsi" w:cstheme="majorHAnsi"/>
          <w:noProof/>
        </w:rPr>
        <w:drawing>
          <wp:inline distT="0" distB="0" distL="0" distR="0" wp14:anchorId="1172BA03" wp14:editId="5336A4F5">
            <wp:extent cx="5012304" cy="3761298"/>
            <wp:effectExtent l="0" t="0" r="0" b="0"/>
            <wp:docPr id="1619088853" name="Grafik 1619088853" descr="Ein Bild, das Text, Screenshot, Display,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9088853" name="Grafik 1619088853" descr="Ein Bild, das Text, Screenshot, Display, Zahl enthält.&#10;&#10;KI-generierte Inhalte können fehlerhaft sein."/>
                    <pic:cNvPicPr/>
                  </pic:nvPicPr>
                  <pic:blipFill>
                    <a:blip r:embed="rId35">
                      <a:extLst>
                        <a:ext uri="{28A0092B-C50C-407E-A947-70E740481C1C}">
                          <a14:useLocalDpi xmlns:a14="http://schemas.microsoft.com/office/drawing/2010/main" val="0"/>
                        </a:ext>
                      </a:extLst>
                    </a:blip>
                    <a:stretch>
                      <a:fillRect/>
                    </a:stretch>
                  </pic:blipFill>
                  <pic:spPr>
                    <a:xfrm>
                      <a:off x="0" y="0"/>
                      <a:ext cx="5021961" cy="3768544"/>
                    </a:xfrm>
                    <a:prstGeom prst="rect">
                      <a:avLst/>
                    </a:prstGeom>
                  </pic:spPr>
                </pic:pic>
              </a:graphicData>
            </a:graphic>
          </wp:inline>
        </w:drawing>
      </w:r>
    </w:p>
    <w:p w14:paraId="42677632" w14:textId="162E316F" w:rsidR="00367F94" w:rsidRPr="001F59EC" w:rsidRDefault="66780AA1" w:rsidP="00367F94">
      <w:pPr>
        <w:ind w:left="1136"/>
        <w:rPr>
          <w:rFonts w:asciiTheme="majorHAnsi" w:hAnsiTheme="majorHAnsi" w:cstheme="majorHAnsi"/>
        </w:rPr>
      </w:pPr>
      <w:r w:rsidRPr="001F59EC">
        <w:rPr>
          <w:rFonts w:asciiTheme="majorHAnsi" w:hAnsiTheme="majorHAnsi" w:cstheme="majorHAnsi"/>
        </w:rPr>
        <w:lastRenderedPageBreak/>
        <w:t>Networks</w:t>
      </w:r>
    </w:p>
    <w:p w14:paraId="41F6DBF9" w14:textId="3F920DD7" w:rsidR="46AA07E2" w:rsidRPr="001F59EC" w:rsidRDefault="3048D3B2" w:rsidP="00E85801">
      <w:pPr>
        <w:ind w:left="1136"/>
        <w:rPr>
          <w:rFonts w:asciiTheme="majorHAnsi" w:hAnsiTheme="majorHAnsi" w:cstheme="majorHAnsi"/>
        </w:rPr>
      </w:pPr>
      <w:r w:rsidRPr="001F59EC">
        <w:rPr>
          <w:rFonts w:asciiTheme="majorHAnsi" w:hAnsiTheme="majorHAnsi" w:cstheme="majorHAnsi"/>
          <w:noProof/>
        </w:rPr>
        <w:drawing>
          <wp:inline distT="0" distB="0" distL="0" distR="0" wp14:anchorId="459645F7" wp14:editId="726323DD">
            <wp:extent cx="4417060" cy="1181066"/>
            <wp:effectExtent l="0" t="0" r="2540" b="635"/>
            <wp:docPr id="796966512" name="Grafik 7969665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a:ext>
                      </a:extLst>
                    </a:blip>
                    <a:stretch>
                      <a:fillRect/>
                    </a:stretch>
                  </pic:blipFill>
                  <pic:spPr>
                    <a:xfrm>
                      <a:off x="0" y="0"/>
                      <a:ext cx="4417060" cy="1181066"/>
                    </a:xfrm>
                    <a:prstGeom prst="rect">
                      <a:avLst/>
                    </a:prstGeom>
                  </pic:spPr>
                </pic:pic>
              </a:graphicData>
            </a:graphic>
          </wp:inline>
        </w:drawing>
      </w:r>
    </w:p>
    <w:p w14:paraId="607EFCA6" w14:textId="5D245E34" w:rsidR="46AA07E2" w:rsidRPr="001F59EC" w:rsidRDefault="46AA07E2" w:rsidP="46AA07E2">
      <w:pPr>
        <w:rPr>
          <w:rFonts w:asciiTheme="majorHAnsi" w:hAnsiTheme="majorHAnsi" w:cstheme="majorHAnsi"/>
        </w:rPr>
      </w:pPr>
    </w:p>
    <w:p w14:paraId="1C72C827" w14:textId="5643EDF6" w:rsidR="5650B043" w:rsidRPr="001F59EC" w:rsidRDefault="5650B043" w:rsidP="39B0DF25">
      <w:pPr>
        <w:pStyle w:val="berschrift4"/>
        <w:rPr>
          <w:rFonts w:asciiTheme="majorHAnsi" w:hAnsiTheme="majorHAnsi" w:cstheme="majorHAnsi"/>
        </w:rPr>
      </w:pPr>
      <w:r w:rsidRPr="001F59EC">
        <w:rPr>
          <w:rFonts w:asciiTheme="majorHAnsi" w:hAnsiTheme="majorHAnsi" w:cstheme="majorHAnsi"/>
        </w:rPr>
        <w:t>Virtuelle Maschinen</w:t>
      </w:r>
    </w:p>
    <w:p w14:paraId="283FA5AB" w14:textId="50B2F6A1" w:rsidR="7D95F0BA" w:rsidRPr="001F59EC" w:rsidRDefault="7D95F0BA" w:rsidP="00367F94">
      <w:pPr>
        <w:rPr>
          <w:rFonts w:asciiTheme="majorHAnsi" w:hAnsiTheme="majorHAnsi" w:cstheme="majorHAnsi"/>
        </w:rPr>
      </w:pPr>
      <w:r w:rsidRPr="001F59EC">
        <w:rPr>
          <w:rFonts w:asciiTheme="majorHAnsi" w:hAnsiTheme="majorHAnsi" w:cstheme="majorHAnsi"/>
          <w:noProof/>
        </w:rPr>
        <w:drawing>
          <wp:inline distT="0" distB="0" distL="0" distR="0" wp14:anchorId="79C2F66D" wp14:editId="32794343">
            <wp:extent cx="5191760" cy="1501748"/>
            <wp:effectExtent l="0" t="0" r="0" b="3810"/>
            <wp:docPr id="1402378868" name="Grafik 14023788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219027" cy="1509635"/>
                    </a:xfrm>
                    <a:prstGeom prst="rect">
                      <a:avLst/>
                    </a:prstGeom>
                  </pic:spPr>
                </pic:pic>
              </a:graphicData>
            </a:graphic>
          </wp:inline>
        </w:drawing>
      </w:r>
    </w:p>
    <w:p w14:paraId="28B859BC" w14:textId="14DEF517" w:rsidR="39B0DF25" w:rsidRPr="001F59EC" w:rsidRDefault="39B0DF25" w:rsidP="39B0DF25">
      <w:pPr>
        <w:rPr>
          <w:rFonts w:asciiTheme="majorHAnsi" w:hAnsiTheme="majorHAnsi" w:cstheme="majorHAnsi"/>
          <w:sz w:val="14"/>
          <w:szCs w:val="16"/>
        </w:rPr>
      </w:pPr>
    </w:p>
    <w:p w14:paraId="2AA01BCC" w14:textId="5F37D933" w:rsidR="00873388" w:rsidRPr="001F59EC" w:rsidRDefault="26796415" w:rsidP="39B0DF25">
      <w:pPr>
        <w:pStyle w:val="berschrift4"/>
        <w:rPr>
          <w:rFonts w:asciiTheme="majorHAnsi" w:hAnsiTheme="majorHAnsi" w:cstheme="majorHAnsi"/>
          <w:lang w:val="en-US"/>
        </w:rPr>
      </w:pPr>
      <w:r w:rsidRPr="001F59EC">
        <w:rPr>
          <w:rFonts w:asciiTheme="majorHAnsi" w:hAnsiTheme="majorHAnsi" w:cstheme="majorHAnsi"/>
          <w:bCs/>
          <w:lang w:val="en-US"/>
        </w:rPr>
        <w:t>Upgrade / Patching</w:t>
      </w:r>
    </w:p>
    <w:p w14:paraId="315A18CE" w14:textId="71EA6ADC" w:rsidR="26796415" w:rsidRPr="001F59EC" w:rsidRDefault="26796415" w:rsidP="00006EB7">
      <w:pPr>
        <w:ind w:left="1136"/>
        <w:rPr>
          <w:rFonts w:asciiTheme="majorHAnsi" w:hAnsiTheme="majorHAnsi" w:cstheme="majorHAnsi"/>
        </w:rPr>
      </w:pPr>
      <w:r w:rsidRPr="001F59EC">
        <w:rPr>
          <w:rFonts w:asciiTheme="majorHAnsi" w:hAnsiTheme="majorHAnsi" w:cstheme="majorHAnsi"/>
        </w:rPr>
        <w:t xml:space="preserve">Upgrades und Patching übernimmt nach Vereinbarung mit dem Kunden </w:t>
      </w:r>
      <w:r w:rsidR="0FA4363D" w:rsidRPr="001F59EC">
        <w:rPr>
          <w:rFonts w:asciiTheme="majorHAnsi" w:hAnsiTheme="majorHAnsi" w:cstheme="majorHAnsi"/>
        </w:rPr>
        <w:t>die Techniker der</w:t>
      </w:r>
      <w:r w:rsidR="00006EB7" w:rsidRPr="001F59EC">
        <w:rPr>
          <w:rFonts w:asciiTheme="majorHAnsi" w:hAnsiTheme="majorHAnsi" w:cstheme="majorHAnsi"/>
        </w:rPr>
        <w:t xml:space="preserve"> </w:t>
      </w:r>
      <w:r w:rsidR="0FA4363D" w:rsidRPr="001F59EC">
        <w:rPr>
          <w:rFonts w:asciiTheme="majorHAnsi" w:hAnsiTheme="majorHAnsi" w:cstheme="majorHAnsi"/>
        </w:rPr>
        <w:t>Proact.</w:t>
      </w:r>
    </w:p>
    <w:p w14:paraId="76260198" w14:textId="79C41038" w:rsidR="1A487D36" w:rsidRPr="001F59EC" w:rsidRDefault="1A487D36" w:rsidP="39B0DF25">
      <w:pPr>
        <w:ind w:left="1136" w:firstLine="284"/>
        <w:rPr>
          <w:rFonts w:asciiTheme="majorHAnsi" w:hAnsiTheme="majorHAnsi" w:cstheme="majorHAnsi"/>
        </w:rPr>
      </w:pPr>
      <w:r w:rsidRPr="001F59EC">
        <w:rPr>
          <w:rFonts w:asciiTheme="majorHAnsi" w:hAnsiTheme="majorHAnsi" w:cstheme="majorHAnsi"/>
        </w:rPr>
        <w:t>Versionen Stand 20.06.2025</w:t>
      </w:r>
    </w:p>
    <w:tbl>
      <w:tblPr>
        <w:tblStyle w:val="Tabellenraster"/>
        <w:tblW w:w="6686" w:type="dxa"/>
        <w:tblInd w:w="1704" w:type="dxa"/>
        <w:tblLook w:val="06A0" w:firstRow="1" w:lastRow="0" w:firstColumn="1" w:lastColumn="0" w:noHBand="1" w:noVBand="1"/>
      </w:tblPr>
      <w:tblGrid>
        <w:gridCol w:w="3797"/>
        <w:gridCol w:w="2889"/>
      </w:tblGrid>
      <w:tr w:rsidR="39B0DF25" w:rsidRPr="001F59EC" w14:paraId="17572A32" w14:textId="77777777" w:rsidTr="00367F94">
        <w:trPr>
          <w:trHeight w:val="300"/>
        </w:trPr>
        <w:tc>
          <w:tcPr>
            <w:tcW w:w="3797" w:type="dxa"/>
            <w:vAlign w:val="center"/>
          </w:tcPr>
          <w:p w14:paraId="0D352093" w14:textId="6E6635C4" w:rsidR="39B0DF25" w:rsidRPr="001F59EC" w:rsidRDefault="39B0DF25" w:rsidP="00367F94">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DNS-Name</w:t>
            </w:r>
          </w:p>
        </w:tc>
        <w:tc>
          <w:tcPr>
            <w:tcW w:w="2889" w:type="dxa"/>
            <w:vAlign w:val="center"/>
          </w:tcPr>
          <w:p w14:paraId="52D92228" w14:textId="2CEA0137" w:rsidR="5F4AE636" w:rsidRPr="001F59EC" w:rsidRDefault="5F4AE636" w:rsidP="00367F94">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Version</w:t>
            </w:r>
          </w:p>
        </w:tc>
      </w:tr>
      <w:tr w:rsidR="39B0DF25" w:rsidRPr="001F59EC" w14:paraId="77B5AF9D" w14:textId="77777777" w:rsidTr="00367F94">
        <w:trPr>
          <w:trHeight w:val="300"/>
        </w:trPr>
        <w:tc>
          <w:tcPr>
            <w:tcW w:w="3797" w:type="dxa"/>
            <w:vAlign w:val="center"/>
          </w:tcPr>
          <w:p w14:paraId="208207B7" w14:textId="01D91781"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big-dtm-vcsa.big.krankenkasse.de</w:t>
            </w:r>
          </w:p>
        </w:tc>
        <w:tc>
          <w:tcPr>
            <w:tcW w:w="2889" w:type="dxa"/>
            <w:vAlign w:val="center"/>
          </w:tcPr>
          <w:p w14:paraId="69438CB2" w14:textId="43B4B841" w:rsidR="67F40275" w:rsidRPr="001F59EC" w:rsidRDefault="67F4027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8.0.3, 24674346</w:t>
            </w:r>
          </w:p>
        </w:tc>
      </w:tr>
      <w:tr w:rsidR="39B0DF25" w:rsidRPr="001F59EC" w14:paraId="6B1E73A9" w14:textId="77777777" w:rsidTr="00367F94">
        <w:trPr>
          <w:trHeight w:val="302"/>
        </w:trPr>
        <w:tc>
          <w:tcPr>
            <w:tcW w:w="3797" w:type="dxa"/>
            <w:vAlign w:val="center"/>
          </w:tcPr>
          <w:p w14:paraId="78B36F48" w14:textId="3ADC019E"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big-dtm-esx1.big.krankenkasse.de</w:t>
            </w:r>
          </w:p>
        </w:tc>
        <w:tc>
          <w:tcPr>
            <w:tcW w:w="2889" w:type="dxa"/>
            <w:vAlign w:val="center"/>
          </w:tcPr>
          <w:p w14:paraId="35708AD2" w14:textId="6E394391" w:rsidR="0A3C2979" w:rsidRPr="001F59EC" w:rsidRDefault="0A3C2979"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8.0.3, 24585383</w:t>
            </w:r>
          </w:p>
        </w:tc>
      </w:tr>
      <w:tr w:rsidR="39B0DF25" w:rsidRPr="001F59EC" w14:paraId="7C68D3F3" w14:textId="77777777" w:rsidTr="00367F94">
        <w:trPr>
          <w:trHeight w:val="302"/>
        </w:trPr>
        <w:tc>
          <w:tcPr>
            <w:tcW w:w="3797" w:type="dxa"/>
            <w:vAlign w:val="center"/>
          </w:tcPr>
          <w:p w14:paraId="3E879DBE" w14:textId="5F31FDFA" w:rsidR="39B0DF25" w:rsidRPr="001F59EC" w:rsidRDefault="39B0DF25"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big-dtm-esx2.big.krankenkasse.de</w:t>
            </w:r>
          </w:p>
        </w:tc>
        <w:tc>
          <w:tcPr>
            <w:tcW w:w="2889" w:type="dxa"/>
            <w:vAlign w:val="center"/>
          </w:tcPr>
          <w:p w14:paraId="3BF74CD1" w14:textId="7D291B20" w:rsidR="00D73F2F" w:rsidRPr="001F59EC" w:rsidRDefault="00D73F2F" w:rsidP="00367F94">
            <w:pPr>
              <w:rPr>
                <w:rFonts w:asciiTheme="majorHAnsi" w:eastAsiaTheme="minorEastAsia" w:hAnsiTheme="majorHAnsi" w:cstheme="majorHAnsi"/>
                <w:szCs w:val="20"/>
              </w:rPr>
            </w:pPr>
            <w:r w:rsidRPr="001F59EC">
              <w:rPr>
                <w:rFonts w:asciiTheme="majorHAnsi" w:eastAsiaTheme="minorEastAsia" w:hAnsiTheme="majorHAnsi" w:cstheme="majorHAnsi"/>
                <w:szCs w:val="20"/>
              </w:rPr>
              <w:t>8.0.3, 24585383</w:t>
            </w:r>
          </w:p>
        </w:tc>
      </w:tr>
    </w:tbl>
    <w:p w14:paraId="232A2127" w14:textId="09E309F7" w:rsidR="39B0DF25" w:rsidRPr="001F59EC" w:rsidRDefault="39B0DF25" w:rsidP="39B0DF25">
      <w:pPr>
        <w:ind w:left="1136" w:firstLine="284"/>
        <w:rPr>
          <w:rFonts w:asciiTheme="majorHAnsi" w:hAnsiTheme="majorHAnsi" w:cstheme="majorHAnsi"/>
        </w:rPr>
      </w:pPr>
    </w:p>
    <w:p w14:paraId="19B5CF24" w14:textId="4A9599CE" w:rsidR="79E71EF6" w:rsidRPr="001F59EC" w:rsidRDefault="79E71EF6" w:rsidP="00AA3117">
      <w:pPr>
        <w:spacing w:line="240" w:lineRule="auto"/>
        <w:ind w:left="1420"/>
        <w:rPr>
          <w:rFonts w:asciiTheme="majorHAnsi" w:hAnsiTheme="majorHAnsi" w:cstheme="majorHAnsi"/>
          <w:b/>
          <w:bCs/>
          <w:color w:val="FF0000"/>
        </w:rPr>
      </w:pPr>
      <w:r w:rsidRPr="001F59EC">
        <w:rPr>
          <w:rFonts w:asciiTheme="majorHAnsi" w:hAnsiTheme="majorHAnsi" w:cstheme="majorHAnsi"/>
          <w:b/>
          <w:bCs/>
          <w:color w:val="FF0000"/>
        </w:rPr>
        <w:t>Dem Kunden ist bekannt das die verwendeten Hosts</w:t>
      </w:r>
      <w:r w:rsidR="3E46FF56" w:rsidRPr="001F59EC">
        <w:rPr>
          <w:rFonts w:asciiTheme="majorHAnsi" w:hAnsiTheme="majorHAnsi" w:cstheme="majorHAnsi"/>
          <w:b/>
          <w:bCs/>
          <w:color w:val="FF0000"/>
        </w:rPr>
        <w:t xml:space="preserve"> (siehe Hardware)</w:t>
      </w:r>
      <w:r w:rsidRPr="001F59EC">
        <w:rPr>
          <w:rFonts w:asciiTheme="majorHAnsi" w:hAnsiTheme="majorHAnsi" w:cstheme="majorHAnsi"/>
          <w:b/>
          <w:bCs/>
          <w:color w:val="FF0000"/>
        </w:rPr>
        <w:t xml:space="preserve"> seitens Broadcom nicht mit der verwendeten Version (siehe Versions Stand) </w:t>
      </w:r>
      <w:r w:rsidR="5AB0260F" w:rsidRPr="001F59EC">
        <w:rPr>
          <w:rFonts w:asciiTheme="majorHAnsi" w:hAnsiTheme="majorHAnsi" w:cstheme="majorHAnsi"/>
          <w:b/>
          <w:bCs/>
          <w:color w:val="FF0000"/>
        </w:rPr>
        <w:t>supported sind. Dies wurde in einem Weekly am 25.02.2025 nochmal vermittelt und verschriftlicht.</w:t>
      </w:r>
      <w:r w:rsidR="00E85801">
        <w:rPr>
          <w:rFonts w:asciiTheme="majorHAnsi" w:hAnsiTheme="majorHAnsi" w:cstheme="majorHAnsi"/>
          <w:b/>
          <w:bCs/>
          <w:color w:val="FF0000"/>
        </w:rPr>
        <w:br/>
      </w:r>
    </w:p>
    <w:p w14:paraId="5EEADD68" w14:textId="68119A0A" w:rsidR="0FA4363D" w:rsidRPr="001F59EC" w:rsidRDefault="0FA4363D" w:rsidP="39B0DF25">
      <w:pPr>
        <w:pStyle w:val="berschrift4"/>
        <w:rPr>
          <w:rFonts w:asciiTheme="majorHAnsi" w:hAnsiTheme="majorHAnsi" w:cstheme="majorHAnsi"/>
          <w:bCs/>
        </w:rPr>
      </w:pPr>
      <w:r w:rsidRPr="001F59EC">
        <w:rPr>
          <w:rFonts w:asciiTheme="majorHAnsi" w:hAnsiTheme="majorHAnsi" w:cstheme="majorHAnsi"/>
        </w:rPr>
        <w:t xml:space="preserve"> </w:t>
      </w:r>
      <w:r w:rsidR="69421BC4" w:rsidRPr="001F59EC">
        <w:rPr>
          <w:rFonts w:asciiTheme="majorHAnsi" w:hAnsiTheme="majorHAnsi" w:cstheme="majorHAnsi"/>
        </w:rPr>
        <w:t>Lizenze</w:t>
      </w:r>
      <w:r w:rsidR="0ABAC612" w:rsidRPr="001F59EC">
        <w:rPr>
          <w:rFonts w:asciiTheme="majorHAnsi" w:hAnsiTheme="majorHAnsi" w:cstheme="majorHAnsi"/>
        </w:rPr>
        <w:t>n</w:t>
      </w:r>
    </w:p>
    <w:p w14:paraId="50D5EAA6" w14:textId="3880EF13" w:rsidR="0ABAC612" w:rsidRPr="001F59EC" w:rsidRDefault="0ABAC612" w:rsidP="00A86B30">
      <w:pPr>
        <w:rPr>
          <w:rFonts w:asciiTheme="majorHAnsi" w:hAnsiTheme="majorHAnsi" w:cstheme="majorHAnsi"/>
        </w:rPr>
      </w:pPr>
      <w:r w:rsidRPr="001F59EC">
        <w:rPr>
          <w:rFonts w:asciiTheme="majorHAnsi" w:hAnsiTheme="majorHAnsi" w:cstheme="majorHAnsi"/>
        </w:rPr>
        <w:t>Lizenzen werden durch den Kunden bereitgestellt.</w:t>
      </w:r>
    </w:p>
    <w:p w14:paraId="6EB5CE60" w14:textId="04EE3BCA" w:rsidR="39B0DF25" w:rsidRPr="001F59EC" w:rsidRDefault="79853B0F" w:rsidP="00367F94">
      <w:pPr>
        <w:rPr>
          <w:rFonts w:asciiTheme="majorHAnsi" w:hAnsiTheme="majorHAnsi" w:cstheme="majorHAnsi"/>
          <w:lang w:val="en-US"/>
        </w:rPr>
      </w:pPr>
      <w:r w:rsidRPr="001F59EC">
        <w:rPr>
          <w:rFonts w:asciiTheme="majorHAnsi" w:hAnsiTheme="majorHAnsi" w:cstheme="majorHAnsi"/>
          <w:noProof/>
        </w:rPr>
        <w:lastRenderedPageBreak/>
        <w:drawing>
          <wp:inline distT="0" distB="0" distL="0" distR="0" wp14:anchorId="03C87D49" wp14:editId="552D3903">
            <wp:extent cx="5762626" cy="933450"/>
            <wp:effectExtent l="0" t="0" r="0" b="0"/>
            <wp:docPr id="366711381" name="Grafik 366711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5762626" cy="933450"/>
                    </a:xfrm>
                    <a:prstGeom prst="rect">
                      <a:avLst/>
                    </a:prstGeom>
                  </pic:spPr>
                </pic:pic>
              </a:graphicData>
            </a:graphic>
          </wp:inline>
        </w:drawing>
      </w:r>
      <w:r w:rsidR="26796415" w:rsidRPr="001F59EC">
        <w:rPr>
          <w:rFonts w:asciiTheme="majorHAnsi" w:hAnsiTheme="majorHAnsi" w:cstheme="majorHAnsi"/>
        </w:rPr>
        <w:t xml:space="preserve"> </w:t>
      </w:r>
      <w:r w:rsidRPr="001F59EC">
        <w:rPr>
          <w:rFonts w:asciiTheme="majorHAnsi" w:hAnsiTheme="majorHAnsi" w:cstheme="majorHAnsi"/>
        </w:rPr>
        <w:tab/>
      </w:r>
      <w:r w:rsidRPr="001F59EC">
        <w:rPr>
          <w:rFonts w:asciiTheme="majorHAnsi" w:hAnsiTheme="majorHAnsi" w:cstheme="majorHAnsi"/>
        </w:rPr>
        <w:tab/>
      </w:r>
      <w:r w:rsidRPr="001F59EC">
        <w:rPr>
          <w:rFonts w:asciiTheme="majorHAnsi" w:hAnsiTheme="majorHAnsi" w:cstheme="majorHAnsi"/>
        </w:rPr>
        <w:tab/>
      </w:r>
    </w:p>
    <w:p w14:paraId="2CACBA97" w14:textId="4D79EDD3" w:rsidR="00AB363F" w:rsidRPr="001F59EC" w:rsidRDefault="003356DB" w:rsidP="6B06F679">
      <w:pPr>
        <w:pStyle w:val="berschrift3"/>
        <w:rPr>
          <w:rFonts w:asciiTheme="majorHAnsi" w:hAnsiTheme="majorHAnsi" w:cstheme="majorBidi"/>
          <w:lang w:val="en-US"/>
        </w:rPr>
      </w:pPr>
      <w:bookmarkStart w:id="35" w:name="_OnPrem_NetApp_Services"/>
      <w:bookmarkStart w:id="36" w:name="_Toc1704010009"/>
      <w:r w:rsidRPr="6B06F679">
        <w:rPr>
          <w:rFonts w:asciiTheme="majorHAnsi" w:hAnsiTheme="majorHAnsi" w:cstheme="majorBidi"/>
          <w:lang w:val="en-US"/>
        </w:rPr>
        <w:t>OnPrem NetApp Services MSL3</w:t>
      </w:r>
      <w:bookmarkEnd w:id="35"/>
      <w:bookmarkEnd w:id="36"/>
      <w:r w:rsidR="00FC1DA8" w:rsidRPr="6B06F679">
        <w:rPr>
          <w:rFonts w:asciiTheme="majorHAnsi" w:hAnsiTheme="majorHAnsi" w:cstheme="majorBidi"/>
          <w:lang w:val="en-US"/>
        </w:rPr>
        <w:t xml:space="preserve"> </w:t>
      </w:r>
    </w:p>
    <w:p w14:paraId="0968F9DE" w14:textId="716999F2" w:rsidR="0093413E" w:rsidRPr="001F59EC" w:rsidRDefault="00536ECE" w:rsidP="00443D3C">
      <w:pPr>
        <w:ind w:left="992" w:firstLine="284"/>
        <w:rPr>
          <w:rFonts w:asciiTheme="majorHAnsi" w:hAnsiTheme="majorHAnsi" w:cstheme="majorHAnsi"/>
          <w:b/>
          <w:bCs/>
        </w:rPr>
      </w:pPr>
      <w:r w:rsidRPr="001F59EC">
        <w:rPr>
          <w:rFonts w:asciiTheme="majorHAnsi" w:hAnsiTheme="majorHAnsi" w:cstheme="majorHAnsi"/>
          <w:b/>
          <w:bCs/>
        </w:rPr>
        <w:t xml:space="preserve">=&gt; </w:t>
      </w:r>
      <w:r w:rsidR="00027A16" w:rsidRPr="001F59EC">
        <w:rPr>
          <w:rFonts w:asciiTheme="majorHAnsi" w:hAnsiTheme="majorHAnsi" w:cstheme="majorHAnsi"/>
        </w:rPr>
        <w:t>s.</w:t>
      </w:r>
      <w:r w:rsidR="00027A16" w:rsidRPr="001F59EC">
        <w:rPr>
          <w:rFonts w:asciiTheme="majorHAnsi" w:hAnsiTheme="majorHAnsi" w:cstheme="majorHAnsi"/>
          <w:b/>
          <w:bCs/>
        </w:rPr>
        <w:t xml:space="preserve"> </w:t>
      </w:r>
      <w:hyperlink r:id="rId39" w:history="1">
        <w:r w:rsidR="0093413E" w:rsidRPr="001F59EC">
          <w:rPr>
            <w:rStyle w:val="Hyperlink"/>
            <w:rFonts w:asciiTheme="majorHAnsi" w:hAnsiTheme="majorHAnsi" w:cstheme="majorHAnsi"/>
            <w:b/>
            <w:bCs/>
          </w:rPr>
          <w:t>Betriebshandbuch_BIG_OnPremNetApp_Neu</w:t>
        </w:r>
      </w:hyperlink>
      <w:r w:rsidR="00027A16" w:rsidRPr="001F59EC">
        <w:rPr>
          <w:rFonts w:asciiTheme="majorHAnsi" w:hAnsiTheme="majorHAnsi" w:cstheme="majorHAnsi"/>
          <w:b/>
          <w:bCs/>
        </w:rPr>
        <w:t xml:space="preserve"> </w:t>
      </w:r>
      <w:r w:rsidRPr="001F59EC">
        <w:rPr>
          <w:rFonts w:asciiTheme="majorHAnsi" w:hAnsiTheme="majorHAnsi" w:cstheme="majorHAnsi"/>
          <w:b/>
          <w:bCs/>
        </w:rPr>
        <w:t>=&gt;</w:t>
      </w:r>
      <w:r w:rsidRPr="001F59EC">
        <w:rPr>
          <w:rFonts w:asciiTheme="majorHAnsi" w:hAnsiTheme="majorHAnsi" w:cstheme="majorHAnsi"/>
        </w:rPr>
        <w:t xml:space="preserve"> </w:t>
      </w:r>
      <w:r w:rsidR="00027A16" w:rsidRPr="001F59EC">
        <w:rPr>
          <w:rFonts w:asciiTheme="majorHAnsi" w:hAnsiTheme="majorHAnsi" w:cstheme="majorHAnsi"/>
        </w:rPr>
        <w:t>Punkt 5</w:t>
      </w:r>
    </w:p>
    <w:p w14:paraId="307A5347" w14:textId="59C7CF1A" w:rsidR="00203C99" w:rsidRPr="001F59EC" w:rsidRDefault="00203C99">
      <w:pPr>
        <w:rPr>
          <w:rFonts w:asciiTheme="majorHAnsi" w:hAnsiTheme="majorHAnsi" w:cstheme="majorHAnsi"/>
          <w:b/>
          <w:sz w:val="28"/>
          <w:szCs w:val="28"/>
        </w:rPr>
      </w:pPr>
      <w:bookmarkStart w:id="37" w:name="_Toc62024191"/>
    </w:p>
    <w:p w14:paraId="0317AD7D" w14:textId="4E2FDBD4" w:rsidR="00A86B30" w:rsidRPr="001F59EC" w:rsidRDefault="00A86B30" w:rsidP="6B06F679">
      <w:pPr>
        <w:pStyle w:val="berschrift3"/>
        <w:rPr>
          <w:rFonts w:asciiTheme="majorHAnsi" w:hAnsiTheme="majorHAnsi" w:cstheme="majorBidi"/>
          <w:lang w:val="en-US"/>
        </w:rPr>
      </w:pPr>
      <w:bookmarkStart w:id="38" w:name="_Toc275244436"/>
      <w:r w:rsidRPr="6B06F679">
        <w:rPr>
          <w:rFonts w:asciiTheme="majorHAnsi" w:eastAsiaTheme="minorEastAsia" w:hAnsiTheme="majorHAnsi" w:cstheme="majorBidi"/>
          <w:lang w:val="en-US"/>
        </w:rPr>
        <w:t>OnPrem Hyper-V Services MSL3</w:t>
      </w:r>
      <w:bookmarkEnd w:id="38"/>
    </w:p>
    <w:p w14:paraId="20806EFC" w14:textId="0F59E9BC" w:rsidR="00E85801" w:rsidRPr="001F59EC" w:rsidRDefault="00A86B30" w:rsidP="00AA3117">
      <w:pPr>
        <w:spacing w:line="240" w:lineRule="auto"/>
        <w:rPr>
          <w:rFonts w:asciiTheme="majorHAnsi" w:hAnsiTheme="majorHAnsi" w:cstheme="majorHAnsi"/>
        </w:rPr>
      </w:pPr>
      <w:r w:rsidRPr="001F59EC">
        <w:rPr>
          <w:rFonts w:asciiTheme="majorHAnsi" w:hAnsiTheme="majorHAnsi" w:cstheme="majorHAnsi"/>
        </w:rPr>
        <w:t>Dieser Service beschreibt die Hyper-V ON-Prem Umgebung, welche in Dortmund lokalisiert ist. Im Folgenden werden die Details der Umgebung im Einzelnen beschrieben.</w:t>
      </w:r>
      <w:r w:rsidR="00E85801">
        <w:rPr>
          <w:rFonts w:asciiTheme="majorHAnsi" w:hAnsiTheme="majorHAnsi" w:cstheme="majorHAnsi"/>
        </w:rPr>
        <w:br/>
      </w:r>
    </w:p>
    <w:p w14:paraId="1A7D09CE" w14:textId="77777777" w:rsidR="00A86B30" w:rsidRPr="001F59EC" w:rsidRDefault="00A86B30" w:rsidP="00A86B30">
      <w:pPr>
        <w:pStyle w:val="berschrift4"/>
        <w:rPr>
          <w:rFonts w:asciiTheme="majorHAnsi" w:hAnsiTheme="majorHAnsi" w:cstheme="majorHAnsi"/>
        </w:rPr>
      </w:pPr>
      <w:r w:rsidRPr="001F59EC">
        <w:rPr>
          <w:rFonts w:asciiTheme="majorHAnsi" w:eastAsiaTheme="minorEastAsia" w:hAnsiTheme="majorHAnsi" w:cstheme="majorHAnsi"/>
          <w:bCs/>
          <w:lang w:val="en-US"/>
        </w:rPr>
        <w:t>Systeme</w:t>
      </w:r>
      <w:r w:rsidRPr="001F59EC">
        <w:rPr>
          <w:rFonts w:asciiTheme="majorHAnsi" w:hAnsiTheme="majorHAnsi" w:cstheme="majorHAnsi"/>
        </w:rPr>
        <w:tab/>
      </w:r>
    </w:p>
    <w:tbl>
      <w:tblPr>
        <w:tblStyle w:val="Tabellenraster"/>
        <w:tblW w:w="9664" w:type="dxa"/>
        <w:tblLayout w:type="fixed"/>
        <w:tblLook w:val="06A0" w:firstRow="1" w:lastRow="0" w:firstColumn="1" w:lastColumn="0" w:noHBand="1" w:noVBand="1"/>
      </w:tblPr>
      <w:tblGrid>
        <w:gridCol w:w="1555"/>
        <w:gridCol w:w="3685"/>
        <w:gridCol w:w="3544"/>
        <w:gridCol w:w="880"/>
      </w:tblGrid>
      <w:tr w:rsidR="00B17764" w:rsidRPr="001F59EC" w14:paraId="7CCEE1AC" w14:textId="5F5C1FEA" w:rsidTr="00B17764">
        <w:trPr>
          <w:trHeight w:val="306"/>
        </w:trPr>
        <w:tc>
          <w:tcPr>
            <w:tcW w:w="1555" w:type="dxa"/>
          </w:tcPr>
          <w:p w14:paraId="49EDF56F" w14:textId="77777777" w:rsidR="00B17764" w:rsidRPr="001F59EC" w:rsidRDefault="00B17764" w:rsidP="007933F0">
            <w:pPr>
              <w:rPr>
                <w:rFonts w:asciiTheme="majorHAnsi" w:hAnsiTheme="majorHAnsi" w:cstheme="majorHAnsi"/>
                <w:lang w:val="en-US"/>
              </w:rPr>
            </w:pPr>
            <w:r w:rsidRPr="001F59EC">
              <w:rPr>
                <w:rFonts w:asciiTheme="majorHAnsi" w:eastAsiaTheme="minorEastAsia" w:hAnsiTheme="majorHAnsi" w:cstheme="majorHAnsi"/>
                <w:szCs w:val="20"/>
                <w:lang w:val="en-US"/>
              </w:rPr>
              <w:t>Name</w:t>
            </w:r>
          </w:p>
        </w:tc>
        <w:tc>
          <w:tcPr>
            <w:tcW w:w="3685" w:type="dxa"/>
          </w:tcPr>
          <w:p w14:paraId="48ED75BF" w14:textId="7777777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DNS-Name</w:t>
            </w:r>
          </w:p>
        </w:tc>
        <w:tc>
          <w:tcPr>
            <w:tcW w:w="3544" w:type="dxa"/>
          </w:tcPr>
          <w:p w14:paraId="58CAF2BB" w14:textId="7777777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IP-Adresse</w:t>
            </w:r>
          </w:p>
        </w:tc>
        <w:tc>
          <w:tcPr>
            <w:tcW w:w="880" w:type="dxa"/>
          </w:tcPr>
          <w:p w14:paraId="6C41485E" w14:textId="671A9358"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VLAN</w:t>
            </w:r>
          </w:p>
        </w:tc>
      </w:tr>
      <w:tr w:rsidR="00B17764" w:rsidRPr="001F59EC" w14:paraId="5D03D39C" w14:textId="64A6909E" w:rsidTr="00B17764">
        <w:trPr>
          <w:trHeight w:val="306"/>
        </w:trPr>
        <w:tc>
          <w:tcPr>
            <w:tcW w:w="1555" w:type="dxa"/>
          </w:tcPr>
          <w:p w14:paraId="6A47D8AA" w14:textId="3EE02404"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Hyper-V Host</w:t>
            </w:r>
          </w:p>
        </w:tc>
        <w:tc>
          <w:tcPr>
            <w:tcW w:w="3685" w:type="dxa"/>
          </w:tcPr>
          <w:p w14:paraId="614FE538" w14:textId="6925F05F"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big-dtm-hypv1.big.krankenkasse.de</w:t>
            </w:r>
          </w:p>
        </w:tc>
        <w:tc>
          <w:tcPr>
            <w:tcW w:w="3544" w:type="dxa"/>
          </w:tcPr>
          <w:p w14:paraId="51199206" w14:textId="7D4CE9A7" w:rsidR="00B17764" w:rsidRPr="001F59EC" w:rsidRDefault="00B17764" w:rsidP="007933F0">
            <w:pPr>
              <w:spacing w:before="240" w:after="240"/>
              <w:rPr>
                <w:rFonts w:asciiTheme="majorHAnsi" w:hAnsiTheme="majorHAnsi" w:cstheme="majorHAnsi"/>
              </w:rPr>
            </w:pPr>
            <w:r w:rsidRPr="001F59EC">
              <w:rPr>
                <w:rFonts w:asciiTheme="majorHAnsi" w:eastAsia="Arial" w:hAnsiTheme="majorHAnsi" w:cstheme="majorHAnsi"/>
                <w:szCs w:val="20"/>
                <w:lang w:val="en-US"/>
              </w:rPr>
              <w:t>10.141.70.102</w:t>
            </w:r>
            <w:r w:rsidRPr="001F59EC">
              <w:rPr>
                <w:rFonts w:asciiTheme="majorHAnsi" w:eastAsia="Arial" w:hAnsiTheme="majorHAnsi" w:cstheme="majorHAnsi"/>
                <w:szCs w:val="20"/>
                <w:lang w:val="en-US"/>
              </w:rPr>
              <w:br/>
              <w:t>(iDRAC 10.141.70.101)</w:t>
            </w:r>
          </w:p>
        </w:tc>
        <w:tc>
          <w:tcPr>
            <w:tcW w:w="880" w:type="dxa"/>
          </w:tcPr>
          <w:p w14:paraId="6506DC7B" w14:textId="1429FB08" w:rsidR="00B17764" w:rsidRPr="001F59EC" w:rsidRDefault="00B17764" w:rsidP="007933F0">
            <w:pPr>
              <w:spacing w:before="240" w:after="240"/>
              <w:rPr>
                <w:rFonts w:asciiTheme="majorHAnsi" w:eastAsia="Arial" w:hAnsiTheme="majorHAnsi" w:cstheme="majorHAnsi"/>
                <w:szCs w:val="20"/>
                <w:lang w:val="en-US"/>
              </w:rPr>
            </w:pPr>
            <w:r w:rsidRPr="001F59EC">
              <w:rPr>
                <w:rFonts w:asciiTheme="majorHAnsi" w:eastAsia="Arial" w:hAnsiTheme="majorHAnsi" w:cstheme="majorHAnsi"/>
                <w:szCs w:val="20"/>
                <w:lang w:val="en-US"/>
              </w:rPr>
              <w:t>70</w:t>
            </w:r>
          </w:p>
        </w:tc>
      </w:tr>
      <w:tr w:rsidR="00B17764" w:rsidRPr="001F59EC" w14:paraId="2242CEE2" w14:textId="519C05FC" w:rsidTr="00B17764">
        <w:trPr>
          <w:trHeight w:val="306"/>
        </w:trPr>
        <w:tc>
          <w:tcPr>
            <w:tcW w:w="1555" w:type="dxa"/>
          </w:tcPr>
          <w:p w14:paraId="76D9E2EE" w14:textId="4B8D38F7"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Hyper-V Host</w:t>
            </w:r>
          </w:p>
        </w:tc>
        <w:tc>
          <w:tcPr>
            <w:tcW w:w="3685" w:type="dxa"/>
          </w:tcPr>
          <w:p w14:paraId="1FE3CDCF" w14:textId="4ACB6482" w:rsidR="00B17764" w:rsidRPr="001F59EC" w:rsidRDefault="00B17764" w:rsidP="007933F0">
            <w:pPr>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big-dtm-hypv2.big.krankenkasse.de</w:t>
            </w:r>
          </w:p>
        </w:tc>
        <w:tc>
          <w:tcPr>
            <w:tcW w:w="3544" w:type="dxa"/>
          </w:tcPr>
          <w:p w14:paraId="015B2FBB" w14:textId="341C94C9" w:rsidR="00B17764" w:rsidRPr="001F59EC" w:rsidRDefault="00B17764" w:rsidP="007933F0">
            <w:pPr>
              <w:spacing w:before="240" w:after="240"/>
              <w:rPr>
                <w:rFonts w:asciiTheme="majorHAnsi" w:hAnsiTheme="majorHAnsi" w:cstheme="majorHAnsi"/>
              </w:rPr>
            </w:pPr>
            <w:r w:rsidRPr="001F59EC">
              <w:rPr>
                <w:rFonts w:asciiTheme="majorHAnsi" w:eastAsia="Arial" w:hAnsiTheme="majorHAnsi" w:cstheme="majorHAnsi"/>
                <w:szCs w:val="20"/>
                <w:lang w:val="en-US"/>
              </w:rPr>
              <w:t>10.141.70.104</w:t>
            </w:r>
            <w:r w:rsidRPr="001F59EC">
              <w:rPr>
                <w:rFonts w:asciiTheme="majorHAnsi" w:eastAsia="Arial" w:hAnsiTheme="majorHAnsi" w:cstheme="majorHAnsi"/>
                <w:szCs w:val="20"/>
                <w:lang w:val="en-US"/>
              </w:rPr>
              <w:br/>
              <w:t>(iDRAC 10.141.70.103)</w:t>
            </w:r>
          </w:p>
        </w:tc>
        <w:tc>
          <w:tcPr>
            <w:tcW w:w="880" w:type="dxa"/>
          </w:tcPr>
          <w:p w14:paraId="699E7653" w14:textId="1ADB67E3" w:rsidR="00B17764" w:rsidRPr="001F59EC" w:rsidRDefault="00B17764" w:rsidP="007933F0">
            <w:pPr>
              <w:spacing w:before="240" w:after="240"/>
              <w:rPr>
                <w:rFonts w:asciiTheme="majorHAnsi" w:eastAsia="Arial" w:hAnsiTheme="majorHAnsi" w:cstheme="majorHAnsi"/>
                <w:szCs w:val="20"/>
                <w:lang w:val="en-US"/>
              </w:rPr>
            </w:pPr>
            <w:r w:rsidRPr="001F59EC">
              <w:rPr>
                <w:rFonts w:asciiTheme="majorHAnsi" w:eastAsia="Arial" w:hAnsiTheme="majorHAnsi" w:cstheme="majorHAnsi"/>
                <w:szCs w:val="20"/>
                <w:lang w:val="en-US"/>
              </w:rPr>
              <w:t>70</w:t>
            </w:r>
          </w:p>
        </w:tc>
      </w:tr>
    </w:tbl>
    <w:p w14:paraId="7807858C" w14:textId="77777777" w:rsidR="00A86B30" w:rsidRPr="001F59EC" w:rsidRDefault="00A86B30" w:rsidP="00600D28">
      <w:pPr>
        <w:rPr>
          <w:rFonts w:asciiTheme="majorHAnsi" w:hAnsiTheme="majorHAnsi" w:cstheme="majorHAnsi"/>
          <w:lang w:val="en-US"/>
        </w:rPr>
      </w:pPr>
    </w:p>
    <w:p w14:paraId="539B4235" w14:textId="77777777" w:rsidR="00A86B30" w:rsidRPr="001F59EC" w:rsidRDefault="00A86B30" w:rsidP="00A86B30">
      <w:pPr>
        <w:pStyle w:val="berschrift4"/>
        <w:rPr>
          <w:rFonts w:asciiTheme="majorHAnsi" w:hAnsiTheme="majorHAnsi" w:cstheme="majorHAnsi"/>
          <w:lang w:val="en-US"/>
        </w:rPr>
      </w:pPr>
      <w:r w:rsidRPr="001F59EC">
        <w:rPr>
          <w:rFonts w:asciiTheme="majorHAnsi" w:hAnsiTheme="majorHAnsi" w:cstheme="majorHAnsi"/>
          <w:bCs/>
          <w:lang w:val="en-US"/>
        </w:rPr>
        <w:t>Hardware</w:t>
      </w:r>
    </w:p>
    <w:p w14:paraId="62356CB0" w14:textId="77777777" w:rsidR="00B17764" w:rsidRPr="001F59EC" w:rsidRDefault="00B17764" w:rsidP="00A86B30">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 xml:space="preserve">big-dtm-hypv1.big.krankenkasse.de </w:t>
      </w:r>
    </w:p>
    <w:p w14:paraId="0CB120C1" w14:textId="5F3A3C99"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0090789E" w:rsidRPr="001F59EC">
        <w:rPr>
          <w:rFonts w:asciiTheme="majorHAnsi" w:eastAsiaTheme="minorEastAsia" w:hAnsiTheme="majorHAnsi" w:cstheme="majorHAnsi"/>
          <w:szCs w:val="20"/>
          <w:lang w:val="en-US"/>
        </w:rPr>
        <w:t>PowerEdge R660</w:t>
      </w:r>
    </w:p>
    <w:p w14:paraId="02423A33" w14:textId="6C0C8A02"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r>
      <w:r w:rsidR="00623A99" w:rsidRPr="001F59EC">
        <w:rPr>
          <w:rFonts w:asciiTheme="majorHAnsi" w:hAnsiTheme="majorHAnsi" w:cstheme="majorHAnsi"/>
          <w:lang w:val="en-US"/>
        </w:rPr>
        <w:t xml:space="preserve">2x </w:t>
      </w:r>
      <w:r w:rsidR="00623A99" w:rsidRPr="001F59EC">
        <w:rPr>
          <w:rFonts w:asciiTheme="majorHAnsi" w:eastAsiaTheme="minorEastAsia" w:hAnsiTheme="majorHAnsi" w:cstheme="majorHAnsi"/>
          <w:szCs w:val="20"/>
          <w:lang w:val="en-US"/>
        </w:rPr>
        <w:t>Intel Xeon Silver 4509Y 2.6G, 8C/16T</w:t>
      </w:r>
    </w:p>
    <w:p w14:paraId="41BF5ED7" w14:textId="7D5B955D" w:rsidR="00A86B30" w:rsidRPr="001F59EC" w:rsidRDefault="00A86B30" w:rsidP="00A86B30">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0037660D" w:rsidRPr="001F59EC">
        <w:rPr>
          <w:rFonts w:asciiTheme="majorHAnsi" w:eastAsiaTheme="minorEastAsia" w:hAnsiTheme="majorHAnsi" w:cstheme="majorHAnsi"/>
          <w:szCs w:val="20"/>
          <w:lang w:val="en-US"/>
        </w:rPr>
        <w:t>256</w:t>
      </w:r>
      <w:r w:rsidRPr="001F59EC">
        <w:rPr>
          <w:rFonts w:asciiTheme="majorHAnsi" w:eastAsiaTheme="minorEastAsia" w:hAnsiTheme="majorHAnsi" w:cstheme="majorHAnsi"/>
          <w:szCs w:val="20"/>
          <w:lang w:val="en-US"/>
        </w:rPr>
        <w:t xml:space="preserve"> GB</w:t>
      </w:r>
    </w:p>
    <w:p w14:paraId="65A62D4E" w14:textId="77777777" w:rsidR="00A86B30" w:rsidRPr="001F59EC" w:rsidRDefault="00A86B30" w:rsidP="00A86B30">
      <w:pPr>
        <w:ind w:left="1136"/>
        <w:rPr>
          <w:rFonts w:asciiTheme="majorHAnsi" w:eastAsiaTheme="minorEastAsia" w:hAnsiTheme="majorHAnsi" w:cstheme="majorHAnsi"/>
          <w:szCs w:val="20"/>
          <w:lang w:val="en-US"/>
        </w:rPr>
      </w:pPr>
    </w:p>
    <w:p w14:paraId="0394BEEF" w14:textId="54300D34" w:rsidR="0037660D" w:rsidRPr="001F59EC" w:rsidRDefault="0037660D" w:rsidP="0037660D">
      <w:pPr>
        <w:ind w:left="1136"/>
        <w:rPr>
          <w:rFonts w:asciiTheme="majorHAnsi" w:eastAsiaTheme="minorEastAsia" w:hAnsiTheme="majorHAnsi" w:cstheme="majorHAnsi"/>
          <w:b/>
          <w:bCs/>
          <w:szCs w:val="20"/>
          <w:lang w:val="en-US"/>
        </w:rPr>
      </w:pPr>
      <w:r w:rsidRPr="001F59EC">
        <w:rPr>
          <w:rFonts w:asciiTheme="majorHAnsi" w:eastAsiaTheme="minorEastAsia" w:hAnsiTheme="majorHAnsi" w:cstheme="majorHAnsi"/>
          <w:b/>
          <w:bCs/>
          <w:szCs w:val="20"/>
          <w:lang w:val="en-US"/>
        </w:rPr>
        <w:t>big-dtm-hypv2.big.krankenkasse.de</w:t>
      </w:r>
    </w:p>
    <w:p w14:paraId="7C6D8EDF" w14:textId="77777777" w:rsidR="0037660D"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 xml:space="preserve">Model: </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PowerEdge R660</w:t>
      </w:r>
    </w:p>
    <w:p w14:paraId="120EECC1" w14:textId="77777777" w:rsidR="0037660D"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Processor Type:</w:t>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 xml:space="preserve"> </w:t>
      </w:r>
      <w:r w:rsidRPr="001F59EC">
        <w:rPr>
          <w:rFonts w:asciiTheme="majorHAnsi" w:hAnsiTheme="majorHAnsi" w:cstheme="majorHAnsi"/>
          <w:lang w:val="en-US"/>
        </w:rPr>
        <w:tab/>
        <w:t xml:space="preserve">2x </w:t>
      </w:r>
      <w:r w:rsidRPr="001F59EC">
        <w:rPr>
          <w:rFonts w:asciiTheme="majorHAnsi" w:eastAsiaTheme="minorEastAsia" w:hAnsiTheme="majorHAnsi" w:cstheme="majorHAnsi"/>
          <w:szCs w:val="20"/>
          <w:lang w:val="en-US"/>
        </w:rPr>
        <w:t>Intel Xeon Silver 4509Y 2.6G, 8C/16T</w:t>
      </w:r>
    </w:p>
    <w:p w14:paraId="4BF8A19C" w14:textId="619D5418" w:rsidR="00A86B30" w:rsidRPr="001F59EC" w:rsidRDefault="0037660D" w:rsidP="0037660D">
      <w:pPr>
        <w:ind w:left="1136"/>
        <w:rPr>
          <w:rFonts w:asciiTheme="majorHAnsi" w:eastAsiaTheme="minorEastAsia" w:hAnsiTheme="majorHAnsi" w:cstheme="majorHAnsi"/>
          <w:szCs w:val="20"/>
          <w:lang w:val="en-US"/>
        </w:rPr>
      </w:pPr>
      <w:r w:rsidRPr="001F59EC">
        <w:rPr>
          <w:rFonts w:asciiTheme="majorHAnsi" w:eastAsiaTheme="minorEastAsia" w:hAnsiTheme="majorHAnsi" w:cstheme="majorHAnsi"/>
          <w:szCs w:val="20"/>
          <w:lang w:val="en-US"/>
        </w:rPr>
        <w:t>Memory:</w:t>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hAnsiTheme="majorHAnsi" w:cstheme="majorHAnsi"/>
          <w:lang w:val="en-US"/>
        </w:rPr>
        <w:tab/>
      </w:r>
      <w:r w:rsidRPr="001F59EC">
        <w:rPr>
          <w:rFonts w:asciiTheme="majorHAnsi" w:eastAsiaTheme="minorEastAsia" w:hAnsiTheme="majorHAnsi" w:cstheme="majorHAnsi"/>
          <w:szCs w:val="20"/>
          <w:lang w:val="en-US"/>
        </w:rPr>
        <w:t>256 GB</w:t>
      </w:r>
    </w:p>
    <w:p w14:paraId="1C5CC54D" w14:textId="77777777" w:rsidR="00A86B30" w:rsidRPr="001F59EC" w:rsidRDefault="00A86B30" w:rsidP="00A86B30">
      <w:pPr>
        <w:pStyle w:val="berschrift4"/>
        <w:rPr>
          <w:rFonts w:asciiTheme="majorHAnsi" w:hAnsiTheme="majorHAnsi" w:cstheme="majorHAnsi"/>
          <w:bCs/>
          <w:lang w:val="en-US"/>
        </w:rPr>
      </w:pPr>
      <w:r w:rsidRPr="001F59EC">
        <w:rPr>
          <w:rFonts w:asciiTheme="majorHAnsi" w:hAnsiTheme="majorHAnsi" w:cstheme="majorHAnsi"/>
          <w:bCs/>
          <w:lang w:val="en-US"/>
        </w:rPr>
        <w:t>Storage</w:t>
      </w:r>
    </w:p>
    <w:p w14:paraId="2E09D678" w14:textId="042388E6" w:rsidR="00A86B30" w:rsidRPr="001F59EC" w:rsidRDefault="00A86B30" w:rsidP="00A86B30">
      <w:pPr>
        <w:ind w:left="1136"/>
        <w:rPr>
          <w:rFonts w:asciiTheme="majorHAnsi" w:hAnsiTheme="majorHAnsi" w:cstheme="majorHAnsi"/>
        </w:rPr>
      </w:pPr>
      <w:r w:rsidRPr="001F59EC">
        <w:rPr>
          <w:rFonts w:asciiTheme="majorHAnsi" w:hAnsiTheme="majorHAnsi" w:cstheme="majorHAnsi"/>
        </w:rPr>
        <w:t xml:space="preserve">Die Systeme nutzen </w:t>
      </w:r>
      <w:r w:rsidR="0037660D" w:rsidRPr="001F59EC">
        <w:rPr>
          <w:rFonts w:asciiTheme="majorHAnsi" w:hAnsiTheme="majorHAnsi" w:cstheme="majorHAnsi"/>
        </w:rPr>
        <w:t xml:space="preserve">lokale NVMe, welche </w:t>
      </w:r>
      <w:r w:rsidR="001F5CE0" w:rsidRPr="001F59EC">
        <w:rPr>
          <w:rFonts w:asciiTheme="majorHAnsi" w:hAnsiTheme="majorHAnsi" w:cstheme="majorHAnsi"/>
        </w:rPr>
        <w:t>mittels Storage Spaces Direct zu einem Storagepool konfiguriert wurden.</w:t>
      </w:r>
    </w:p>
    <w:p w14:paraId="488EC191" w14:textId="1207AA47" w:rsidR="00A86B30" w:rsidRPr="001F59EC" w:rsidRDefault="00847321" w:rsidP="00A86B30">
      <w:pPr>
        <w:ind w:left="1136"/>
        <w:rPr>
          <w:rFonts w:asciiTheme="majorHAnsi" w:hAnsiTheme="majorHAnsi" w:cstheme="majorHAnsi"/>
        </w:rPr>
      </w:pPr>
      <w:r w:rsidRPr="001F59EC">
        <w:rPr>
          <w:rFonts w:asciiTheme="majorHAnsi" w:hAnsiTheme="majorHAnsi" w:cstheme="majorHAnsi"/>
          <w:noProof/>
        </w:rPr>
        <w:lastRenderedPageBreak/>
        <w:drawing>
          <wp:inline distT="0" distB="0" distL="0" distR="0" wp14:anchorId="4B1C2269" wp14:editId="5E94D207">
            <wp:extent cx="4983165" cy="2787650"/>
            <wp:effectExtent l="0" t="0" r="8255" b="0"/>
            <wp:docPr id="1838415435"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415435" name="Grafik 1" descr="Ein Bild, das Text, Screenshot, Software, Computersymbol enthält.&#10;&#10;KI-generierte Inhalte können fehlerhaft sein."/>
                    <pic:cNvPicPr/>
                  </pic:nvPicPr>
                  <pic:blipFill>
                    <a:blip r:embed="rId40"/>
                    <a:stretch>
                      <a:fillRect/>
                    </a:stretch>
                  </pic:blipFill>
                  <pic:spPr>
                    <a:xfrm>
                      <a:off x="0" y="0"/>
                      <a:ext cx="4986418" cy="2789470"/>
                    </a:xfrm>
                    <a:prstGeom prst="rect">
                      <a:avLst/>
                    </a:prstGeom>
                  </pic:spPr>
                </pic:pic>
              </a:graphicData>
            </a:graphic>
          </wp:inline>
        </w:drawing>
      </w:r>
    </w:p>
    <w:p w14:paraId="32663D87" w14:textId="0BE42174" w:rsidR="00847321" w:rsidRPr="001F59EC" w:rsidRDefault="00847321" w:rsidP="00A86B30">
      <w:pPr>
        <w:ind w:left="1136"/>
        <w:rPr>
          <w:rFonts w:asciiTheme="majorHAnsi" w:hAnsiTheme="majorHAnsi" w:cstheme="majorHAnsi"/>
        </w:rPr>
      </w:pPr>
      <w:r w:rsidRPr="001F59EC">
        <w:rPr>
          <w:rFonts w:asciiTheme="majorHAnsi" w:hAnsiTheme="majorHAnsi" w:cstheme="majorHAnsi"/>
        </w:rPr>
        <w:t xml:space="preserve">Innerhalb dieses Cluster Pools wurde </w:t>
      </w:r>
      <w:r w:rsidR="004D5719" w:rsidRPr="001F59EC">
        <w:rPr>
          <w:rFonts w:asciiTheme="majorHAnsi" w:hAnsiTheme="majorHAnsi" w:cstheme="majorHAnsi"/>
        </w:rPr>
        <w:t xml:space="preserve">ein </w:t>
      </w:r>
      <w:r w:rsidR="007D2731" w:rsidRPr="001F59EC">
        <w:rPr>
          <w:rFonts w:asciiTheme="majorHAnsi" w:hAnsiTheme="majorHAnsi" w:cstheme="majorHAnsi"/>
        </w:rPr>
        <w:t xml:space="preserve">8 TB </w:t>
      </w:r>
      <w:r w:rsidR="004D5719" w:rsidRPr="001F59EC">
        <w:rPr>
          <w:rFonts w:asciiTheme="majorHAnsi" w:hAnsiTheme="majorHAnsi" w:cstheme="majorHAnsi"/>
        </w:rPr>
        <w:t>Cluster Shared Volume</w:t>
      </w:r>
      <w:r w:rsidR="007D2731" w:rsidRPr="001F59EC">
        <w:rPr>
          <w:rFonts w:asciiTheme="majorHAnsi" w:hAnsiTheme="majorHAnsi" w:cstheme="majorHAnsi"/>
        </w:rPr>
        <w:t xml:space="preserve"> als Two-Way Mirror erstellt, auf welchem die VMs abgelegt werden:</w:t>
      </w:r>
    </w:p>
    <w:p w14:paraId="5F893B94" w14:textId="28ADBC81"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drawing>
          <wp:inline distT="0" distB="0" distL="0" distR="0" wp14:anchorId="2C256AD2" wp14:editId="6EAEEB27">
            <wp:extent cx="4978400" cy="4112997"/>
            <wp:effectExtent l="0" t="0" r="0" b="1905"/>
            <wp:docPr id="129339247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2477" name="Grafik 1" descr="Ein Bild, das Text, Screenshot, Software, Computersymbol enthält.&#10;&#10;KI-generierte Inhalte können fehlerhaft sein."/>
                    <pic:cNvPicPr/>
                  </pic:nvPicPr>
                  <pic:blipFill>
                    <a:blip r:embed="rId41"/>
                    <a:stretch>
                      <a:fillRect/>
                    </a:stretch>
                  </pic:blipFill>
                  <pic:spPr>
                    <a:xfrm>
                      <a:off x="0" y="0"/>
                      <a:ext cx="4986701" cy="4119855"/>
                    </a:xfrm>
                    <a:prstGeom prst="rect">
                      <a:avLst/>
                    </a:prstGeom>
                  </pic:spPr>
                </pic:pic>
              </a:graphicData>
            </a:graphic>
          </wp:inline>
        </w:drawing>
      </w:r>
    </w:p>
    <w:p w14:paraId="4C97157C" w14:textId="3DCFC9F5"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lastRenderedPageBreak/>
        <w:drawing>
          <wp:inline distT="0" distB="0" distL="0" distR="0" wp14:anchorId="67839FE2" wp14:editId="6F923CE8">
            <wp:extent cx="5013960" cy="3678120"/>
            <wp:effectExtent l="0" t="0" r="0" b="0"/>
            <wp:docPr id="862493369" name="Grafik 1" descr="Ein Bild, das Text, Screenshot, Software,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493369" name="Grafik 1" descr="Ein Bild, das Text, Screenshot, Software, Display enthält.&#10;&#10;KI-generierte Inhalte können fehlerhaft sein."/>
                    <pic:cNvPicPr/>
                  </pic:nvPicPr>
                  <pic:blipFill>
                    <a:blip r:embed="rId42"/>
                    <a:stretch>
                      <a:fillRect/>
                    </a:stretch>
                  </pic:blipFill>
                  <pic:spPr>
                    <a:xfrm>
                      <a:off x="0" y="0"/>
                      <a:ext cx="5020783" cy="3683125"/>
                    </a:xfrm>
                    <a:prstGeom prst="rect">
                      <a:avLst/>
                    </a:prstGeom>
                  </pic:spPr>
                </pic:pic>
              </a:graphicData>
            </a:graphic>
          </wp:inline>
        </w:drawing>
      </w:r>
    </w:p>
    <w:p w14:paraId="56656BD3" w14:textId="3E1422E6" w:rsidR="007D2731" w:rsidRPr="001F59EC" w:rsidRDefault="007D2731" w:rsidP="00A86B30">
      <w:pPr>
        <w:ind w:left="1136"/>
        <w:rPr>
          <w:rFonts w:asciiTheme="majorHAnsi" w:hAnsiTheme="majorHAnsi" w:cstheme="majorHAnsi"/>
          <w:lang w:val="en-US"/>
        </w:rPr>
      </w:pPr>
      <w:r w:rsidRPr="001F59EC">
        <w:rPr>
          <w:rFonts w:asciiTheme="majorHAnsi" w:hAnsiTheme="majorHAnsi" w:cstheme="majorHAnsi"/>
          <w:noProof/>
        </w:rPr>
        <w:drawing>
          <wp:inline distT="0" distB="0" distL="0" distR="0" wp14:anchorId="258BAA0C" wp14:editId="79412FB7">
            <wp:extent cx="5013960" cy="2925363"/>
            <wp:effectExtent l="0" t="0" r="0" b="8890"/>
            <wp:docPr id="768966917"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917" name="Grafik 1" descr="Ein Bild, das Text, Screenshot, Software, Computersymbol enthält.&#10;&#10;KI-generierte Inhalte können fehlerhaft sein."/>
                    <pic:cNvPicPr/>
                  </pic:nvPicPr>
                  <pic:blipFill>
                    <a:blip r:embed="rId43"/>
                    <a:stretch>
                      <a:fillRect/>
                    </a:stretch>
                  </pic:blipFill>
                  <pic:spPr>
                    <a:xfrm>
                      <a:off x="0" y="0"/>
                      <a:ext cx="5027983" cy="2933545"/>
                    </a:xfrm>
                    <a:prstGeom prst="rect">
                      <a:avLst/>
                    </a:prstGeom>
                  </pic:spPr>
                </pic:pic>
              </a:graphicData>
            </a:graphic>
          </wp:inline>
        </w:drawing>
      </w:r>
    </w:p>
    <w:p w14:paraId="5F2C3DF8" w14:textId="77777777" w:rsidR="00AA3117" w:rsidRPr="001F59EC" w:rsidRDefault="00AA3117" w:rsidP="00A86B30">
      <w:pPr>
        <w:ind w:left="1136"/>
        <w:rPr>
          <w:rFonts w:asciiTheme="majorHAnsi" w:hAnsiTheme="majorHAnsi" w:cstheme="majorHAnsi"/>
          <w:lang w:val="en-US"/>
        </w:rPr>
      </w:pPr>
    </w:p>
    <w:p w14:paraId="52A60F8D" w14:textId="77777777" w:rsidR="00AA3117" w:rsidRPr="001F59EC" w:rsidRDefault="00AA3117">
      <w:pPr>
        <w:rPr>
          <w:rFonts w:asciiTheme="majorHAnsi" w:hAnsiTheme="majorHAnsi" w:cstheme="majorHAnsi"/>
          <w:b/>
          <w:bCs/>
          <w:sz w:val="24"/>
          <w:szCs w:val="24"/>
        </w:rPr>
      </w:pPr>
      <w:r w:rsidRPr="001F59EC">
        <w:rPr>
          <w:rFonts w:asciiTheme="majorHAnsi" w:hAnsiTheme="majorHAnsi" w:cstheme="majorHAnsi"/>
          <w:bCs/>
        </w:rPr>
        <w:br w:type="page"/>
      </w:r>
    </w:p>
    <w:p w14:paraId="27A4BE8E" w14:textId="3F524822" w:rsidR="00A86B30" w:rsidRPr="001F59EC" w:rsidRDefault="00A86B30" w:rsidP="00A86B30">
      <w:pPr>
        <w:pStyle w:val="berschrift4"/>
        <w:rPr>
          <w:rFonts w:asciiTheme="majorHAnsi" w:hAnsiTheme="majorHAnsi" w:cstheme="majorHAnsi"/>
          <w:bCs/>
        </w:rPr>
      </w:pPr>
      <w:r w:rsidRPr="001F59EC">
        <w:rPr>
          <w:rFonts w:asciiTheme="majorHAnsi" w:hAnsiTheme="majorHAnsi" w:cstheme="majorHAnsi"/>
          <w:bCs/>
        </w:rPr>
        <w:lastRenderedPageBreak/>
        <w:t>Network</w:t>
      </w:r>
    </w:p>
    <w:p w14:paraId="1B63D17D" w14:textId="3D247D43" w:rsidR="00975018" w:rsidRPr="001F59EC" w:rsidRDefault="00975018" w:rsidP="00975018">
      <w:pPr>
        <w:rPr>
          <w:rFonts w:asciiTheme="majorHAnsi" w:hAnsiTheme="majorHAnsi" w:cstheme="majorHAnsi"/>
        </w:rPr>
      </w:pPr>
      <w:r w:rsidRPr="001F59EC">
        <w:rPr>
          <w:rFonts w:asciiTheme="majorHAnsi" w:hAnsiTheme="majorHAnsi" w:cstheme="majorHAnsi"/>
        </w:rPr>
        <w:t>Die Netzwerkkonfiguration ist wie folgt:</w:t>
      </w:r>
    </w:p>
    <w:p w14:paraId="0996B8A4" w14:textId="763628DE" w:rsidR="00975018" w:rsidRPr="001F59EC" w:rsidRDefault="00975018" w:rsidP="00975018">
      <w:pPr>
        <w:rPr>
          <w:rFonts w:asciiTheme="majorHAnsi" w:hAnsiTheme="majorHAnsi" w:cstheme="majorHAnsi"/>
        </w:rPr>
      </w:pPr>
      <w:r w:rsidRPr="001F59EC">
        <w:rPr>
          <w:rFonts w:asciiTheme="majorHAnsi" w:hAnsiTheme="majorHAnsi" w:cstheme="majorHAnsi"/>
          <w:noProof/>
        </w:rPr>
        <w:drawing>
          <wp:inline distT="0" distB="0" distL="0" distR="0" wp14:anchorId="16CABCD2" wp14:editId="7ABA749D">
            <wp:extent cx="5325218" cy="2238687"/>
            <wp:effectExtent l="0" t="0" r="8890" b="9525"/>
            <wp:docPr id="504321504" name="Grafik 1" descr="Ein Bild, das Text, Screenshot, Diagramm,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321504" name="Grafik 1" descr="Ein Bild, das Text, Screenshot, Diagramm, Reihe enthält.&#10;&#10;KI-generierte Inhalte können fehlerhaft sein."/>
                    <pic:cNvPicPr/>
                  </pic:nvPicPr>
                  <pic:blipFill>
                    <a:blip r:embed="rId44"/>
                    <a:stretch>
                      <a:fillRect/>
                    </a:stretch>
                  </pic:blipFill>
                  <pic:spPr>
                    <a:xfrm>
                      <a:off x="0" y="0"/>
                      <a:ext cx="5325218" cy="2238687"/>
                    </a:xfrm>
                    <a:prstGeom prst="rect">
                      <a:avLst/>
                    </a:prstGeom>
                  </pic:spPr>
                </pic:pic>
              </a:graphicData>
            </a:graphic>
          </wp:inline>
        </w:drawing>
      </w:r>
    </w:p>
    <w:p w14:paraId="468CB797" w14:textId="48656AB6" w:rsidR="00975018" w:rsidRPr="001F59EC" w:rsidRDefault="00975018" w:rsidP="00006EB7">
      <w:pPr>
        <w:rPr>
          <w:rFonts w:asciiTheme="majorHAnsi" w:hAnsiTheme="majorHAnsi" w:cstheme="majorHAnsi"/>
        </w:rPr>
      </w:pPr>
      <w:r w:rsidRPr="001F59EC">
        <w:rPr>
          <w:rFonts w:asciiTheme="majorHAnsi" w:hAnsiTheme="majorHAnsi" w:cstheme="majorHAnsi"/>
        </w:rPr>
        <w:t xml:space="preserve">Beide Server verfügen über 2x </w:t>
      </w:r>
      <w:r w:rsidR="00700170" w:rsidRPr="001F59EC">
        <w:rPr>
          <w:rFonts w:asciiTheme="majorHAnsi" w:hAnsiTheme="majorHAnsi" w:cstheme="majorHAnsi"/>
        </w:rPr>
        <w:t>Dual-Port 10/25G Netzwerkadapter.</w:t>
      </w:r>
      <w:r w:rsidR="00700170" w:rsidRPr="001F59EC">
        <w:rPr>
          <w:rFonts w:asciiTheme="majorHAnsi" w:hAnsiTheme="majorHAnsi" w:cstheme="majorHAnsi"/>
        </w:rPr>
        <w:br/>
        <w:t>Eine Karte als LOM/OCP und eine separate Kart</w:t>
      </w:r>
      <w:r w:rsidR="006A6DD8" w:rsidRPr="001F59EC">
        <w:rPr>
          <w:rFonts w:asciiTheme="majorHAnsi" w:hAnsiTheme="majorHAnsi" w:cstheme="majorHAnsi"/>
        </w:rPr>
        <w:t>e</w:t>
      </w:r>
      <w:r w:rsidR="00700170" w:rsidRPr="001F59EC">
        <w:rPr>
          <w:rFonts w:asciiTheme="majorHAnsi" w:hAnsiTheme="majorHAnsi" w:cstheme="majorHAnsi"/>
        </w:rPr>
        <w:t>.</w:t>
      </w:r>
      <w:r w:rsidR="006A6DD8" w:rsidRPr="001F59EC">
        <w:rPr>
          <w:rFonts w:asciiTheme="majorHAnsi" w:hAnsiTheme="majorHAnsi" w:cstheme="majorHAnsi"/>
        </w:rPr>
        <w:br/>
        <w:t>Die beiden LOM/OCP Ports werden über ein SET (Switch Embedded Team)</w:t>
      </w:r>
      <w:r w:rsidR="0063022B" w:rsidRPr="001F59EC">
        <w:rPr>
          <w:rFonts w:asciiTheme="majorHAnsi" w:hAnsiTheme="majorHAnsi" w:cstheme="majorHAnsi"/>
        </w:rPr>
        <w:t xml:space="preserve"> als NIC-Team konfiguriert.</w:t>
      </w:r>
      <w:r w:rsidR="0063022B" w:rsidRPr="001F59EC">
        <w:rPr>
          <w:rFonts w:asciiTheme="majorHAnsi" w:hAnsiTheme="majorHAnsi" w:cstheme="majorHAnsi"/>
        </w:rPr>
        <w:br/>
        <w:t xml:space="preserve">Die beiden separaten Ports werden jeweils für ein Storage-Netzwerk (SMB) </w:t>
      </w:r>
      <w:r w:rsidR="00233C3D" w:rsidRPr="001F59EC">
        <w:rPr>
          <w:rFonts w:asciiTheme="majorHAnsi" w:hAnsiTheme="majorHAnsi" w:cstheme="majorHAnsi"/>
        </w:rPr>
        <w:t>konfiguriert.</w:t>
      </w:r>
      <w:r w:rsidR="00233C3D" w:rsidRPr="001F59EC">
        <w:rPr>
          <w:rFonts w:asciiTheme="majorHAnsi" w:hAnsiTheme="majorHAnsi" w:cstheme="majorHAnsi"/>
        </w:rPr>
        <w:br/>
        <w:t>D</w:t>
      </w:r>
      <w:r w:rsidR="00FD7BC9" w:rsidRPr="001F59EC">
        <w:rPr>
          <w:rFonts w:asciiTheme="majorHAnsi" w:hAnsiTheme="majorHAnsi" w:cstheme="majorHAnsi"/>
        </w:rPr>
        <w:t xml:space="preserve">ie Redundanz fürs Storage-Netzwerk </w:t>
      </w:r>
      <w:r w:rsidR="00233C3D" w:rsidRPr="001F59EC">
        <w:rPr>
          <w:rFonts w:asciiTheme="majorHAnsi" w:hAnsiTheme="majorHAnsi" w:cstheme="majorHAnsi"/>
        </w:rPr>
        <w:t>erfolgt über SMB-</w:t>
      </w:r>
      <w:r w:rsidR="00FD7BC9" w:rsidRPr="001F59EC">
        <w:rPr>
          <w:rFonts w:asciiTheme="majorHAnsi" w:hAnsiTheme="majorHAnsi" w:cstheme="majorHAnsi"/>
        </w:rPr>
        <w:t>Multichannel. Die Adapter müssen deshalb nicht zu einem NIC-Team zusammengefasst werden.</w:t>
      </w:r>
    </w:p>
    <w:p w14:paraId="05C9082A" w14:textId="680767D4" w:rsidR="006425DE" w:rsidRPr="001F59EC" w:rsidRDefault="006425DE" w:rsidP="006425DE">
      <w:pPr>
        <w:rPr>
          <w:rFonts w:asciiTheme="majorHAnsi" w:hAnsiTheme="majorHAnsi" w:cstheme="majorHAnsi"/>
        </w:rPr>
      </w:pPr>
      <w:r w:rsidRPr="001F59EC">
        <w:rPr>
          <w:rFonts w:asciiTheme="majorHAnsi" w:hAnsiTheme="majorHAnsi" w:cstheme="majorHAnsi"/>
        </w:rPr>
        <w:t>Konfigurationsparameter</w:t>
      </w:r>
    </w:p>
    <w:tbl>
      <w:tblPr>
        <w:tblStyle w:val="Tabellenraster"/>
        <w:tblW w:w="0" w:type="auto"/>
        <w:tblLook w:val="04A0" w:firstRow="1" w:lastRow="0" w:firstColumn="1" w:lastColumn="0" w:noHBand="0" w:noVBand="1"/>
      </w:tblPr>
      <w:tblGrid>
        <w:gridCol w:w="4815"/>
        <w:gridCol w:w="4247"/>
      </w:tblGrid>
      <w:tr w:rsidR="006425DE" w:rsidRPr="001F59EC" w14:paraId="0CAB1A92" w14:textId="77777777" w:rsidTr="007933F0">
        <w:tc>
          <w:tcPr>
            <w:tcW w:w="4815" w:type="dxa"/>
          </w:tcPr>
          <w:p w14:paraId="2C1E22DD"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Hostname Hyper-V-Server #1 (FQDN)</w:t>
            </w:r>
          </w:p>
        </w:tc>
        <w:tc>
          <w:tcPr>
            <w:tcW w:w="4247" w:type="dxa"/>
          </w:tcPr>
          <w:p w14:paraId="1B2C46F6"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big-dtm-hypv1</w:t>
            </w:r>
          </w:p>
        </w:tc>
      </w:tr>
      <w:tr w:rsidR="006425DE" w:rsidRPr="001F59EC" w14:paraId="1CF0E0D8" w14:textId="77777777" w:rsidTr="007933F0">
        <w:tc>
          <w:tcPr>
            <w:tcW w:w="4815" w:type="dxa"/>
          </w:tcPr>
          <w:p w14:paraId="1B27064B"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Hostname Hyper-V-Server #2 (FQDN)</w:t>
            </w:r>
          </w:p>
        </w:tc>
        <w:tc>
          <w:tcPr>
            <w:tcW w:w="4247" w:type="dxa"/>
          </w:tcPr>
          <w:p w14:paraId="43292803"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big-dtm-hypv2</w:t>
            </w:r>
          </w:p>
        </w:tc>
      </w:tr>
      <w:tr w:rsidR="006425DE" w:rsidRPr="001F59EC" w14:paraId="41CB247D" w14:textId="77777777" w:rsidTr="007933F0">
        <w:tc>
          <w:tcPr>
            <w:tcW w:w="4815" w:type="dxa"/>
          </w:tcPr>
          <w:p w14:paraId="37E1F14E" w14:textId="77777777" w:rsidR="00AA3117"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and Subnet mask of iDRAC for</w:t>
            </w:r>
          </w:p>
          <w:p w14:paraId="5FEE8B91" w14:textId="45F089C4" w:rsidR="006425DE" w:rsidRPr="001F59EC" w:rsidRDefault="006425DE" w:rsidP="007933F0">
            <w:pPr>
              <w:rPr>
                <w:rFonts w:asciiTheme="majorHAnsi" w:hAnsiTheme="majorHAnsi" w:cstheme="majorHAnsi"/>
              </w:rPr>
            </w:pPr>
            <w:r w:rsidRPr="001F59EC">
              <w:rPr>
                <w:rFonts w:asciiTheme="majorHAnsi" w:hAnsiTheme="majorHAnsi" w:cstheme="majorHAnsi"/>
              </w:rPr>
              <w:t>Hyper-V-Server #1 (native VLAN)</w:t>
            </w:r>
          </w:p>
        </w:tc>
        <w:tc>
          <w:tcPr>
            <w:tcW w:w="4247" w:type="dxa"/>
          </w:tcPr>
          <w:p w14:paraId="5D6D365B" w14:textId="15EF1880" w:rsidR="006425DE" w:rsidRPr="001F59EC" w:rsidRDefault="006425DE" w:rsidP="007933F0">
            <w:pPr>
              <w:rPr>
                <w:rFonts w:asciiTheme="majorHAnsi" w:hAnsiTheme="majorHAnsi" w:cstheme="majorHAnsi"/>
              </w:rPr>
            </w:pPr>
            <w:r w:rsidRPr="001F59EC">
              <w:rPr>
                <w:rFonts w:asciiTheme="majorHAnsi" w:hAnsiTheme="majorHAnsi" w:cstheme="majorHAnsi"/>
              </w:rPr>
              <w:t>10.141.70.101</w:t>
            </w:r>
            <w:r w:rsidR="00A85EF6" w:rsidRPr="001F59EC">
              <w:rPr>
                <w:rFonts w:asciiTheme="majorHAnsi" w:hAnsiTheme="majorHAnsi" w:cstheme="majorHAnsi"/>
              </w:rPr>
              <w:t>/24</w:t>
            </w:r>
            <w:r w:rsidRPr="001F59EC">
              <w:rPr>
                <w:rFonts w:asciiTheme="majorHAnsi" w:hAnsiTheme="majorHAnsi" w:cstheme="majorHAnsi"/>
              </w:rPr>
              <w:br/>
              <w:t>native vlan: 70</w:t>
            </w:r>
          </w:p>
        </w:tc>
      </w:tr>
      <w:tr w:rsidR="006425DE" w:rsidRPr="001F59EC" w14:paraId="65E28C0B" w14:textId="77777777" w:rsidTr="007933F0">
        <w:tc>
          <w:tcPr>
            <w:tcW w:w="4815" w:type="dxa"/>
          </w:tcPr>
          <w:p w14:paraId="2943AAAD"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Management Network (LAN) of Hyper-V-Server #1</w:t>
            </w:r>
          </w:p>
        </w:tc>
        <w:tc>
          <w:tcPr>
            <w:tcW w:w="4247" w:type="dxa"/>
          </w:tcPr>
          <w:p w14:paraId="23F76B77" w14:textId="44B12EFB" w:rsidR="006425DE" w:rsidRPr="001F59EC" w:rsidRDefault="006425DE" w:rsidP="007933F0">
            <w:pPr>
              <w:rPr>
                <w:rFonts w:asciiTheme="majorHAnsi" w:hAnsiTheme="majorHAnsi" w:cstheme="majorHAnsi"/>
              </w:rPr>
            </w:pPr>
            <w:r w:rsidRPr="001F59EC">
              <w:rPr>
                <w:rFonts w:asciiTheme="majorHAnsi" w:hAnsiTheme="majorHAnsi" w:cstheme="majorHAnsi"/>
              </w:rPr>
              <w:t>10.141.70.102</w:t>
            </w:r>
            <w:r w:rsidR="00A85EF6" w:rsidRPr="001F59EC">
              <w:rPr>
                <w:rFonts w:asciiTheme="majorHAnsi" w:hAnsiTheme="majorHAnsi" w:cstheme="majorHAnsi"/>
              </w:rPr>
              <w:t>/24</w:t>
            </w:r>
            <w:r w:rsidR="00A85EF6" w:rsidRPr="001F59EC">
              <w:rPr>
                <w:rFonts w:asciiTheme="majorHAnsi" w:hAnsiTheme="majorHAnsi" w:cstheme="majorHAnsi"/>
              </w:rPr>
              <w:br/>
              <w:t>vlan: 70</w:t>
            </w:r>
          </w:p>
        </w:tc>
      </w:tr>
      <w:tr w:rsidR="006425DE" w:rsidRPr="001F59EC" w14:paraId="6A619C7A" w14:textId="77777777" w:rsidTr="007933F0">
        <w:tc>
          <w:tcPr>
            <w:tcW w:w="4815" w:type="dxa"/>
          </w:tcPr>
          <w:p w14:paraId="3F237DB4"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 xml:space="preserve">IP Address and Subnet mask of iDRAC for </w:t>
            </w:r>
            <w:r w:rsidRPr="00A3226E">
              <w:rPr>
                <w:rFonts w:asciiTheme="majorHAnsi" w:hAnsiTheme="majorHAnsi" w:cstheme="majorHAnsi"/>
                <w:lang w:val="en-US"/>
              </w:rPr>
              <w:br/>
              <w:t>Hyper-V-Server #2 (native VLAN)</w:t>
            </w:r>
          </w:p>
        </w:tc>
        <w:tc>
          <w:tcPr>
            <w:tcW w:w="4247" w:type="dxa"/>
          </w:tcPr>
          <w:p w14:paraId="4F9A37F5" w14:textId="0B8494A3" w:rsidR="006425DE" w:rsidRPr="001F59EC" w:rsidRDefault="006425DE" w:rsidP="007933F0">
            <w:pPr>
              <w:rPr>
                <w:rFonts w:asciiTheme="majorHAnsi" w:hAnsiTheme="majorHAnsi" w:cstheme="majorHAnsi"/>
              </w:rPr>
            </w:pPr>
            <w:r w:rsidRPr="001F59EC">
              <w:rPr>
                <w:rFonts w:asciiTheme="majorHAnsi" w:hAnsiTheme="majorHAnsi" w:cstheme="majorHAnsi"/>
              </w:rPr>
              <w:t>10.141.70.103</w:t>
            </w:r>
            <w:r w:rsidR="00A85EF6" w:rsidRPr="001F59EC">
              <w:rPr>
                <w:rFonts w:asciiTheme="majorHAnsi" w:hAnsiTheme="majorHAnsi" w:cstheme="majorHAnsi"/>
              </w:rPr>
              <w:t>/24</w:t>
            </w:r>
            <w:r w:rsidRPr="001F59EC">
              <w:rPr>
                <w:rFonts w:asciiTheme="majorHAnsi" w:hAnsiTheme="majorHAnsi" w:cstheme="majorHAnsi"/>
              </w:rPr>
              <w:br/>
              <w:t>native vlan: 70</w:t>
            </w:r>
          </w:p>
        </w:tc>
      </w:tr>
      <w:tr w:rsidR="006425DE" w:rsidRPr="001F59EC" w14:paraId="5E8B43D5" w14:textId="77777777" w:rsidTr="007933F0">
        <w:tc>
          <w:tcPr>
            <w:tcW w:w="4815" w:type="dxa"/>
          </w:tcPr>
          <w:p w14:paraId="3DBCD26E"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Management Network (LAN) of Hyper-V-Server #2</w:t>
            </w:r>
          </w:p>
        </w:tc>
        <w:tc>
          <w:tcPr>
            <w:tcW w:w="4247" w:type="dxa"/>
          </w:tcPr>
          <w:p w14:paraId="09F4F2CC"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10.141.70.104</w:t>
            </w:r>
            <w:r w:rsidR="00A85EF6" w:rsidRPr="001F59EC">
              <w:rPr>
                <w:rFonts w:asciiTheme="majorHAnsi" w:hAnsiTheme="majorHAnsi" w:cstheme="majorHAnsi"/>
              </w:rPr>
              <w:t>/24</w:t>
            </w:r>
          </w:p>
          <w:p w14:paraId="0FE1A533" w14:textId="001F146E" w:rsidR="00A85EF6" w:rsidRPr="001F59EC" w:rsidRDefault="00A85EF6" w:rsidP="007933F0">
            <w:pPr>
              <w:rPr>
                <w:rFonts w:asciiTheme="majorHAnsi" w:hAnsiTheme="majorHAnsi" w:cstheme="majorHAnsi"/>
              </w:rPr>
            </w:pPr>
            <w:r w:rsidRPr="001F59EC">
              <w:rPr>
                <w:rFonts w:asciiTheme="majorHAnsi" w:hAnsiTheme="majorHAnsi" w:cstheme="majorHAnsi"/>
              </w:rPr>
              <w:t>vlan: 70</w:t>
            </w:r>
          </w:p>
        </w:tc>
      </w:tr>
      <w:tr w:rsidR="006425DE" w:rsidRPr="001F59EC" w14:paraId="542FD2A1" w14:textId="77777777" w:rsidTr="007933F0">
        <w:tc>
          <w:tcPr>
            <w:tcW w:w="4815" w:type="dxa"/>
          </w:tcPr>
          <w:p w14:paraId="1FB625F6" w14:textId="77777777" w:rsidR="006425DE" w:rsidRPr="00A3226E" w:rsidRDefault="006425DE" w:rsidP="007933F0">
            <w:pPr>
              <w:rPr>
                <w:rFonts w:asciiTheme="majorHAnsi" w:hAnsiTheme="majorHAnsi" w:cstheme="majorHAnsi"/>
                <w:lang w:val="en-US"/>
              </w:rPr>
            </w:pPr>
            <w:bookmarkStart w:id="39" w:name="_Hlk135139480"/>
            <w:r w:rsidRPr="00A3226E">
              <w:rPr>
                <w:rFonts w:asciiTheme="majorHAnsi" w:hAnsiTheme="majorHAnsi" w:cstheme="majorHAnsi"/>
                <w:lang w:val="en-US"/>
              </w:rPr>
              <w:t>IP Address, VLAN and Subnet mask for Storage Network 1 Hyper-V-Server #1</w:t>
            </w:r>
            <w:bookmarkEnd w:id="39"/>
          </w:p>
        </w:tc>
        <w:tc>
          <w:tcPr>
            <w:tcW w:w="4247" w:type="dxa"/>
          </w:tcPr>
          <w:p w14:paraId="29DB1134" w14:textId="5DE16FC0" w:rsidR="006425DE" w:rsidRPr="001F59EC" w:rsidRDefault="006425DE" w:rsidP="007933F0">
            <w:pPr>
              <w:rPr>
                <w:rFonts w:asciiTheme="majorHAnsi" w:hAnsiTheme="majorHAnsi" w:cstheme="majorHAnsi"/>
              </w:rPr>
            </w:pPr>
            <w:r w:rsidRPr="001F59EC">
              <w:rPr>
                <w:rFonts w:asciiTheme="majorHAnsi" w:hAnsiTheme="majorHAnsi" w:cstheme="majorHAnsi"/>
              </w:rPr>
              <w:t>192.168.2.1</w:t>
            </w:r>
            <w:r w:rsidR="00A85EF6" w:rsidRPr="001F59EC">
              <w:rPr>
                <w:rFonts w:asciiTheme="majorHAnsi" w:hAnsiTheme="majorHAnsi" w:cstheme="majorHAnsi"/>
              </w:rPr>
              <w:br/>
              <w:t>vlan:</w:t>
            </w:r>
            <w:r w:rsidRPr="001F59EC">
              <w:rPr>
                <w:rFonts w:asciiTheme="majorHAnsi" w:hAnsiTheme="majorHAnsi" w:cstheme="majorHAnsi"/>
              </w:rPr>
              <w:t xml:space="preserve"> 2</w:t>
            </w:r>
          </w:p>
        </w:tc>
      </w:tr>
      <w:tr w:rsidR="006425DE" w:rsidRPr="001F59EC" w14:paraId="1FAB2EB0" w14:textId="77777777" w:rsidTr="007933F0">
        <w:tc>
          <w:tcPr>
            <w:tcW w:w="4815" w:type="dxa"/>
          </w:tcPr>
          <w:p w14:paraId="49B0430E"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1 Hyper-V-Server #2</w:t>
            </w:r>
          </w:p>
        </w:tc>
        <w:tc>
          <w:tcPr>
            <w:tcW w:w="4247" w:type="dxa"/>
          </w:tcPr>
          <w:p w14:paraId="767B6B7C"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192.168.2.2</w:t>
            </w:r>
          </w:p>
          <w:p w14:paraId="0A093E64" w14:textId="77D75E4B" w:rsidR="00A85EF6" w:rsidRPr="001F59EC" w:rsidRDefault="00A85EF6" w:rsidP="007933F0">
            <w:pPr>
              <w:rPr>
                <w:rFonts w:asciiTheme="majorHAnsi" w:hAnsiTheme="majorHAnsi" w:cstheme="majorHAnsi"/>
              </w:rPr>
            </w:pPr>
            <w:r w:rsidRPr="001F59EC">
              <w:rPr>
                <w:rFonts w:asciiTheme="majorHAnsi" w:hAnsiTheme="majorHAnsi" w:cstheme="majorHAnsi"/>
              </w:rPr>
              <w:t>vlan: 2</w:t>
            </w:r>
          </w:p>
        </w:tc>
      </w:tr>
      <w:tr w:rsidR="006425DE" w:rsidRPr="001F59EC" w14:paraId="7E06755B" w14:textId="77777777" w:rsidTr="007933F0">
        <w:tc>
          <w:tcPr>
            <w:tcW w:w="4815" w:type="dxa"/>
          </w:tcPr>
          <w:p w14:paraId="052ADDCC"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2 Hyper-V-Server #1</w:t>
            </w:r>
          </w:p>
        </w:tc>
        <w:tc>
          <w:tcPr>
            <w:tcW w:w="4247" w:type="dxa"/>
          </w:tcPr>
          <w:p w14:paraId="2A99922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192.168.3.1</w:t>
            </w:r>
          </w:p>
          <w:p w14:paraId="588B9600" w14:textId="45BB77C7" w:rsidR="00A85EF6" w:rsidRPr="001F59EC" w:rsidRDefault="00A85EF6" w:rsidP="007933F0">
            <w:pPr>
              <w:rPr>
                <w:rFonts w:asciiTheme="majorHAnsi" w:hAnsiTheme="majorHAnsi" w:cstheme="majorHAnsi"/>
              </w:rPr>
            </w:pPr>
            <w:r w:rsidRPr="001F59EC">
              <w:rPr>
                <w:rFonts w:asciiTheme="majorHAnsi" w:hAnsiTheme="majorHAnsi" w:cstheme="majorHAnsi"/>
              </w:rPr>
              <w:t>vlan: 3</w:t>
            </w:r>
          </w:p>
        </w:tc>
      </w:tr>
      <w:tr w:rsidR="006425DE" w:rsidRPr="001F59EC" w14:paraId="4E955AB0" w14:textId="77777777" w:rsidTr="007933F0">
        <w:tc>
          <w:tcPr>
            <w:tcW w:w="4815" w:type="dxa"/>
          </w:tcPr>
          <w:p w14:paraId="58D131D2"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VLAN and Subnet mask for Storage Network 2 Hyper-V-Server #2</w:t>
            </w:r>
          </w:p>
        </w:tc>
        <w:tc>
          <w:tcPr>
            <w:tcW w:w="4247" w:type="dxa"/>
          </w:tcPr>
          <w:p w14:paraId="5BAAB6E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192.168.3.2</w:t>
            </w:r>
          </w:p>
          <w:p w14:paraId="6C71389A" w14:textId="3D65438D" w:rsidR="00A85EF6" w:rsidRPr="001F59EC" w:rsidRDefault="00A85EF6" w:rsidP="007933F0">
            <w:pPr>
              <w:rPr>
                <w:rFonts w:asciiTheme="majorHAnsi" w:hAnsiTheme="majorHAnsi" w:cstheme="majorHAnsi"/>
              </w:rPr>
            </w:pPr>
            <w:r w:rsidRPr="001F59EC">
              <w:rPr>
                <w:rFonts w:asciiTheme="majorHAnsi" w:hAnsiTheme="majorHAnsi" w:cstheme="majorHAnsi"/>
              </w:rPr>
              <w:t>vlan: 3</w:t>
            </w:r>
          </w:p>
        </w:tc>
      </w:tr>
      <w:tr w:rsidR="006425DE" w:rsidRPr="001F59EC" w14:paraId="62FFDCE1" w14:textId="77777777" w:rsidTr="007933F0">
        <w:tc>
          <w:tcPr>
            <w:tcW w:w="4815" w:type="dxa"/>
          </w:tcPr>
          <w:p w14:paraId="52C4FDC2" w14:textId="77777777" w:rsidR="006425DE" w:rsidRPr="001F59EC" w:rsidRDefault="006425DE" w:rsidP="007933F0">
            <w:pPr>
              <w:rPr>
                <w:rFonts w:asciiTheme="majorHAnsi" w:hAnsiTheme="majorHAnsi" w:cstheme="majorHAnsi"/>
              </w:rPr>
            </w:pPr>
          </w:p>
        </w:tc>
        <w:tc>
          <w:tcPr>
            <w:tcW w:w="4247" w:type="dxa"/>
          </w:tcPr>
          <w:p w14:paraId="6A47E3ED" w14:textId="77777777" w:rsidR="006425DE" w:rsidRPr="001F59EC" w:rsidRDefault="006425DE" w:rsidP="007933F0">
            <w:pPr>
              <w:rPr>
                <w:rFonts w:asciiTheme="majorHAnsi" w:hAnsiTheme="majorHAnsi" w:cstheme="majorHAnsi"/>
              </w:rPr>
            </w:pPr>
          </w:p>
        </w:tc>
      </w:tr>
      <w:tr w:rsidR="006425DE" w:rsidRPr="001F59EC" w14:paraId="42F119C8" w14:textId="77777777" w:rsidTr="007933F0">
        <w:tc>
          <w:tcPr>
            <w:tcW w:w="4815" w:type="dxa"/>
          </w:tcPr>
          <w:p w14:paraId="0CC97F27"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Hostname for Failover Cluster (FQDN)</w:t>
            </w:r>
          </w:p>
        </w:tc>
        <w:tc>
          <w:tcPr>
            <w:tcW w:w="4247" w:type="dxa"/>
          </w:tcPr>
          <w:p w14:paraId="291FC5B9"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big-dtm-hypv-cl</w:t>
            </w:r>
          </w:p>
        </w:tc>
      </w:tr>
      <w:tr w:rsidR="006425DE" w:rsidRPr="001F59EC" w14:paraId="0B19640F" w14:textId="77777777" w:rsidTr="007933F0">
        <w:tc>
          <w:tcPr>
            <w:tcW w:w="4815" w:type="dxa"/>
          </w:tcPr>
          <w:p w14:paraId="3676E3C0"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for Failover Cluster</w:t>
            </w:r>
          </w:p>
        </w:tc>
        <w:tc>
          <w:tcPr>
            <w:tcW w:w="4247" w:type="dxa"/>
          </w:tcPr>
          <w:p w14:paraId="0A0C0B47" w14:textId="7526670B" w:rsidR="006425DE" w:rsidRPr="001F59EC" w:rsidRDefault="006425DE" w:rsidP="007933F0">
            <w:pPr>
              <w:rPr>
                <w:rFonts w:asciiTheme="majorHAnsi" w:hAnsiTheme="majorHAnsi" w:cstheme="majorHAnsi"/>
              </w:rPr>
            </w:pPr>
            <w:r w:rsidRPr="001F59EC">
              <w:rPr>
                <w:rFonts w:asciiTheme="majorHAnsi" w:hAnsiTheme="majorHAnsi" w:cstheme="majorHAnsi"/>
              </w:rPr>
              <w:t>10.141.70.100</w:t>
            </w:r>
          </w:p>
        </w:tc>
      </w:tr>
      <w:tr w:rsidR="006425DE" w:rsidRPr="001F59EC" w14:paraId="0ECA7843" w14:textId="77777777" w:rsidTr="007933F0">
        <w:tc>
          <w:tcPr>
            <w:tcW w:w="4815" w:type="dxa"/>
          </w:tcPr>
          <w:p w14:paraId="68204EF1" w14:textId="77777777" w:rsidR="006425DE" w:rsidRPr="001F59EC" w:rsidRDefault="006425DE" w:rsidP="007933F0">
            <w:pPr>
              <w:rPr>
                <w:rFonts w:asciiTheme="majorHAnsi" w:hAnsiTheme="majorHAnsi" w:cstheme="majorHAnsi"/>
              </w:rPr>
            </w:pPr>
          </w:p>
        </w:tc>
        <w:tc>
          <w:tcPr>
            <w:tcW w:w="4247" w:type="dxa"/>
          </w:tcPr>
          <w:p w14:paraId="3A8155EF" w14:textId="77777777" w:rsidR="006425DE" w:rsidRPr="001F59EC" w:rsidRDefault="006425DE" w:rsidP="007933F0">
            <w:pPr>
              <w:rPr>
                <w:rFonts w:asciiTheme="majorHAnsi" w:hAnsiTheme="majorHAnsi" w:cstheme="majorHAnsi"/>
              </w:rPr>
            </w:pPr>
          </w:p>
        </w:tc>
      </w:tr>
      <w:tr w:rsidR="006425DE" w:rsidRPr="001F59EC" w14:paraId="1C27A168" w14:textId="77777777" w:rsidTr="007933F0">
        <w:tc>
          <w:tcPr>
            <w:tcW w:w="4815" w:type="dxa"/>
          </w:tcPr>
          <w:p w14:paraId="08744BEE" w14:textId="3F77BC1E"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 xml:space="preserve">IP Address Default Gateway MGMT </w:t>
            </w:r>
            <w:r w:rsidR="00A85EF6" w:rsidRPr="00A3226E">
              <w:rPr>
                <w:rFonts w:asciiTheme="majorHAnsi" w:hAnsiTheme="majorHAnsi" w:cstheme="majorHAnsi"/>
                <w:lang w:val="en-US"/>
              </w:rPr>
              <w:t>und iDRAC</w:t>
            </w:r>
          </w:p>
        </w:tc>
        <w:tc>
          <w:tcPr>
            <w:tcW w:w="4247" w:type="dxa"/>
          </w:tcPr>
          <w:p w14:paraId="709195AA" w14:textId="47FDBD24" w:rsidR="006425DE" w:rsidRPr="001F59EC" w:rsidRDefault="006425DE" w:rsidP="007933F0">
            <w:pPr>
              <w:rPr>
                <w:rFonts w:asciiTheme="majorHAnsi" w:hAnsiTheme="majorHAnsi" w:cstheme="majorHAnsi"/>
              </w:rPr>
            </w:pPr>
            <w:r w:rsidRPr="001F59EC">
              <w:rPr>
                <w:rFonts w:asciiTheme="majorHAnsi" w:hAnsiTheme="majorHAnsi" w:cstheme="majorHAnsi"/>
              </w:rPr>
              <w:t>10.141.70.254</w:t>
            </w:r>
          </w:p>
        </w:tc>
      </w:tr>
      <w:tr w:rsidR="006425DE" w:rsidRPr="001F59EC" w14:paraId="1EAECDBC" w14:textId="77777777" w:rsidTr="007933F0">
        <w:tc>
          <w:tcPr>
            <w:tcW w:w="4815" w:type="dxa"/>
          </w:tcPr>
          <w:p w14:paraId="3767D5F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IP Address DNS Server 1</w:t>
            </w:r>
          </w:p>
        </w:tc>
        <w:tc>
          <w:tcPr>
            <w:tcW w:w="4247" w:type="dxa"/>
          </w:tcPr>
          <w:p w14:paraId="2589487E"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10.118.0.1</w:t>
            </w:r>
          </w:p>
        </w:tc>
      </w:tr>
      <w:tr w:rsidR="006425DE" w:rsidRPr="001F59EC" w14:paraId="44C5DA75" w14:textId="77777777" w:rsidTr="007933F0">
        <w:tc>
          <w:tcPr>
            <w:tcW w:w="4815" w:type="dxa"/>
          </w:tcPr>
          <w:p w14:paraId="33177579"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IP Address DNS Server 2</w:t>
            </w:r>
          </w:p>
        </w:tc>
        <w:tc>
          <w:tcPr>
            <w:tcW w:w="4247" w:type="dxa"/>
          </w:tcPr>
          <w:p w14:paraId="26026412" w14:textId="77777777" w:rsidR="006425DE" w:rsidRPr="001F59EC" w:rsidRDefault="006425DE" w:rsidP="007933F0">
            <w:pPr>
              <w:rPr>
                <w:rFonts w:asciiTheme="majorHAnsi" w:hAnsiTheme="majorHAnsi" w:cstheme="majorHAnsi"/>
              </w:rPr>
            </w:pPr>
            <w:r w:rsidRPr="001F59EC">
              <w:rPr>
                <w:rFonts w:asciiTheme="majorHAnsi" w:hAnsiTheme="majorHAnsi" w:cstheme="majorHAnsi"/>
              </w:rPr>
              <w:t>10.118.0.2</w:t>
            </w:r>
          </w:p>
        </w:tc>
      </w:tr>
      <w:tr w:rsidR="006425DE" w:rsidRPr="001F59EC" w14:paraId="0020DB67" w14:textId="77777777" w:rsidTr="007933F0">
        <w:tc>
          <w:tcPr>
            <w:tcW w:w="4815" w:type="dxa"/>
          </w:tcPr>
          <w:p w14:paraId="4B1E301A" w14:textId="77777777" w:rsidR="006425DE" w:rsidRPr="001F59EC" w:rsidRDefault="006425DE" w:rsidP="007933F0">
            <w:pPr>
              <w:rPr>
                <w:rFonts w:asciiTheme="majorHAnsi" w:hAnsiTheme="majorHAnsi" w:cstheme="majorHAnsi"/>
              </w:rPr>
            </w:pPr>
          </w:p>
        </w:tc>
        <w:tc>
          <w:tcPr>
            <w:tcW w:w="4247" w:type="dxa"/>
          </w:tcPr>
          <w:p w14:paraId="60282BB0" w14:textId="77777777" w:rsidR="006425DE" w:rsidRPr="001F59EC" w:rsidRDefault="006425DE" w:rsidP="007933F0">
            <w:pPr>
              <w:rPr>
                <w:rFonts w:asciiTheme="majorHAnsi" w:hAnsiTheme="majorHAnsi" w:cstheme="majorHAnsi"/>
              </w:rPr>
            </w:pPr>
          </w:p>
        </w:tc>
      </w:tr>
      <w:tr w:rsidR="006425DE" w:rsidRPr="001F59EC" w14:paraId="73A0F4F5" w14:textId="77777777" w:rsidTr="007933F0">
        <w:tc>
          <w:tcPr>
            <w:tcW w:w="4815" w:type="dxa"/>
          </w:tcPr>
          <w:p w14:paraId="078DB771"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IP Address and Hostname of NTP Server 1</w:t>
            </w:r>
          </w:p>
        </w:tc>
        <w:tc>
          <w:tcPr>
            <w:tcW w:w="4247" w:type="dxa"/>
          </w:tcPr>
          <w:p w14:paraId="62C3264B" w14:textId="33D2C72D" w:rsidR="006425DE" w:rsidRPr="001F59EC" w:rsidRDefault="00A85EF6" w:rsidP="007933F0">
            <w:pPr>
              <w:rPr>
                <w:rFonts w:asciiTheme="majorHAnsi" w:hAnsiTheme="majorHAnsi" w:cstheme="majorHAnsi"/>
              </w:rPr>
            </w:pPr>
            <w:r w:rsidRPr="001F59EC">
              <w:rPr>
                <w:rFonts w:asciiTheme="majorHAnsi" w:hAnsiTheme="majorHAnsi" w:cstheme="majorHAnsi"/>
              </w:rPr>
              <w:t>n</w:t>
            </w:r>
            <w:r w:rsidR="006425DE" w:rsidRPr="001F59EC">
              <w:rPr>
                <w:rFonts w:asciiTheme="majorHAnsi" w:hAnsiTheme="majorHAnsi" w:cstheme="majorHAnsi"/>
              </w:rPr>
              <w:t>tp.big.kranenkasse.de</w:t>
            </w:r>
          </w:p>
        </w:tc>
      </w:tr>
      <w:tr w:rsidR="006425DE" w:rsidRPr="001F59EC" w14:paraId="05562354" w14:textId="77777777" w:rsidTr="007933F0">
        <w:tc>
          <w:tcPr>
            <w:tcW w:w="4815" w:type="dxa"/>
          </w:tcPr>
          <w:p w14:paraId="0849B02C" w14:textId="77777777" w:rsidR="006425DE" w:rsidRPr="001F59EC" w:rsidRDefault="006425DE" w:rsidP="007933F0">
            <w:pPr>
              <w:rPr>
                <w:rFonts w:asciiTheme="majorHAnsi" w:hAnsiTheme="majorHAnsi" w:cstheme="majorHAnsi"/>
              </w:rPr>
            </w:pPr>
          </w:p>
        </w:tc>
        <w:tc>
          <w:tcPr>
            <w:tcW w:w="4247" w:type="dxa"/>
          </w:tcPr>
          <w:p w14:paraId="0DF83000" w14:textId="77777777" w:rsidR="006425DE" w:rsidRPr="001F59EC" w:rsidRDefault="006425DE" w:rsidP="007933F0">
            <w:pPr>
              <w:rPr>
                <w:rFonts w:asciiTheme="majorHAnsi" w:hAnsiTheme="majorHAnsi" w:cstheme="majorHAnsi"/>
              </w:rPr>
            </w:pPr>
          </w:p>
        </w:tc>
      </w:tr>
      <w:tr w:rsidR="006425DE" w:rsidRPr="00463B50" w14:paraId="2B889C94" w14:textId="77777777" w:rsidTr="007933F0">
        <w:tc>
          <w:tcPr>
            <w:tcW w:w="4815" w:type="dxa"/>
          </w:tcPr>
          <w:p w14:paraId="54961140"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Cluster File Share Witness (Quorum)</w:t>
            </w:r>
          </w:p>
        </w:tc>
        <w:tc>
          <w:tcPr>
            <w:tcW w:w="4247" w:type="dxa"/>
          </w:tcPr>
          <w:p w14:paraId="1C20A5E2" w14:textId="77777777" w:rsidR="006425DE" w:rsidRPr="00A3226E" w:rsidRDefault="006425DE" w:rsidP="007933F0">
            <w:pPr>
              <w:rPr>
                <w:rFonts w:asciiTheme="majorHAnsi" w:hAnsiTheme="majorHAnsi" w:cstheme="majorHAnsi"/>
                <w:lang w:val="en-US"/>
              </w:rPr>
            </w:pPr>
            <w:r w:rsidRPr="00A3226E">
              <w:rPr>
                <w:rFonts w:asciiTheme="majorHAnsi" w:hAnsiTheme="majorHAnsi" w:cstheme="majorHAnsi"/>
                <w:lang w:val="en-US"/>
              </w:rPr>
              <w:t>\\BIG-VFILEI01\big-dtm-hypv-cl-witness$</w:t>
            </w:r>
          </w:p>
        </w:tc>
      </w:tr>
    </w:tbl>
    <w:p w14:paraId="634D6B66" w14:textId="77777777" w:rsidR="006425DE" w:rsidRPr="001F59EC" w:rsidRDefault="006425DE" w:rsidP="006425DE">
      <w:pPr>
        <w:rPr>
          <w:rFonts w:asciiTheme="majorHAnsi" w:hAnsiTheme="majorHAnsi" w:cstheme="majorHAnsi"/>
          <w:lang w:val="en-US"/>
        </w:rPr>
      </w:pPr>
    </w:p>
    <w:p w14:paraId="0DFEE4A8" w14:textId="06952047" w:rsidR="0095471E" w:rsidRPr="001F59EC" w:rsidRDefault="002037C9" w:rsidP="0095471E">
      <w:pPr>
        <w:rPr>
          <w:rFonts w:asciiTheme="majorHAnsi" w:hAnsiTheme="majorHAnsi" w:cstheme="majorHAnsi"/>
        </w:rPr>
      </w:pPr>
      <w:r w:rsidRPr="001F59EC">
        <w:rPr>
          <w:rFonts w:asciiTheme="majorHAnsi" w:hAnsiTheme="majorHAnsi" w:cstheme="majorHAnsi"/>
        </w:rPr>
        <w:t>Konfiguration:</w:t>
      </w:r>
    </w:p>
    <w:p w14:paraId="0CBB7F92" w14:textId="33DB676E" w:rsidR="002037C9" w:rsidRPr="001F59EC" w:rsidRDefault="002037C9" w:rsidP="0095471E">
      <w:pPr>
        <w:rPr>
          <w:rFonts w:asciiTheme="majorHAnsi" w:hAnsiTheme="majorHAnsi" w:cstheme="majorHAnsi"/>
        </w:rPr>
      </w:pPr>
      <w:r w:rsidRPr="001F59EC">
        <w:rPr>
          <w:rFonts w:asciiTheme="majorHAnsi" w:hAnsiTheme="majorHAnsi" w:cstheme="majorHAnsi"/>
        </w:rPr>
        <w:t>Installation von Data Center Bridging</w:t>
      </w:r>
      <w:r w:rsidR="00F86DAE" w:rsidRPr="001F59EC">
        <w:rPr>
          <w:rFonts w:asciiTheme="majorHAnsi" w:hAnsiTheme="majorHAnsi" w:cstheme="majorHAnsi"/>
        </w:rPr>
        <w:t xml:space="preserve"> damit fürs Storage-Netzwerk RDMA verwendet werden kann:</w:t>
      </w:r>
    </w:p>
    <w:p w14:paraId="0D4322F7" w14:textId="6CBCD438" w:rsidR="002037C9" w:rsidRPr="001F59EC" w:rsidRDefault="002037C9" w:rsidP="0095471E">
      <w:pPr>
        <w:rPr>
          <w:rFonts w:asciiTheme="majorHAnsi" w:hAnsiTheme="majorHAnsi" w:cstheme="majorHAnsi"/>
          <w:lang w:val="en-US"/>
        </w:rPr>
      </w:pPr>
      <w:r w:rsidRPr="001F59EC">
        <w:rPr>
          <w:rFonts w:asciiTheme="majorHAnsi" w:hAnsiTheme="majorHAnsi" w:cstheme="majorHAnsi"/>
          <w:noProof/>
        </w:rPr>
        <w:drawing>
          <wp:inline distT="0" distB="0" distL="0" distR="0" wp14:anchorId="23264B2D" wp14:editId="7DC21FAF">
            <wp:extent cx="5760720" cy="4093210"/>
            <wp:effectExtent l="0" t="0" r="0" b="2540"/>
            <wp:docPr id="1124371750"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71750" name="Grafik 1" descr="Ein Bild, das Text, Screenshot, Software, Webseite enthält.&#10;&#10;KI-generierte Inhalte können fehlerhaft sein."/>
                    <pic:cNvPicPr/>
                  </pic:nvPicPr>
                  <pic:blipFill>
                    <a:blip r:embed="rId45"/>
                    <a:stretch>
                      <a:fillRect/>
                    </a:stretch>
                  </pic:blipFill>
                  <pic:spPr>
                    <a:xfrm>
                      <a:off x="0" y="0"/>
                      <a:ext cx="5760720" cy="4093210"/>
                    </a:xfrm>
                    <a:prstGeom prst="rect">
                      <a:avLst/>
                    </a:prstGeom>
                  </pic:spPr>
                </pic:pic>
              </a:graphicData>
            </a:graphic>
          </wp:inline>
        </w:drawing>
      </w:r>
    </w:p>
    <w:p w14:paraId="7E6143C2" w14:textId="3F03955F" w:rsidR="003B57D4" w:rsidRPr="001F59EC" w:rsidRDefault="003B57D4" w:rsidP="002037C9">
      <w:pPr>
        <w:rPr>
          <w:rFonts w:asciiTheme="majorHAnsi" w:hAnsiTheme="majorHAnsi" w:cstheme="majorHAnsi"/>
          <w:lang w:val="en-US"/>
        </w:rPr>
      </w:pPr>
      <w:r w:rsidRPr="001F59EC">
        <w:rPr>
          <w:rFonts w:asciiTheme="majorHAnsi" w:hAnsiTheme="majorHAnsi" w:cstheme="majorHAnsi"/>
          <w:lang w:val="en-US"/>
        </w:rPr>
        <w:t>Erstellen eines SET (Switch Embedded Teams</w:t>
      </w:r>
      <w:r w:rsidR="004D5DEE" w:rsidRPr="001F59EC">
        <w:rPr>
          <w:rFonts w:asciiTheme="majorHAnsi" w:hAnsiTheme="majorHAnsi" w:cstheme="majorHAnsi"/>
          <w:lang w:val="en-US"/>
        </w:rPr>
        <w:t>) über PowerShell:</w:t>
      </w:r>
    </w:p>
    <w:p w14:paraId="50905545" w14:textId="1C838B2F" w:rsidR="002037C9" w:rsidRPr="001F59EC" w:rsidRDefault="003F22A6" w:rsidP="002037C9">
      <w:pPr>
        <w:rPr>
          <w:rFonts w:asciiTheme="majorHAnsi" w:hAnsiTheme="majorHAnsi" w:cstheme="majorHAnsi"/>
          <w:lang w:val="en-US"/>
        </w:rPr>
      </w:pPr>
      <w:r w:rsidRPr="001F59EC">
        <w:rPr>
          <w:rFonts w:asciiTheme="majorHAnsi" w:hAnsiTheme="majorHAnsi" w:cstheme="majorHAnsi"/>
          <w:lang w:val="en-US"/>
        </w:rPr>
        <w:t># Create SET-enabled vSwitch for Hyper-V using 2 LOM/OCP ports</w:t>
      </w:r>
      <w:r w:rsidRPr="001F59EC">
        <w:rPr>
          <w:rFonts w:asciiTheme="majorHAnsi" w:hAnsiTheme="majorHAnsi" w:cstheme="majorHAnsi"/>
          <w:lang w:val="en-US"/>
        </w:rPr>
        <w:br/>
      </w:r>
      <w:r w:rsidR="002037C9" w:rsidRPr="001F59EC">
        <w:rPr>
          <w:rFonts w:asciiTheme="majorHAnsi" w:hAnsiTheme="majorHAnsi" w:cstheme="majorHAnsi"/>
          <w:lang w:val="en-US"/>
        </w:rPr>
        <w:t>New-VMSwitch -Name "S2DSwitch" -NetAdapterName "Integrated NIC 1 Port 1-1", "Integrated NIC 1 Port 2-1" -EnableEmbeddedTeaming $true -AllowManagementOS $false</w:t>
      </w:r>
      <w:r w:rsidR="001479AA" w:rsidRPr="001F59EC">
        <w:rPr>
          <w:rFonts w:asciiTheme="majorHAnsi" w:hAnsiTheme="majorHAnsi" w:cstheme="majorHAnsi"/>
          <w:lang w:val="en-US"/>
        </w:rPr>
        <w:br/>
        <w:t># Add host vNIC to the vSwitch just created</w:t>
      </w:r>
      <w:r w:rsidR="00CC3EFB" w:rsidRPr="001F59EC">
        <w:rPr>
          <w:rFonts w:asciiTheme="majorHAnsi" w:hAnsiTheme="majorHAnsi" w:cstheme="majorHAnsi"/>
          <w:lang w:val="en-US"/>
        </w:rPr>
        <w:t xml:space="preserve"> and configure VLAN</w:t>
      </w:r>
      <w:r w:rsidR="002037C9" w:rsidRPr="001F59EC">
        <w:rPr>
          <w:rFonts w:asciiTheme="majorHAnsi" w:hAnsiTheme="majorHAnsi" w:cstheme="majorHAnsi"/>
          <w:lang w:val="en-US"/>
        </w:rPr>
        <w:br/>
        <w:t>Add-VMNetworkAdapter -SwitchName "S2DSwitch" -Name "vNIC-Host" -ManagementOS</w:t>
      </w:r>
      <w:r w:rsidR="002037C9" w:rsidRPr="001F59EC">
        <w:rPr>
          <w:rFonts w:asciiTheme="majorHAnsi" w:hAnsiTheme="majorHAnsi" w:cstheme="majorHAnsi"/>
          <w:lang w:val="en-US"/>
        </w:rPr>
        <w:br/>
        <w:t>Set-VMNetworkAdapterVlan -ManagementOS -Access -VlanId 70</w:t>
      </w:r>
      <w:r w:rsidR="00CC3EFB" w:rsidRPr="001F59EC">
        <w:rPr>
          <w:rFonts w:asciiTheme="majorHAnsi" w:hAnsiTheme="majorHAnsi" w:cstheme="majorHAnsi"/>
          <w:lang w:val="en-US"/>
        </w:rPr>
        <w:br/>
        <w:t># Disable RDMA on LOM/OCP pNIC ports</w:t>
      </w:r>
      <w:r w:rsidR="004D5DEE" w:rsidRPr="001F59EC">
        <w:rPr>
          <w:rFonts w:asciiTheme="majorHAnsi" w:hAnsiTheme="majorHAnsi" w:cstheme="majorHAnsi"/>
          <w:lang w:val="en-US"/>
        </w:rPr>
        <w:br/>
      </w:r>
      <w:r w:rsidR="002037C9" w:rsidRPr="001F59EC">
        <w:rPr>
          <w:rFonts w:asciiTheme="majorHAnsi" w:hAnsiTheme="majorHAnsi" w:cstheme="majorHAnsi"/>
          <w:lang w:val="en-US"/>
        </w:rPr>
        <w:t>Disable-NetAdapterRDMA -Name "Integrated NIC 1 Port 1-1"</w:t>
      </w:r>
      <w:r w:rsidR="004D5DEE" w:rsidRPr="001F59EC">
        <w:rPr>
          <w:rFonts w:asciiTheme="majorHAnsi" w:hAnsiTheme="majorHAnsi" w:cstheme="majorHAnsi"/>
          <w:lang w:val="en-US"/>
        </w:rPr>
        <w:br/>
      </w:r>
      <w:r w:rsidR="002037C9" w:rsidRPr="001F59EC">
        <w:rPr>
          <w:rFonts w:asciiTheme="majorHAnsi" w:hAnsiTheme="majorHAnsi" w:cstheme="majorHAnsi"/>
          <w:lang w:val="en-US"/>
        </w:rPr>
        <w:t>Disable-NetAdapterRDMA -Name "Integrated NIC 1 Port 2-1"</w:t>
      </w:r>
    </w:p>
    <w:p w14:paraId="607B6E45" w14:textId="77777777" w:rsidR="00C0764E" w:rsidRPr="001F59EC" w:rsidRDefault="00C0764E" w:rsidP="002037C9">
      <w:pPr>
        <w:rPr>
          <w:rFonts w:asciiTheme="majorHAnsi" w:hAnsiTheme="majorHAnsi" w:cstheme="majorHAnsi"/>
          <w:lang w:val="en-US"/>
        </w:rPr>
      </w:pPr>
    </w:p>
    <w:p w14:paraId="50D424ED" w14:textId="77777777" w:rsidR="00E85801" w:rsidRDefault="00E85801">
      <w:pPr>
        <w:rPr>
          <w:rFonts w:asciiTheme="majorHAnsi" w:hAnsiTheme="majorHAnsi" w:cstheme="majorHAnsi"/>
          <w:lang w:val="en-US"/>
        </w:rPr>
      </w:pPr>
      <w:r>
        <w:rPr>
          <w:rFonts w:asciiTheme="majorHAnsi" w:hAnsiTheme="majorHAnsi" w:cstheme="majorHAnsi"/>
          <w:lang w:val="en-US"/>
        </w:rPr>
        <w:br w:type="page"/>
      </w:r>
    </w:p>
    <w:p w14:paraId="4E96C2AB" w14:textId="07688C1F" w:rsidR="00CC3EFB" w:rsidRPr="001F59EC" w:rsidRDefault="00CC3EFB" w:rsidP="002037C9">
      <w:pPr>
        <w:rPr>
          <w:rFonts w:asciiTheme="majorHAnsi" w:hAnsiTheme="majorHAnsi" w:cstheme="majorHAnsi"/>
          <w:lang w:val="en-US"/>
        </w:rPr>
      </w:pPr>
      <w:r w:rsidRPr="001F59EC">
        <w:rPr>
          <w:rFonts w:asciiTheme="majorHAnsi" w:hAnsiTheme="majorHAnsi" w:cstheme="majorHAnsi"/>
          <w:lang w:val="en-US"/>
        </w:rPr>
        <w:lastRenderedPageBreak/>
        <w:t>Check RDMA settings</w:t>
      </w:r>
    </w:p>
    <w:p w14:paraId="52B11FD1" w14:textId="3413D90B" w:rsidR="00A86B30" w:rsidRPr="001F59EC" w:rsidRDefault="00CC3EFB" w:rsidP="00A86B30">
      <w:pPr>
        <w:rPr>
          <w:rFonts w:asciiTheme="majorHAnsi" w:hAnsiTheme="majorHAnsi" w:cstheme="majorHAnsi"/>
          <w:lang w:val="en-US"/>
        </w:rPr>
      </w:pPr>
      <w:r w:rsidRPr="001F59EC">
        <w:rPr>
          <w:rFonts w:asciiTheme="majorHAnsi" w:hAnsiTheme="majorHAnsi" w:cstheme="majorHAnsi"/>
          <w:noProof/>
        </w:rPr>
        <w:drawing>
          <wp:inline distT="0" distB="0" distL="0" distR="0" wp14:anchorId="27E48D8A" wp14:editId="42BF430B">
            <wp:extent cx="5760720" cy="1297940"/>
            <wp:effectExtent l="0" t="0" r="0" b="0"/>
            <wp:docPr id="26501067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010670" name=""/>
                    <pic:cNvPicPr/>
                  </pic:nvPicPr>
                  <pic:blipFill>
                    <a:blip r:embed="rId46"/>
                    <a:stretch>
                      <a:fillRect/>
                    </a:stretch>
                  </pic:blipFill>
                  <pic:spPr>
                    <a:xfrm>
                      <a:off x="0" y="0"/>
                      <a:ext cx="5760720" cy="1297940"/>
                    </a:xfrm>
                    <a:prstGeom prst="rect">
                      <a:avLst/>
                    </a:prstGeom>
                  </pic:spPr>
                </pic:pic>
              </a:graphicData>
            </a:graphic>
          </wp:inline>
        </w:drawing>
      </w:r>
    </w:p>
    <w:p w14:paraId="5E82D939" w14:textId="77777777" w:rsidR="00A86B30" w:rsidRPr="001F59EC" w:rsidRDefault="00A86B30" w:rsidP="00A86B30">
      <w:pPr>
        <w:pStyle w:val="berschrift4"/>
        <w:rPr>
          <w:rFonts w:asciiTheme="majorHAnsi" w:hAnsiTheme="majorHAnsi" w:cstheme="majorHAnsi"/>
        </w:rPr>
      </w:pPr>
      <w:r w:rsidRPr="001F59EC">
        <w:rPr>
          <w:rFonts w:asciiTheme="majorHAnsi" w:hAnsiTheme="majorHAnsi" w:cstheme="majorHAnsi"/>
        </w:rPr>
        <w:t>Virtuelle Maschinen</w:t>
      </w:r>
    </w:p>
    <w:p w14:paraId="5517FCE0" w14:textId="7599839E" w:rsidR="00A86B30" w:rsidRPr="001F59EC" w:rsidRDefault="003458D3" w:rsidP="00A7544B">
      <w:pPr>
        <w:ind w:left="852"/>
        <w:rPr>
          <w:rFonts w:asciiTheme="majorHAnsi" w:hAnsiTheme="majorHAnsi" w:cstheme="majorHAnsi"/>
        </w:rPr>
      </w:pPr>
      <w:r w:rsidRPr="001F59EC">
        <w:rPr>
          <w:rFonts w:asciiTheme="majorHAnsi" w:hAnsiTheme="majorHAnsi" w:cstheme="majorHAnsi"/>
          <w:noProof/>
        </w:rPr>
        <w:drawing>
          <wp:inline distT="0" distB="0" distL="0" distR="0" wp14:anchorId="64542FBD" wp14:editId="0AD61D70">
            <wp:extent cx="5220970" cy="1964194"/>
            <wp:effectExtent l="0" t="0" r="0" b="0"/>
            <wp:docPr id="69532520" name="Grafik 1" descr="Ein Bild, das Text, Software, Computersymbol,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2520" name="Grafik 1" descr="Ein Bild, das Text, Software, Computersymbol, Webseite enthält.&#10;&#10;KI-generierte Inhalte können fehlerhaft sein."/>
                    <pic:cNvPicPr/>
                  </pic:nvPicPr>
                  <pic:blipFill>
                    <a:blip r:embed="rId47"/>
                    <a:stretch>
                      <a:fillRect/>
                    </a:stretch>
                  </pic:blipFill>
                  <pic:spPr>
                    <a:xfrm>
                      <a:off x="0" y="0"/>
                      <a:ext cx="5238645" cy="1970843"/>
                    </a:xfrm>
                    <a:prstGeom prst="rect">
                      <a:avLst/>
                    </a:prstGeom>
                  </pic:spPr>
                </pic:pic>
              </a:graphicData>
            </a:graphic>
          </wp:inline>
        </w:drawing>
      </w:r>
      <w:r w:rsidR="00E85801">
        <w:rPr>
          <w:rFonts w:asciiTheme="majorHAnsi" w:hAnsiTheme="majorHAnsi" w:cstheme="majorHAnsi"/>
        </w:rPr>
        <w:br/>
      </w:r>
    </w:p>
    <w:p w14:paraId="144CFBDD" w14:textId="77777777" w:rsidR="00A86B30" w:rsidRPr="001F59EC" w:rsidRDefault="00A86B30" w:rsidP="00A86B30">
      <w:pPr>
        <w:pStyle w:val="berschrift4"/>
        <w:rPr>
          <w:rFonts w:asciiTheme="majorHAnsi" w:hAnsiTheme="majorHAnsi" w:cstheme="majorHAnsi"/>
          <w:lang w:val="en-US"/>
        </w:rPr>
      </w:pPr>
      <w:r w:rsidRPr="001F59EC">
        <w:rPr>
          <w:rFonts w:asciiTheme="majorHAnsi" w:hAnsiTheme="majorHAnsi" w:cstheme="majorHAnsi"/>
          <w:bCs/>
          <w:lang w:val="en-US"/>
        </w:rPr>
        <w:t>Upgrade / Patching</w:t>
      </w:r>
    </w:p>
    <w:p w14:paraId="686702A2" w14:textId="05F7DD74" w:rsidR="00A86B30" w:rsidRPr="001F59EC" w:rsidRDefault="00A86B30" w:rsidP="00E85801">
      <w:pPr>
        <w:ind w:left="1136"/>
        <w:rPr>
          <w:rFonts w:asciiTheme="majorHAnsi" w:hAnsiTheme="majorHAnsi" w:cstheme="majorHAnsi"/>
        </w:rPr>
      </w:pPr>
      <w:r w:rsidRPr="001F59EC">
        <w:rPr>
          <w:rFonts w:asciiTheme="majorHAnsi" w:hAnsiTheme="majorHAnsi" w:cstheme="majorHAnsi"/>
        </w:rPr>
        <w:t>Upgrades und Patching übernimmt</w:t>
      </w:r>
      <w:r w:rsidR="00E85801">
        <w:rPr>
          <w:rFonts w:asciiTheme="majorHAnsi" w:hAnsiTheme="majorHAnsi" w:cstheme="majorHAnsi"/>
        </w:rPr>
        <w:t>,</w:t>
      </w:r>
      <w:r w:rsidRPr="001F59EC">
        <w:rPr>
          <w:rFonts w:asciiTheme="majorHAnsi" w:hAnsiTheme="majorHAnsi" w:cstheme="majorHAnsi"/>
        </w:rPr>
        <w:t xml:space="preserve"> nach Vereinbarung mit dem Kunden</w:t>
      </w:r>
      <w:r w:rsidR="00E85801">
        <w:rPr>
          <w:rFonts w:asciiTheme="majorHAnsi" w:hAnsiTheme="majorHAnsi" w:cstheme="majorHAnsi"/>
        </w:rPr>
        <w:t>,</w:t>
      </w:r>
      <w:r w:rsidRPr="001F59EC">
        <w:rPr>
          <w:rFonts w:asciiTheme="majorHAnsi" w:hAnsiTheme="majorHAnsi" w:cstheme="majorHAnsi"/>
        </w:rPr>
        <w:t xml:space="preserve"> </w:t>
      </w:r>
      <w:r w:rsidR="00E85801">
        <w:rPr>
          <w:rFonts w:asciiTheme="majorHAnsi" w:hAnsiTheme="majorHAnsi" w:cstheme="majorHAnsi"/>
        </w:rPr>
        <w:t>die</w:t>
      </w:r>
      <w:r w:rsidRPr="001F59EC">
        <w:rPr>
          <w:rFonts w:asciiTheme="majorHAnsi" w:hAnsiTheme="majorHAnsi" w:cstheme="majorHAnsi"/>
        </w:rPr>
        <w:t xml:space="preserve"> Proact.</w:t>
      </w:r>
      <w:r w:rsidR="00E85801">
        <w:rPr>
          <w:rFonts w:asciiTheme="majorHAnsi" w:hAnsiTheme="majorHAnsi" w:cstheme="majorHAnsi"/>
        </w:rPr>
        <w:br/>
      </w:r>
    </w:p>
    <w:p w14:paraId="7204DD79" w14:textId="46EC7737" w:rsidR="00A86B30" w:rsidRPr="001F59EC" w:rsidRDefault="00A86B30" w:rsidP="00A86B30">
      <w:pPr>
        <w:pStyle w:val="berschrift4"/>
        <w:rPr>
          <w:rFonts w:asciiTheme="majorHAnsi" w:hAnsiTheme="majorHAnsi" w:cstheme="majorHAnsi"/>
          <w:bCs/>
        </w:rPr>
      </w:pPr>
      <w:r w:rsidRPr="001F59EC">
        <w:rPr>
          <w:rFonts w:asciiTheme="majorHAnsi" w:hAnsiTheme="majorHAnsi" w:cstheme="majorHAnsi"/>
        </w:rPr>
        <w:t>Lizenzen</w:t>
      </w:r>
    </w:p>
    <w:p w14:paraId="3FB152CF" w14:textId="77777777" w:rsidR="00A86B30" w:rsidRPr="001F59EC" w:rsidRDefault="00A86B30" w:rsidP="00A7544B">
      <w:pPr>
        <w:rPr>
          <w:rFonts w:asciiTheme="majorHAnsi" w:hAnsiTheme="majorHAnsi" w:cstheme="majorHAnsi"/>
          <w:bCs/>
        </w:rPr>
      </w:pPr>
      <w:r w:rsidRPr="001F59EC">
        <w:rPr>
          <w:rFonts w:asciiTheme="majorHAnsi" w:hAnsiTheme="majorHAnsi" w:cstheme="majorHAnsi"/>
        </w:rPr>
        <w:t>Lizenzen werden durch den Kunden bereitgestellt.</w:t>
      </w:r>
    </w:p>
    <w:p w14:paraId="10C29FC0" w14:textId="4750AE23" w:rsidR="00A86B30" w:rsidRPr="001F59EC" w:rsidRDefault="00055AFF" w:rsidP="00055AFF">
      <w:pPr>
        <w:rPr>
          <w:rFonts w:asciiTheme="majorHAnsi" w:hAnsiTheme="majorHAnsi" w:cstheme="majorHAnsi"/>
          <w:lang w:val="en-US"/>
        </w:rPr>
      </w:pPr>
      <w:r w:rsidRPr="001F59EC">
        <w:rPr>
          <w:rFonts w:asciiTheme="majorHAnsi" w:hAnsiTheme="majorHAnsi" w:cstheme="majorHAnsi"/>
          <w:noProof/>
        </w:rPr>
        <w:drawing>
          <wp:inline distT="0" distB="0" distL="0" distR="0" wp14:anchorId="7D3547E2" wp14:editId="671ECDAC">
            <wp:extent cx="3925409" cy="2406650"/>
            <wp:effectExtent l="0" t="0" r="0" b="0"/>
            <wp:docPr id="1908530178"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30178" name="Grafik 1" descr="Ein Bild, das Text, Screenshot, Software, Computersymbol enthält.&#10;&#10;KI-generierte Inhalte können fehlerhaft sein."/>
                    <pic:cNvPicPr/>
                  </pic:nvPicPr>
                  <pic:blipFill>
                    <a:blip r:embed="rId48"/>
                    <a:stretch>
                      <a:fillRect/>
                    </a:stretch>
                  </pic:blipFill>
                  <pic:spPr>
                    <a:xfrm>
                      <a:off x="0" y="0"/>
                      <a:ext cx="3956666" cy="2425813"/>
                    </a:xfrm>
                    <a:prstGeom prst="rect">
                      <a:avLst/>
                    </a:prstGeom>
                  </pic:spPr>
                </pic:pic>
              </a:graphicData>
            </a:graphic>
          </wp:inline>
        </w:drawing>
      </w:r>
      <w:r w:rsidR="00A86B30" w:rsidRPr="001F59EC">
        <w:rPr>
          <w:rFonts w:asciiTheme="majorHAnsi" w:hAnsiTheme="majorHAnsi" w:cstheme="majorHAnsi"/>
        </w:rPr>
        <w:tab/>
      </w:r>
      <w:r w:rsidR="00A86B30" w:rsidRPr="001F59EC">
        <w:rPr>
          <w:rFonts w:asciiTheme="majorHAnsi" w:hAnsiTheme="majorHAnsi" w:cstheme="majorHAnsi"/>
        </w:rPr>
        <w:tab/>
      </w:r>
      <w:r w:rsidR="00A86B30" w:rsidRPr="001F59EC">
        <w:rPr>
          <w:rFonts w:asciiTheme="majorHAnsi" w:hAnsiTheme="majorHAnsi" w:cstheme="majorHAnsi"/>
        </w:rPr>
        <w:tab/>
      </w:r>
    </w:p>
    <w:p w14:paraId="513B5203" w14:textId="3234D91F" w:rsidR="00867A55" w:rsidRPr="001F59EC" w:rsidRDefault="00572A1E" w:rsidP="6B06F679">
      <w:pPr>
        <w:pStyle w:val="berschrift1"/>
        <w:rPr>
          <w:rFonts w:asciiTheme="majorHAnsi" w:hAnsiTheme="majorHAnsi" w:cstheme="majorBidi"/>
        </w:rPr>
      </w:pPr>
      <w:bookmarkStart w:id="40" w:name="_Toc1077344469"/>
      <w:r w:rsidRPr="6B06F679">
        <w:rPr>
          <w:rFonts w:asciiTheme="majorHAnsi" w:hAnsiTheme="majorHAnsi" w:cstheme="majorBidi"/>
        </w:rPr>
        <w:lastRenderedPageBreak/>
        <w:t>Proact</w:t>
      </w:r>
      <w:r w:rsidR="218DE66B" w:rsidRPr="6B06F679">
        <w:rPr>
          <w:rFonts w:asciiTheme="majorHAnsi" w:hAnsiTheme="majorHAnsi" w:cstheme="majorBidi"/>
        </w:rPr>
        <w:t xml:space="preserve"> Cloud Firewall Services</w:t>
      </w:r>
      <w:bookmarkEnd w:id="37"/>
      <w:bookmarkEnd w:id="40"/>
    </w:p>
    <w:p w14:paraId="6BC61FEB" w14:textId="1F5D8447" w:rsidR="00867A55" w:rsidRPr="001F59EC" w:rsidRDefault="218DE66B" w:rsidP="6B06F679">
      <w:pPr>
        <w:pStyle w:val="berschrift2"/>
        <w:rPr>
          <w:rFonts w:asciiTheme="majorHAnsi" w:hAnsiTheme="majorHAnsi" w:cstheme="majorBidi"/>
          <w:lang w:val="en-US"/>
        </w:rPr>
      </w:pPr>
      <w:bookmarkStart w:id="41" w:name="_Toc314364351"/>
      <w:r w:rsidRPr="6B06F679">
        <w:rPr>
          <w:rFonts w:asciiTheme="majorHAnsi" w:hAnsiTheme="majorHAnsi" w:cstheme="majorBidi"/>
          <w:lang w:val="en-US"/>
        </w:rPr>
        <w:t xml:space="preserve">Aufbau Firewall-Cluster </w:t>
      </w:r>
      <w:r w:rsidR="00572A1E" w:rsidRPr="6B06F679">
        <w:rPr>
          <w:rFonts w:asciiTheme="majorHAnsi" w:hAnsiTheme="majorHAnsi" w:cstheme="majorBidi"/>
          <w:lang w:val="en-US"/>
        </w:rPr>
        <w:t>Proact</w:t>
      </w:r>
      <w:r w:rsidRPr="6B06F679">
        <w:rPr>
          <w:rFonts w:asciiTheme="majorHAnsi" w:hAnsiTheme="majorHAnsi" w:cstheme="majorBidi"/>
          <w:lang w:val="en-US"/>
        </w:rPr>
        <w:t xml:space="preserve"> Cloud</w:t>
      </w:r>
      <w:bookmarkEnd w:id="41"/>
    </w:p>
    <w:p w14:paraId="25DDE6C6" w14:textId="25E53BBF"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folgende Schaubild zeigt den Aufbau des Firewall-Clusters in der </w:t>
      </w:r>
      <w:r w:rsidR="00572A1E" w:rsidRPr="001F59EC">
        <w:rPr>
          <w:rFonts w:asciiTheme="majorHAnsi" w:hAnsiTheme="majorHAnsi" w:cstheme="majorHAnsi"/>
        </w:rPr>
        <w:t>Proact</w:t>
      </w:r>
      <w:r w:rsidRPr="001F59EC">
        <w:rPr>
          <w:rFonts w:asciiTheme="majorHAnsi" w:hAnsiTheme="majorHAnsi" w:cstheme="majorHAnsi"/>
        </w:rPr>
        <w:t xml:space="preserve"> Cloud Frankfurt.</w:t>
      </w:r>
    </w:p>
    <w:p w14:paraId="6CF89110" w14:textId="5912F34F" w:rsidR="00867A55" w:rsidRDefault="00867A55" w:rsidP="00867A55">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B3D41D1" wp14:editId="2812F02E">
            <wp:extent cx="6069307" cy="4291343"/>
            <wp:effectExtent l="0" t="0" r="8255" b="0"/>
            <wp:docPr id="16" name="Grafi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6"/>
                    <pic:cNvPicPr/>
                  </pic:nvPicPr>
                  <pic:blipFill>
                    <a:blip r:embed="rId49">
                      <a:extLst>
                        <a:ext uri="{28A0092B-C50C-407E-A947-70E740481C1C}">
                          <a14:useLocalDpi xmlns:a14="http://schemas.microsoft.com/office/drawing/2010/main" val="0"/>
                        </a:ext>
                      </a:extLst>
                    </a:blip>
                    <a:stretch>
                      <a:fillRect/>
                    </a:stretch>
                  </pic:blipFill>
                  <pic:spPr>
                    <a:xfrm>
                      <a:off x="0" y="0"/>
                      <a:ext cx="6069307" cy="4291343"/>
                    </a:xfrm>
                    <a:prstGeom prst="rect">
                      <a:avLst/>
                    </a:prstGeom>
                  </pic:spPr>
                </pic:pic>
              </a:graphicData>
            </a:graphic>
          </wp:inline>
        </w:drawing>
      </w:r>
    </w:p>
    <w:p w14:paraId="2953BF41" w14:textId="77777777" w:rsidR="00E9680B" w:rsidRDefault="00E9680B" w:rsidP="00867A55">
      <w:pPr>
        <w:rPr>
          <w:rFonts w:asciiTheme="majorHAnsi" w:hAnsiTheme="majorHAnsi" w:cstheme="majorHAnsi"/>
        </w:rPr>
      </w:pPr>
    </w:p>
    <w:p w14:paraId="4F683B9A" w14:textId="6EB6315B" w:rsidR="00E9680B" w:rsidRDefault="00E9680B" w:rsidP="6B06F679">
      <w:pPr>
        <w:pStyle w:val="berschrift2"/>
        <w:rPr>
          <w:rFonts w:asciiTheme="majorHAnsi" w:hAnsiTheme="majorHAnsi" w:cstheme="majorBidi"/>
        </w:rPr>
      </w:pPr>
      <w:bookmarkStart w:id="42" w:name="_Toc969635843"/>
      <w:r w:rsidRPr="6B06F679">
        <w:rPr>
          <w:rFonts w:asciiTheme="majorHAnsi" w:hAnsiTheme="majorHAnsi" w:cstheme="majorBidi"/>
        </w:rPr>
        <w:t>Virtuelles Firewall-Cluster</w:t>
      </w:r>
      <w:bookmarkEnd w:id="42"/>
    </w:p>
    <w:p w14:paraId="6546B6A3" w14:textId="66D7B367" w:rsidR="00E9680B" w:rsidRDefault="00166B55" w:rsidP="00E9680B">
      <w:r>
        <w:t>Das Firewall-Cluster wird mittels zweier Forti</w:t>
      </w:r>
      <w:r w:rsidR="004D0DC0">
        <w:t>VMs realisiert, welche auf FRA2 und FRA7 aufgeteilt sind.</w:t>
      </w:r>
    </w:p>
    <w:tbl>
      <w:tblPr>
        <w:tblStyle w:val="ahdFormatvorlage1"/>
        <w:tblpPr w:leftFromText="141" w:rightFromText="141" w:vertAnchor="text" w:tblpY="333"/>
        <w:tblW w:w="9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38"/>
        <w:gridCol w:w="1276"/>
        <w:gridCol w:w="1843"/>
        <w:gridCol w:w="2379"/>
        <w:gridCol w:w="1984"/>
      </w:tblGrid>
      <w:tr w:rsidR="00482BBC" w:rsidRPr="001F59EC" w14:paraId="1AC5ED80" w14:textId="77777777" w:rsidTr="00482BBC">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1A62DF03" w14:textId="4B8D43BC" w:rsidR="00482BBC" w:rsidRPr="001F59EC" w:rsidRDefault="00482BBC" w:rsidP="00947952">
            <w:pPr>
              <w:rPr>
                <w:rFonts w:asciiTheme="majorHAnsi" w:hAnsiTheme="majorHAnsi" w:cstheme="majorHAnsi"/>
              </w:rPr>
            </w:pPr>
            <w:r>
              <w:rPr>
                <w:rFonts w:asciiTheme="majorHAnsi" w:hAnsiTheme="majorHAnsi" w:cstheme="majorHAnsi"/>
              </w:rPr>
              <w:t>Name</w:t>
            </w:r>
          </w:p>
        </w:tc>
        <w:tc>
          <w:tcPr>
            <w:tcW w:w="1276" w:type="dxa"/>
            <w:tcBorders>
              <w:top w:val="none" w:sz="0" w:space="0" w:color="auto"/>
              <w:left w:val="none" w:sz="0" w:space="0" w:color="auto"/>
              <w:bottom w:val="none" w:sz="0" w:space="0" w:color="auto"/>
              <w:right w:val="none" w:sz="0" w:space="0" w:color="auto"/>
            </w:tcBorders>
          </w:tcPr>
          <w:p w14:paraId="5E123EFE" w14:textId="1A988804"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Modell</w:t>
            </w:r>
          </w:p>
        </w:tc>
        <w:tc>
          <w:tcPr>
            <w:tcW w:w="1843" w:type="dxa"/>
            <w:tcBorders>
              <w:top w:val="none" w:sz="0" w:space="0" w:color="auto"/>
              <w:left w:val="none" w:sz="0" w:space="0" w:color="auto"/>
              <w:bottom w:val="none" w:sz="0" w:space="0" w:color="auto"/>
              <w:right w:val="none" w:sz="0" w:space="0" w:color="auto"/>
            </w:tcBorders>
          </w:tcPr>
          <w:p w14:paraId="19F142C6" w14:textId="3612931F" w:rsidR="00482BB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CPUs / RAM</w:t>
            </w:r>
          </w:p>
        </w:tc>
        <w:tc>
          <w:tcPr>
            <w:tcW w:w="2379" w:type="dxa"/>
            <w:tcBorders>
              <w:top w:val="none" w:sz="0" w:space="0" w:color="auto"/>
              <w:left w:val="none" w:sz="0" w:space="0" w:color="auto"/>
              <w:bottom w:val="none" w:sz="0" w:space="0" w:color="auto"/>
              <w:right w:val="none" w:sz="0" w:space="0" w:color="auto"/>
            </w:tcBorders>
          </w:tcPr>
          <w:p w14:paraId="7D078C5B" w14:textId="26227F00"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Bemerkung</w:t>
            </w:r>
          </w:p>
        </w:tc>
        <w:tc>
          <w:tcPr>
            <w:tcW w:w="1984" w:type="dxa"/>
            <w:tcBorders>
              <w:top w:val="none" w:sz="0" w:space="0" w:color="auto"/>
              <w:left w:val="none" w:sz="0" w:space="0" w:color="auto"/>
              <w:bottom w:val="none" w:sz="0" w:space="0" w:color="auto"/>
              <w:right w:val="none" w:sz="0" w:space="0" w:color="auto"/>
            </w:tcBorders>
          </w:tcPr>
          <w:p w14:paraId="25A08974" w14:textId="346393AE" w:rsidR="00482BBC" w:rsidRPr="001F59EC" w:rsidRDefault="00482BBC" w:rsidP="00947952">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Standort</w:t>
            </w:r>
          </w:p>
        </w:tc>
      </w:tr>
      <w:tr w:rsidR="00482BBC" w:rsidRPr="001F59EC" w14:paraId="6D213DB3" w14:textId="77777777" w:rsidTr="00482BBC">
        <w:trPr>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3635107B" w14:textId="34BA2803" w:rsidR="00482BBC" w:rsidRPr="001F59EC" w:rsidRDefault="00482BBC" w:rsidP="00947952">
            <w:pPr>
              <w:rPr>
                <w:rFonts w:asciiTheme="majorHAnsi" w:hAnsiTheme="majorHAnsi" w:cstheme="majorHAnsi"/>
              </w:rPr>
            </w:pPr>
            <w:r>
              <w:rPr>
                <w:rFonts w:asciiTheme="majorHAnsi" w:hAnsiTheme="majorHAnsi" w:cstheme="majorHAnsi"/>
              </w:rPr>
              <w:t>Big-defra-fw-a0</w:t>
            </w:r>
          </w:p>
        </w:tc>
        <w:tc>
          <w:tcPr>
            <w:tcW w:w="1276" w:type="dxa"/>
            <w:shd w:val="clear" w:color="auto" w:fill="FFFFFF" w:themeFill="background1"/>
          </w:tcPr>
          <w:p w14:paraId="2CC61561" w14:textId="67BE750E"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FortiVM04S</w:t>
            </w:r>
          </w:p>
        </w:tc>
        <w:tc>
          <w:tcPr>
            <w:tcW w:w="1843" w:type="dxa"/>
            <w:shd w:val="clear" w:color="auto" w:fill="FFFFFF" w:themeFill="background1"/>
          </w:tcPr>
          <w:p w14:paraId="04AC2B3E" w14:textId="31C25CD2"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4 CPUs / 16 GB</w:t>
            </w:r>
          </w:p>
        </w:tc>
        <w:tc>
          <w:tcPr>
            <w:tcW w:w="2379" w:type="dxa"/>
            <w:shd w:val="clear" w:color="auto" w:fill="FFFFFF" w:themeFill="background1"/>
          </w:tcPr>
          <w:p w14:paraId="462EE3C8" w14:textId="4AF68DC1"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Primary Clusternode</w:t>
            </w:r>
          </w:p>
        </w:tc>
        <w:tc>
          <w:tcPr>
            <w:tcW w:w="1984" w:type="dxa"/>
          </w:tcPr>
          <w:p w14:paraId="0FE55CAE" w14:textId="4ACC972B" w:rsidR="00482BBC" w:rsidRPr="004F59CE" w:rsidRDefault="00482BBC" w:rsidP="0094795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Pr>
                <w:rFonts w:asciiTheme="majorHAnsi" w:hAnsiTheme="majorHAnsi" w:cstheme="majorHAnsi"/>
              </w:rPr>
              <w:t>ESX-Host FRA2</w:t>
            </w:r>
          </w:p>
        </w:tc>
      </w:tr>
      <w:tr w:rsidR="00482BBC" w:rsidRPr="001F59EC" w14:paraId="7FF5DD63" w14:textId="77777777" w:rsidTr="00482BBC">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838" w:type="dxa"/>
            <w:tcBorders>
              <w:top w:val="none" w:sz="0" w:space="0" w:color="auto"/>
              <w:left w:val="none" w:sz="0" w:space="0" w:color="auto"/>
              <w:bottom w:val="none" w:sz="0" w:space="0" w:color="auto"/>
              <w:right w:val="none" w:sz="0" w:space="0" w:color="auto"/>
            </w:tcBorders>
          </w:tcPr>
          <w:p w14:paraId="2F48E89A" w14:textId="038EE0C2" w:rsidR="00482BBC" w:rsidRPr="001F59EC" w:rsidRDefault="00482BBC" w:rsidP="00482BBC">
            <w:pPr>
              <w:rPr>
                <w:rFonts w:asciiTheme="majorHAnsi" w:hAnsiTheme="majorHAnsi" w:cstheme="majorHAnsi"/>
              </w:rPr>
            </w:pPr>
            <w:r>
              <w:rPr>
                <w:rFonts w:asciiTheme="majorHAnsi" w:hAnsiTheme="majorHAnsi" w:cstheme="majorHAnsi"/>
              </w:rPr>
              <w:t>Big-defra-fw-b0</w:t>
            </w:r>
          </w:p>
        </w:tc>
        <w:tc>
          <w:tcPr>
            <w:tcW w:w="1276" w:type="dxa"/>
            <w:tcBorders>
              <w:top w:val="none" w:sz="0" w:space="0" w:color="auto"/>
              <w:left w:val="none" w:sz="0" w:space="0" w:color="auto"/>
              <w:bottom w:val="none" w:sz="0" w:space="0" w:color="auto"/>
              <w:right w:val="none" w:sz="0" w:space="0" w:color="auto"/>
            </w:tcBorders>
            <w:shd w:val="clear" w:color="auto" w:fill="FFFFFF" w:themeFill="background1"/>
          </w:tcPr>
          <w:p w14:paraId="1B101711" w14:textId="16C04514"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FortiVM04S</w:t>
            </w:r>
          </w:p>
        </w:tc>
        <w:tc>
          <w:tcPr>
            <w:tcW w:w="1843" w:type="dxa"/>
            <w:tcBorders>
              <w:top w:val="none" w:sz="0" w:space="0" w:color="auto"/>
              <w:left w:val="none" w:sz="0" w:space="0" w:color="auto"/>
              <w:bottom w:val="none" w:sz="0" w:space="0" w:color="auto"/>
              <w:right w:val="none" w:sz="0" w:space="0" w:color="auto"/>
            </w:tcBorders>
            <w:shd w:val="clear" w:color="auto" w:fill="FFFFFF" w:themeFill="background1"/>
          </w:tcPr>
          <w:p w14:paraId="3774A1B5" w14:textId="384D03B0"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4 CPUs / 16 GB</w:t>
            </w:r>
          </w:p>
        </w:tc>
        <w:tc>
          <w:tcPr>
            <w:tcW w:w="2379" w:type="dxa"/>
            <w:tcBorders>
              <w:top w:val="none" w:sz="0" w:space="0" w:color="auto"/>
              <w:left w:val="none" w:sz="0" w:space="0" w:color="auto"/>
              <w:bottom w:val="none" w:sz="0" w:space="0" w:color="auto"/>
              <w:right w:val="none" w:sz="0" w:space="0" w:color="auto"/>
            </w:tcBorders>
            <w:shd w:val="clear" w:color="auto" w:fill="FFFFFF" w:themeFill="background1"/>
          </w:tcPr>
          <w:p w14:paraId="5351A6B7" w14:textId="43EC0A6C"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Pr>
                <w:rFonts w:asciiTheme="majorHAnsi" w:hAnsiTheme="majorHAnsi" w:cstheme="majorHAnsi"/>
                <w:shd w:val="clear" w:color="auto" w:fill="F5F5F5"/>
              </w:rPr>
              <w:t>Secondary Clusternode</w:t>
            </w:r>
          </w:p>
        </w:tc>
        <w:tc>
          <w:tcPr>
            <w:tcW w:w="1984" w:type="dxa"/>
            <w:tcBorders>
              <w:top w:val="none" w:sz="0" w:space="0" w:color="auto"/>
              <w:left w:val="none" w:sz="0" w:space="0" w:color="auto"/>
              <w:bottom w:val="none" w:sz="0" w:space="0" w:color="auto"/>
              <w:right w:val="none" w:sz="0" w:space="0" w:color="auto"/>
            </w:tcBorders>
          </w:tcPr>
          <w:p w14:paraId="7E759584" w14:textId="7AD1391C" w:rsidR="00482BBC" w:rsidRPr="004F59CE" w:rsidRDefault="00482BBC" w:rsidP="00482BB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Pr>
                <w:rFonts w:asciiTheme="majorHAnsi" w:hAnsiTheme="majorHAnsi" w:cstheme="majorHAnsi"/>
              </w:rPr>
              <w:t>ESX-Host FRA7</w:t>
            </w:r>
          </w:p>
        </w:tc>
      </w:tr>
    </w:tbl>
    <w:p w14:paraId="3539A8AE" w14:textId="77777777" w:rsidR="004D0DC0" w:rsidRPr="00E9680B" w:rsidRDefault="004D0DC0" w:rsidP="00E9680B"/>
    <w:p w14:paraId="1B601091" w14:textId="77777777" w:rsidR="00E9680B" w:rsidRDefault="00E9680B" w:rsidP="00E9680B">
      <w:pPr>
        <w:jc w:val="both"/>
        <w:rPr>
          <w:rFonts w:asciiTheme="majorHAnsi" w:hAnsiTheme="majorHAnsi" w:cstheme="majorHAnsi"/>
        </w:rPr>
      </w:pPr>
    </w:p>
    <w:p w14:paraId="348C7B54" w14:textId="77777777" w:rsidR="00482BBC" w:rsidRPr="001F59EC" w:rsidRDefault="00482BBC" w:rsidP="00E9680B">
      <w:pPr>
        <w:jc w:val="both"/>
        <w:rPr>
          <w:rFonts w:asciiTheme="majorHAnsi" w:hAnsiTheme="majorHAnsi" w:cstheme="majorHAnsi"/>
        </w:rPr>
      </w:pPr>
    </w:p>
    <w:tbl>
      <w:tblPr>
        <w:tblStyle w:val="ahdFormatvorlage1"/>
        <w:tblpPr w:leftFromText="141" w:rightFromText="141" w:vertAnchor="text" w:tblpY="333"/>
        <w:tblW w:w="9183" w:type="dxa"/>
        <w:tblLook w:val="04A0" w:firstRow="1" w:lastRow="0" w:firstColumn="1" w:lastColumn="0" w:noHBand="0" w:noVBand="1"/>
      </w:tblPr>
      <w:tblGrid>
        <w:gridCol w:w="1984"/>
        <w:gridCol w:w="3231"/>
        <w:gridCol w:w="1984"/>
        <w:gridCol w:w="1984"/>
      </w:tblGrid>
      <w:tr w:rsidR="00A7544B" w:rsidRPr="001F59EC" w14:paraId="5FBE4497" w14:textId="77777777" w:rsidTr="00A754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77FC7E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lastRenderedPageBreak/>
              <w:t>Subnetz</w:t>
            </w:r>
          </w:p>
        </w:tc>
        <w:tc>
          <w:tcPr>
            <w:tcW w:w="3231" w:type="dxa"/>
          </w:tcPr>
          <w:p w14:paraId="4C241586"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984" w:type="dxa"/>
          </w:tcPr>
          <w:p w14:paraId="1F5A8927"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Gateway</w:t>
            </w:r>
          </w:p>
        </w:tc>
        <w:tc>
          <w:tcPr>
            <w:tcW w:w="1984" w:type="dxa"/>
          </w:tcPr>
          <w:p w14:paraId="6F4C5DFA" w14:textId="77777777" w:rsidR="00A7544B" w:rsidRPr="001F59EC" w:rsidRDefault="00A7544B" w:rsidP="00AC27F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A7544B" w:rsidRPr="001F59EC" w14:paraId="01F393D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15A4FF7"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10.18.0.0/16</w:t>
            </w:r>
          </w:p>
        </w:tc>
        <w:tc>
          <w:tcPr>
            <w:tcW w:w="3231" w:type="dxa"/>
            <w:shd w:val="clear" w:color="auto" w:fill="FFFFFF" w:themeFill="background1"/>
          </w:tcPr>
          <w:p w14:paraId="20BA7AEB" w14:textId="1B7F7BB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c-big-lan-new</w:t>
            </w:r>
          </w:p>
        </w:tc>
        <w:tc>
          <w:tcPr>
            <w:tcW w:w="1984" w:type="dxa"/>
            <w:shd w:val="clear" w:color="auto" w:fill="FFFFFF" w:themeFill="background1"/>
          </w:tcPr>
          <w:p w14:paraId="2D0A4816"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10.18.10.254</w:t>
            </w:r>
          </w:p>
        </w:tc>
        <w:tc>
          <w:tcPr>
            <w:tcW w:w="1984" w:type="dxa"/>
          </w:tcPr>
          <w:p w14:paraId="7E7C4F1A"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1095B25E"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87BF25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10.118.0.0/24</w:t>
            </w:r>
          </w:p>
        </w:tc>
        <w:tc>
          <w:tcPr>
            <w:tcW w:w="3231" w:type="dxa"/>
            <w:shd w:val="clear" w:color="auto" w:fill="FFFFFF" w:themeFill="background1"/>
          </w:tcPr>
          <w:p w14:paraId="460C5C15"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c-big-domain</w:t>
            </w:r>
          </w:p>
        </w:tc>
        <w:tc>
          <w:tcPr>
            <w:tcW w:w="1984" w:type="dxa"/>
            <w:shd w:val="clear" w:color="auto" w:fill="FFFFFF" w:themeFill="background1"/>
          </w:tcPr>
          <w:p w14:paraId="63355AD5"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10.118.0.254</w:t>
            </w:r>
          </w:p>
        </w:tc>
        <w:tc>
          <w:tcPr>
            <w:tcW w:w="1984" w:type="dxa"/>
          </w:tcPr>
          <w:p w14:paraId="10EA88FB"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55E41152"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59E887EE"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10.118.10.0/24</w:t>
            </w:r>
          </w:p>
        </w:tc>
        <w:tc>
          <w:tcPr>
            <w:tcW w:w="3231" w:type="dxa"/>
            <w:shd w:val="clear" w:color="auto" w:fill="FFFFFF" w:themeFill="background1"/>
          </w:tcPr>
          <w:p w14:paraId="48B38FC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c-big-citrix</w:t>
            </w:r>
          </w:p>
        </w:tc>
        <w:tc>
          <w:tcPr>
            <w:tcW w:w="1984" w:type="dxa"/>
            <w:shd w:val="clear" w:color="auto" w:fill="FFFFFF" w:themeFill="background1"/>
          </w:tcPr>
          <w:p w14:paraId="2B9E8DDF"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10.118.10.254</w:t>
            </w:r>
          </w:p>
        </w:tc>
        <w:tc>
          <w:tcPr>
            <w:tcW w:w="1984" w:type="dxa"/>
          </w:tcPr>
          <w:p w14:paraId="7CB564AC"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6C14ED5F"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97953ED"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10.118.11.0/24</w:t>
            </w:r>
          </w:p>
        </w:tc>
        <w:tc>
          <w:tcPr>
            <w:tcW w:w="3231" w:type="dxa"/>
            <w:shd w:val="clear" w:color="auto" w:fill="FFFFFF" w:themeFill="background1"/>
          </w:tcPr>
          <w:p w14:paraId="2E957C7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c-big-pxe</w:t>
            </w:r>
          </w:p>
        </w:tc>
        <w:tc>
          <w:tcPr>
            <w:tcW w:w="1984" w:type="dxa"/>
            <w:shd w:val="clear" w:color="auto" w:fill="FFFFFF" w:themeFill="background1"/>
          </w:tcPr>
          <w:p w14:paraId="37D4EB7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10.118.11.254</w:t>
            </w:r>
          </w:p>
        </w:tc>
        <w:tc>
          <w:tcPr>
            <w:tcW w:w="1984" w:type="dxa"/>
          </w:tcPr>
          <w:p w14:paraId="7E5A5FAA"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60E001A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9E3560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10.118.12.0/24</w:t>
            </w:r>
          </w:p>
        </w:tc>
        <w:tc>
          <w:tcPr>
            <w:tcW w:w="3231" w:type="dxa"/>
            <w:shd w:val="clear" w:color="auto" w:fill="FFFFFF" w:themeFill="background1"/>
          </w:tcPr>
          <w:p w14:paraId="21679EB6"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c-big-worker</w:t>
            </w:r>
          </w:p>
        </w:tc>
        <w:tc>
          <w:tcPr>
            <w:tcW w:w="1984" w:type="dxa"/>
            <w:shd w:val="clear" w:color="auto" w:fill="FFFFFF" w:themeFill="background1"/>
          </w:tcPr>
          <w:p w14:paraId="1F407C1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10.118.12.254</w:t>
            </w:r>
          </w:p>
        </w:tc>
        <w:tc>
          <w:tcPr>
            <w:tcW w:w="1984" w:type="dxa"/>
          </w:tcPr>
          <w:p w14:paraId="07E46AC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56FC9BA7"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CACE6A0"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10.118.224.0/20</w:t>
            </w:r>
          </w:p>
        </w:tc>
        <w:tc>
          <w:tcPr>
            <w:tcW w:w="3231" w:type="dxa"/>
            <w:shd w:val="clear" w:color="auto" w:fill="FFFFFF" w:themeFill="background1"/>
          </w:tcPr>
          <w:p w14:paraId="60183202"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w:t>
            </w:r>
          </w:p>
        </w:tc>
        <w:tc>
          <w:tcPr>
            <w:tcW w:w="1984" w:type="dxa"/>
            <w:shd w:val="clear" w:color="auto" w:fill="FFFFFF" w:themeFill="background1"/>
          </w:tcPr>
          <w:p w14:paraId="1B43652C"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10.118.224.1</w:t>
            </w:r>
          </w:p>
        </w:tc>
        <w:tc>
          <w:tcPr>
            <w:tcW w:w="1984" w:type="dxa"/>
          </w:tcPr>
          <w:p w14:paraId="038D18C9"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FA94A26"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3EC3E32"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10.118.240.0/22</w:t>
            </w:r>
          </w:p>
        </w:tc>
        <w:tc>
          <w:tcPr>
            <w:tcW w:w="3231" w:type="dxa"/>
            <w:shd w:val="clear" w:color="auto" w:fill="FFFFFF" w:themeFill="background1"/>
          </w:tcPr>
          <w:p w14:paraId="091AC68E"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c-big-wlan-gast</w:t>
            </w:r>
          </w:p>
        </w:tc>
        <w:tc>
          <w:tcPr>
            <w:tcW w:w="1984" w:type="dxa"/>
            <w:shd w:val="clear" w:color="auto" w:fill="FFFFFF" w:themeFill="background1"/>
          </w:tcPr>
          <w:p w14:paraId="633FE683"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r w:rsidRPr="001F59EC">
              <w:rPr>
                <w:rFonts w:asciiTheme="majorHAnsi" w:hAnsiTheme="majorHAnsi" w:cstheme="majorHAnsi"/>
                <w:shd w:val="clear" w:color="auto" w:fill="F5F5F5"/>
              </w:rPr>
              <w:t>10.118.240.1</w:t>
            </w:r>
          </w:p>
        </w:tc>
        <w:tc>
          <w:tcPr>
            <w:tcW w:w="1984" w:type="dxa"/>
          </w:tcPr>
          <w:p w14:paraId="257B20E2"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088C463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49A3F98" w14:textId="034F2D1E" w:rsidR="00A7544B" w:rsidRPr="001F59EC" w:rsidRDefault="00A7544B" w:rsidP="0380B8E7">
            <w:pPr>
              <w:rPr>
                <w:rFonts w:asciiTheme="majorHAnsi" w:hAnsiTheme="majorHAnsi" w:cstheme="majorHAnsi"/>
              </w:rPr>
            </w:pPr>
            <w:r w:rsidRPr="001F59EC">
              <w:rPr>
                <w:rFonts w:asciiTheme="majorHAnsi" w:hAnsiTheme="majorHAnsi" w:cstheme="majorHAnsi"/>
              </w:rPr>
              <w:t>10.118.244.0/24</w:t>
            </w:r>
          </w:p>
        </w:tc>
        <w:tc>
          <w:tcPr>
            <w:tcW w:w="3231" w:type="dxa"/>
            <w:shd w:val="clear" w:color="auto" w:fill="FFFFFF" w:themeFill="background1"/>
          </w:tcPr>
          <w:p w14:paraId="1CA73EF4" w14:textId="217F87E2"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c-big-wlan-devi</w:t>
            </w:r>
          </w:p>
        </w:tc>
        <w:tc>
          <w:tcPr>
            <w:tcW w:w="1984" w:type="dxa"/>
            <w:shd w:val="clear" w:color="auto" w:fill="FFFFFF" w:themeFill="background1"/>
          </w:tcPr>
          <w:p w14:paraId="2F3A37AF" w14:textId="06975BB1"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10.118.244.1</w:t>
            </w:r>
          </w:p>
        </w:tc>
        <w:tc>
          <w:tcPr>
            <w:tcW w:w="1984" w:type="dxa"/>
          </w:tcPr>
          <w:p w14:paraId="017B570D" w14:textId="52EFAEB5"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2D53BD48"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8B8A17A" w14:textId="7DD0E214" w:rsidR="00A7544B" w:rsidRPr="001F59EC" w:rsidRDefault="00A7544B" w:rsidP="0380B8E7">
            <w:pPr>
              <w:rPr>
                <w:rFonts w:asciiTheme="majorHAnsi" w:hAnsiTheme="majorHAnsi" w:cstheme="majorHAnsi"/>
              </w:rPr>
            </w:pPr>
            <w:r w:rsidRPr="001F59EC">
              <w:rPr>
                <w:rFonts w:asciiTheme="majorHAnsi" w:hAnsiTheme="majorHAnsi" w:cstheme="majorHAnsi"/>
              </w:rPr>
              <w:t>10.140.255.0/24</w:t>
            </w:r>
          </w:p>
        </w:tc>
        <w:tc>
          <w:tcPr>
            <w:tcW w:w="3231" w:type="dxa"/>
            <w:shd w:val="clear" w:color="auto" w:fill="FFFFFF" w:themeFill="background1"/>
          </w:tcPr>
          <w:p w14:paraId="52AA3376" w14:textId="3B4B5602"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c-big-nac-isol</w:t>
            </w:r>
          </w:p>
        </w:tc>
        <w:tc>
          <w:tcPr>
            <w:tcW w:w="1984" w:type="dxa"/>
            <w:shd w:val="clear" w:color="auto" w:fill="FFFFFF" w:themeFill="background1"/>
          </w:tcPr>
          <w:p w14:paraId="54ADF288" w14:textId="1B2A6703"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10.140.255.1</w:t>
            </w:r>
          </w:p>
        </w:tc>
        <w:tc>
          <w:tcPr>
            <w:tcW w:w="1984" w:type="dxa"/>
          </w:tcPr>
          <w:p w14:paraId="2DDC3931" w14:textId="6ECBCB2A"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4477418C"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783E5E0" w14:textId="566697FD" w:rsidR="00A7544B" w:rsidRPr="001F59EC" w:rsidRDefault="00A7544B" w:rsidP="0380B8E7">
            <w:pPr>
              <w:rPr>
                <w:rFonts w:asciiTheme="majorHAnsi" w:hAnsiTheme="majorHAnsi" w:cstheme="majorHAnsi"/>
              </w:rPr>
            </w:pPr>
            <w:r w:rsidRPr="001F59EC">
              <w:rPr>
                <w:rFonts w:asciiTheme="majorHAnsi" w:hAnsiTheme="majorHAnsi" w:cstheme="majorHAnsi"/>
              </w:rPr>
              <w:t>93.180.75.0/29</w:t>
            </w:r>
          </w:p>
        </w:tc>
        <w:tc>
          <w:tcPr>
            <w:tcW w:w="3231" w:type="dxa"/>
            <w:shd w:val="clear" w:color="auto" w:fill="FFFFFF" w:themeFill="background1"/>
          </w:tcPr>
          <w:p w14:paraId="719EDA8E" w14:textId="27638C9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c-big-tkdmz-new</w:t>
            </w:r>
          </w:p>
        </w:tc>
        <w:tc>
          <w:tcPr>
            <w:tcW w:w="1984" w:type="dxa"/>
            <w:shd w:val="clear" w:color="auto" w:fill="FFFFFF" w:themeFill="background1"/>
          </w:tcPr>
          <w:p w14:paraId="6E031EC6" w14:textId="6C0EA5CA"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93.180.75.1</w:t>
            </w:r>
          </w:p>
        </w:tc>
        <w:tc>
          <w:tcPr>
            <w:tcW w:w="1984" w:type="dxa"/>
          </w:tcPr>
          <w:p w14:paraId="0D0DB5BB" w14:textId="711BB41C"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55E1991D"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39E434A" w14:textId="69D7C993" w:rsidR="00A7544B" w:rsidRPr="001F59EC" w:rsidRDefault="00A7544B" w:rsidP="0380B8E7">
            <w:pPr>
              <w:rPr>
                <w:rFonts w:asciiTheme="majorHAnsi" w:hAnsiTheme="majorHAnsi" w:cstheme="majorHAnsi"/>
              </w:rPr>
            </w:pPr>
            <w:r w:rsidRPr="001F59EC">
              <w:rPr>
                <w:rFonts w:asciiTheme="majorHAnsi" w:hAnsiTheme="majorHAnsi" w:cstheme="majorHAnsi"/>
              </w:rPr>
              <w:t>172.16.18.0/24</w:t>
            </w:r>
          </w:p>
        </w:tc>
        <w:tc>
          <w:tcPr>
            <w:tcW w:w="3231" w:type="dxa"/>
            <w:shd w:val="clear" w:color="auto" w:fill="FFFFFF" w:themeFill="background1"/>
          </w:tcPr>
          <w:p w14:paraId="5CA2D2DC" w14:textId="2186D09C"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c-big-ums-new</w:t>
            </w:r>
          </w:p>
        </w:tc>
        <w:tc>
          <w:tcPr>
            <w:tcW w:w="1984" w:type="dxa"/>
            <w:shd w:val="clear" w:color="auto" w:fill="FFFFFF" w:themeFill="background1"/>
          </w:tcPr>
          <w:p w14:paraId="051C458C" w14:textId="144EFC92"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172.16.18.254</w:t>
            </w:r>
          </w:p>
        </w:tc>
        <w:tc>
          <w:tcPr>
            <w:tcW w:w="1984" w:type="dxa"/>
          </w:tcPr>
          <w:p w14:paraId="2F0DD837" w14:textId="14CA5E88"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29B9FF0E"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58742FE" w14:textId="49759F04" w:rsidR="00A7544B" w:rsidRPr="001F59EC" w:rsidRDefault="00A7544B" w:rsidP="0380B8E7">
            <w:pPr>
              <w:rPr>
                <w:rFonts w:asciiTheme="majorHAnsi" w:hAnsiTheme="majorHAnsi" w:cstheme="majorHAnsi"/>
              </w:rPr>
            </w:pPr>
            <w:r w:rsidRPr="001F59EC">
              <w:rPr>
                <w:rFonts w:asciiTheme="majorHAnsi" w:hAnsiTheme="majorHAnsi" w:cstheme="majorHAnsi"/>
              </w:rPr>
              <w:t>192.168.1.0/24</w:t>
            </w:r>
          </w:p>
        </w:tc>
        <w:tc>
          <w:tcPr>
            <w:tcW w:w="3231" w:type="dxa"/>
            <w:shd w:val="clear" w:color="auto" w:fill="FFFFFF" w:themeFill="background1"/>
          </w:tcPr>
          <w:p w14:paraId="38525D4A" w14:textId="67F141D9"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c-big-tmpcucm</w:t>
            </w:r>
          </w:p>
        </w:tc>
        <w:tc>
          <w:tcPr>
            <w:tcW w:w="1984" w:type="dxa"/>
            <w:shd w:val="clear" w:color="auto" w:fill="FFFFFF" w:themeFill="background1"/>
          </w:tcPr>
          <w:p w14:paraId="02B0613C" w14:textId="4E5E5EFC"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192.168.1.254</w:t>
            </w:r>
          </w:p>
        </w:tc>
        <w:tc>
          <w:tcPr>
            <w:tcW w:w="1984" w:type="dxa"/>
          </w:tcPr>
          <w:p w14:paraId="0793CB91" w14:textId="1591E03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E1D2CC8"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97FD124" w14:textId="6B611185" w:rsidR="00A7544B" w:rsidRPr="001F59EC" w:rsidRDefault="00A7544B" w:rsidP="0380B8E7">
            <w:pPr>
              <w:rPr>
                <w:rFonts w:asciiTheme="majorHAnsi" w:hAnsiTheme="majorHAnsi" w:cstheme="majorHAnsi"/>
              </w:rPr>
            </w:pPr>
            <w:r w:rsidRPr="001F59EC">
              <w:rPr>
                <w:rFonts w:asciiTheme="majorHAnsi" w:hAnsiTheme="majorHAnsi" w:cstheme="majorHAnsi"/>
              </w:rPr>
              <w:t>192.168.18.0/29</w:t>
            </w:r>
          </w:p>
        </w:tc>
        <w:tc>
          <w:tcPr>
            <w:tcW w:w="3231" w:type="dxa"/>
            <w:shd w:val="clear" w:color="auto" w:fill="FFFFFF" w:themeFill="background1"/>
          </w:tcPr>
          <w:p w14:paraId="3F7F4A83" w14:textId="7D86DA8A"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c-big-dda-new</w:t>
            </w:r>
          </w:p>
        </w:tc>
        <w:tc>
          <w:tcPr>
            <w:tcW w:w="1984" w:type="dxa"/>
            <w:shd w:val="clear" w:color="auto" w:fill="FFFFFF" w:themeFill="background1"/>
          </w:tcPr>
          <w:p w14:paraId="58243555" w14:textId="61591DCD"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192.168.18.1</w:t>
            </w:r>
          </w:p>
        </w:tc>
        <w:tc>
          <w:tcPr>
            <w:tcW w:w="1984" w:type="dxa"/>
          </w:tcPr>
          <w:p w14:paraId="4B0C3A0C" w14:textId="4A1FAE60" w:rsidR="00A7544B" w:rsidRPr="001F59EC" w:rsidRDefault="00A754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754E8BAB"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135F6E1" w14:textId="60683313" w:rsidR="00A7544B" w:rsidRPr="001F59EC" w:rsidRDefault="00A7544B" w:rsidP="0380B8E7">
            <w:pPr>
              <w:rPr>
                <w:rFonts w:asciiTheme="majorHAnsi" w:hAnsiTheme="majorHAnsi" w:cstheme="majorHAnsi"/>
              </w:rPr>
            </w:pPr>
            <w:r w:rsidRPr="001F59EC">
              <w:rPr>
                <w:rFonts w:asciiTheme="majorHAnsi" w:hAnsiTheme="majorHAnsi" w:cstheme="majorHAnsi"/>
              </w:rPr>
              <w:t>192.168.18.8/30</w:t>
            </w:r>
          </w:p>
        </w:tc>
        <w:tc>
          <w:tcPr>
            <w:tcW w:w="3231" w:type="dxa"/>
            <w:shd w:val="clear" w:color="auto" w:fill="FFFFFF" w:themeFill="background1"/>
          </w:tcPr>
          <w:p w14:paraId="5B4A4D17" w14:textId="157F504F"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c-big-qtn</w:t>
            </w:r>
          </w:p>
        </w:tc>
        <w:tc>
          <w:tcPr>
            <w:tcW w:w="1984" w:type="dxa"/>
            <w:shd w:val="clear" w:color="auto" w:fill="FFFFFF" w:themeFill="background1"/>
          </w:tcPr>
          <w:p w14:paraId="3914F7D5" w14:textId="370E5816"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192.168.18.9</w:t>
            </w:r>
          </w:p>
        </w:tc>
        <w:tc>
          <w:tcPr>
            <w:tcW w:w="1984" w:type="dxa"/>
          </w:tcPr>
          <w:p w14:paraId="001EAEC0" w14:textId="2745135A"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97BF226"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D5D011A"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192.168.248.0/24</w:t>
            </w:r>
          </w:p>
        </w:tc>
        <w:tc>
          <w:tcPr>
            <w:tcW w:w="3231" w:type="dxa"/>
            <w:shd w:val="clear" w:color="auto" w:fill="FFFFFF" w:themeFill="background1"/>
          </w:tcPr>
          <w:p w14:paraId="43FFFF23" w14:textId="6DDA9A5C"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DMZ Netzwerk Proact Frankfurt</w:t>
            </w:r>
          </w:p>
        </w:tc>
        <w:tc>
          <w:tcPr>
            <w:tcW w:w="1984" w:type="dxa"/>
            <w:shd w:val="clear" w:color="auto" w:fill="FFFFFF" w:themeFill="background1"/>
          </w:tcPr>
          <w:p w14:paraId="4EEBC080"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192.168.248.254</w:t>
            </w:r>
          </w:p>
        </w:tc>
        <w:tc>
          <w:tcPr>
            <w:tcW w:w="1984" w:type="dxa"/>
            <w:shd w:val="clear" w:color="auto" w:fill="FFFFFF" w:themeFill="background1"/>
          </w:tcPr>
          <w:p w14:paraId="4544BFB9"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523F667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631F729" w14:textId="1133E33C" w:rsidR="00A7544B" w:rsidRPr="001F59EC" w:rsidRDefault="00A7544B" w:rsidP="0380B8E7">
            <w:pPr>
              <w:rPr>
                <w:rFonts w:asciiTheme="majorHAnsi" w:hAnsiTheme="majorHAnsi" w:cstheme="majorHAnsi"/>
              </w:rPr>
            </w:pPr>
            <w:r w:rsidRPr="001F59EC">
              <w:rPr>
                <w:rFonts w:asciiTheme="majorHAnsi" w:hAnsiTheme="majorHAnsi" w:cstheme="majorHAnsi"/>
              </w:rPr>
              <w:t>192.168.255.0/24</w:t>
            </w:r>
          </w:p>
        </w:tc>
        <w:tc>
          <w:tcPr>
            <w:tcW w:w="3231" w:type="dxa"/>
            <w:shd w:val="clear" w:color="auto" w:fill="FFFFFF" w:themeFill="background1"/>
          </w:tcPr>
          <w:p w14:paraId="471C2C04" w14:textId="015179C7"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c-big-yellow</w:t>
            </w:r>
          </w:p>
        </w:tc>
        <w:tc>
          <w:tcPr>
            <w:tcW w:w="1984" w:type="dxa"/>
            <w:shd w:val="clear" w:color="auto" w:fill="FFFFFF" w:themeFill="background1"/>
          </w:tcPr>
          <w:p w14:paraId="6F285F45" w14:textId="4DBD048E"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192.168.255.254</w:t>
            </w:r>
          </w:p>
        </w:tc>
        <w:tc>
          <w:tcPr>
            <w:tcW w:w="1984" w:type="dxa"/>
          </w:tcPr>
          <w:p w14:paraId="3E2BAF26" w14:textId="2F84DB51" w:rsidR="00A7544B" w:rsidRPr="001F59EC" w:rsidRDefault="00A7544B"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709720C0"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FF952C7"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10.100.18.0/24</w:t>
            </w:r>
          </w:p>
        </w:tc>
        <w:tc>
          <w:tcPr>
            <w:tcW w:w="3231" w:type="dxa"/>
            <w:shd w:val="clear" w:color="auto" w:fill="FFFFFF" w:themeFill="background1"/>
          </w:tcPr>
          <w:p w14:paraId="2AE97888"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1 Servernetzwerk</w:t>
            </w:r>
          </w:p>
        </w:tc>
        <w:tc>
          <w:tcPr>
            <w:tcW w:w="1984" w:type="dxa"/>
            <w:shd w:val="clear" w:color="auto" w:fill="FFFFFF" w:themeFill="background1"/>
          </w:tcPr>
          <w:p w14:paraId="59C1C3E2"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10.100.18.240</w:t>
            </w:r>
          </w:p>
        </w:tc>
        <w:tc>
          <w:tcPr>
            <w:tcW w:w="1984" w:type="dxa"/>
            <w:shd w:val="clear" w:color="auto" w:fill="FFFFFF" w:themeFill="background1"/>
          </w:tcPr>
          <w:p w14:paraId="7984A41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7544B" w:rsidRPr="001F59EC" w14:paraId="138C336F"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0D05A43"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10.100.36.0/24</w:t>
            </w:r>
          </w:p>
        </w:tc>
        <w:tc>
          <w:tcPr>
            <w:tcW w:w="3231" w:type="dxa"/>
            <w:shd w:val="clear" w:color="auto" w:fill="FFFFFF" w:themeFill="background1"/>
          </w:tcPr>
          <w:p w14:paraId="0423A791"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2 Servernetzwerk</w:t>
            </w:r>
          </w:p>
        </w:tc>
        <w:tc>
          <w:tcPr>
            <w:tcW w:w="1984" w:type="dxa"/>
            <w:shd w:val="clear" w:color="auto" w:fill="FFFFFF" w:themeFill="background1"/>
          </w:tcPr>
          <w:p w14:paraId="66E01674"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10.100.36.240</w:t>
            </w:r>
          </w:p>
        </w:tc>
        <w:tc>
          <w:tcPr>
            <w:tcW w:w="1984" w:type="dxa"/>
          </w:tcPr>
          <w:p w14:paraId="3DCA437F" w14:textId="77777777" w:rsidR="00A7544B" w:rsidRPr="001F59EC" w:rsidRDefault="00A7544B" w:rsidP="00AC27F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7544B" w:rsidRPr="001F59EC" w14:paraId="3660F573"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49DEA11" w14:textId="77777777" w:rsidR="00A7544B" w:rsidRPr="001F59EC" w:rsidRDefault="00A7544B" w:rsidP="00AC27F9">
            <w:pPr>
              <w:rPr>
                <w:rFonts w:asciiTheme="majorHAnsi" w:hAnsiTheme="majorHAnsi" w:cstheme="majorHAnsi"/>
              </w:rPr>
            </w:pPr>
            <w:r w:rsidRPr="001F59EC">
              <w:rPr>
                <w:rFonts w:asciiTheme="majorHAnsi" w:hAnsiTheme="majorHAnsi" w:cstheme="majorHAnsi"/>
              </w:rPr>
              <w:t>210.5.229.0/24</w:t>
            </w:r>
          </w:p>
        </w:tc>
        <w:tc>
          <w:tcPr>
            <w:tcW w:w="3231" w:type="dxa"/>
          </w:tcPr>
          <w:p w14:paraId="39293F41"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3 Servernetzwerk</w:t>
            </w:r>
          </w:p>
        </w:tc>
        <w:tc>
          <w:tcPr>
            <w:tcW w:w="1984" w:type="dxa"/>
          </w:tcPr>
          <w:p w14:paraId="7E6C797A"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210.5.229.40</w:t>
            </w:r>
          </w:p>
        </w:tc>
        <w:tc>
          <w:tcPr>
            <w:tcW w:w="1984" w:type="dxa"/>
          </w:tcPr>
          <w:p w14:paraId="227D277F" w14:textId="77777777" w:rsidR="00A7544B" w:rsidRPr="001F59EC" w:rsidRDefault="00A7544B" w:rsidP="00AC27F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25FD376E" w14:textId="77777777" w:rsidR="00E979FA" w:rsidRPr="001F59EC" w:rsidRDefault="00E979FA" w:rsidP="00E979FA">
      <w:pPr>
        <w:rPr>
          <w:rFonts w:asciiTheme="majorHAnsi" w:hAnsiTheme="majorHAnsi" w:cstheme="majorHAnsi"/>
        </w:rPr>
      </w:pPr>
    </w:p>
    <w:p w14:paraId="756E66C2" w14:textId="79FCBDD5" w:rsidR="00867A55" w:rsidRPr="001F59EC" w:rsidRDefault="218DE66B" w:rsidP="6B06F679">
      <w:pPr>
        <w:pStyle w:val="berschrift2"/>
        <w:rPr>
          <w:rFonts w:asciiTheme="majorHAnsi" w:hAnsiTheme="majorHAnsi" w:cstheme="majorBidi"/>
        </w:rPr>
      </w:pPr>
      <w:bookmarkStart w:id="43" w:name="_Toc890815432"/>
      <w:r w:rsidRPr="6B06F679">
        <w:rPr>
          <w:rFonts w:asciiTheme="majorHAnsi" w:hAnsiTheme="majorHAnsi" w:cstheme="majorBidi"/>
        </w:rPr>
        <w:t>Rechenzentrums-Netzwerke</w:t>
      </w:r>
      <w:bookmarkEnd w:id="43"/>
    </w:p>
    <w:p w14:paraId="27691584"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Netzwerke werden innerhalb des Frankfurter Rechenzentrums verwendet:</w:t>
      </w:r>
    </w:p>
    <w:tbl>
      <w:tblPr>
        <w:tblStyle w:val="ahdFormatvorlage1"/>
        <w:tblW w:w="9184" w:type="dxa"/>
        <w:tblLook w:val="04A0" w:firstRow="1" w:lastRow="0" w:firstColumn="1" w:lastColumn="0" w:noHBand="0" w:noVBand="1"/>
      </w:tblPr>
      <w:tblGrid>
        <w:gridCol w:w="1984"/>
        <w:gridCol w:w="3231"/>
        <w:gridCol w:w="1985"/>
        <w:gridCol w:w="1984"/>
      </w:tblGrid>
      <w:tr w:rsidR="00CE716A" w:rsidRPr="001F59EC" w14:paraId="367C6873" w14:textId="77777777" w:rsidTr="00A7544B">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7EFD0F7" w14:textId="77777777" w:rsidR="00CE716A" w:rsidRPr="001F59EC" w:rsidRDefault="00CE716A">
            <w:pPr>
              <w:rPr>
                <w:rFonts w:asciiTheme="majorHAnsi" w:hAnsiTheme="majorHAnsi" w:cstheme="majorHAnsi"/>
              </w:rPr>
            </w:pPr>
            <w:r w:rsidRPr="001F59EC">
              <w:rPr>
                <w:rFonts w:asciiTheme="majorHAnsi" w:hAnsiTheme="majorHAnsi" w:cstheme="majorHAnsi"/>
              </w:rPr>
              <w:t>Subnetz</w:t>
            </w:r>
          </w:p>
        </w:tc>
        <w:tc>
          <w:tcPr>
            <w:tcW w:w="3231" w:type="dxa"/>
          </w:tcPr>
          <w:p w14:paraId="763070F0"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985" w:type="dxa"/>
          </w:tcPr>
          <w:p w14:paraId="3B69A5E4"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Gateway</w:t>
            </w:r>
          </w:p>
        </w:tc>
        <w:tc>
          <w:tcPr>
            <w:tcW w:w="1984" w:type="dxa"/>
          </w:tcPr>
          <w:p w14:paraId="5F0DFBA9" w14:textId="77777777" w:rsidR="00CE716A" w:rsidRPr="001F59EC" w:rsidRDefault="00CE716A">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Bemerkung</w:t>
            </w:r>
          </w:p>
        </w:tc>
      </w:tr>
      <w:tr w:rsidR="00CE716A" w:rsidRPr="001F59EC" w14:paraId="281E0274"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5DBFC663" w14:textId="77777777" w:rsidR="00CE716A" w:rsidRPr="001F59EC" w:rsidRDefault="00CE716A">
            <w:pPr>
              <w:rPr>
                <w:rFonts w:asciiTheme="majorHAnsi" w:hAnsiTheme="majorHAnsi" w:cstheme="majorHAnsi"/>
              </w:rPr>
            </w:pPr>
            <w:r w:rsidRPr="001F59EC">
              <w:rPr>
                <w:rFonts w:asciiTheme="majorHAnsi" w:hAnsiTheme="majorHAnsi" w:cstheme="majorHAnsi"/>
              </w:rPr>
              <w:t>10.18.0.0/16</w:t>
            </w:r>
          </w:p>
        </w:tc>
        <w:tc>
          <w:tcPr>
            <w:tcW w:w="3231" w:type="dxa"/>
            <w:shd w:val="clear" w:color="auto" w:fill="FFFFFF" w:themeFill="background1"/>
          </w:tcPr>
          <w:p w14:paraId="212AB02A" w14:textId="774183EC"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Internes Server-Netzwerk </w:t>
            </w:r>
            <w:r w:rsidR="00572A1E" w:rsidRPr="001F59EC">
              <w:rPr>
                <w:rFonts w:asciiTheme="majorHAnsi" w:hAnsiTheme="majorHAnsi" w:cstheme="majorHAnsi"/>
              </w:rPr>
              <w:t>Proact</w:t>
            </w:r>
            <w:r w:rsidRPr="001F59EC">
              <w:rPr>
                <w:rFonts w:asciiTheme="majorHAnsi" w:hAnsiTheme="majorHAnsi" w:cstheme="majorHAnsi"/>
              </w:rPr>
              <w:t xml:space="preserve"> Frankfurt</w:t>
            </w:r>
          </w:p>
        </w:tc>
        <w:tc>
          <w:tcPr>
            <w:tcW w:w="1985" w:type="dxa"/>
            <w:shd w:val="clear" w:color="auto" w:fill="FFFFFF" w:themeFill="background1"/>
          </w:tcPr>
          <w:p w14:paraId="7DB4F9D2"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10.18.10.254</w:t>
            </w:r>
          </w:p>
        </w:tc>
        <w:tc>
          <w:tcPr>
            <w:tcW w:w="1984" w:type="dxa"/>
          </w:tcPr>
          <w:p w14:paraId="22E0E0D5"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6F504555"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250E306" w14:textId="77777777" w:rsidR="00CE716A" w:rsidRPr="001F59EC" w:rsidRDefault="00CE716A">
            <w:pPr>
              <w:rPr>
                <w:rFonts w:asciiTheme="majorHAnsi" w:hAnsiTheme="majorHAnsi" w:cstheme="majorHAnsi"/>
              </w:rPr>
            </w:pPr>
            <w:r w:rsidRPr="001F59EC">
              <w:rPr>
                <w:rFonts w:asciiTheme="majorHAnsi" w:hAnsiTheme="majorHAnsi" w:cstheme="majorHAnsi"/>
              </w:rPr>
              <w:t>10.118.0.0/24</w:t>
            </w:r>
          </w:p>
        </w:tc>
        <w:tc>
          <w:tcPr>
            <w:tcW w:w="3231" w:type="dxa"/>
            <w:shd w:val="clear" w:color="auto" w:fill="FFFFFF" w:themeFill="background1"/>
          </w:tcPr>
          <w:p w14:paraId="1422309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c-big-domain</w:t>
            </w:r>
          </w:p>
        </w:tc>
        <w:tc>
          <w:tcPr>
            <w:tcW w:w="1985" w:type="dxa"/>
            <w:shd w:val="clear" w:color="auto" w:fill="FFFFFF" w:themeFill="background1"/>
          </w:tcPr>
          <w:p w14:paraId="7EAE579B"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10.118.0.254</w:t>
            </w:r>
          </w:p>
        </w:tc>
        <w:tc>
          <w:tcPr>
            <w:tcW w:w="1984" w:type="dxa"/>
          </w:tcPr>
          <w:p w14:paraId="0163DE35"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35184FF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7580C2EA" w14:textId="77777777" w:rsidR="00CE716A" w:rsidRPr="001F59EC" w:rsidRDefault="00CE716A">
            <w:pPr>
              <w:rPr>
                <w:rFonts w:asciiTheme="majorHAnsi" w:hAnsiTheme="majorHAnsi" w:cstheme="majorHAnsi"/>
              </w:rPr>
            </w:pPr>
            <w:r w:rsidRPr="001F59EC">
              <w:rPr>
                <w:rFonts w:asciiTheme="majorHAnsi" w:hAnsiTheme="majorHAnsi" w:cstheme="majorHAnsi"/>
              </w:rPr>
              <w:t>10.118.10.0/24</w:t>
            </w:r>
          </w:p>
        </w:tc>
        <w:tc>
          <w:tcPr>
            <w:tcW w:w="3231" w:type="dxa"/>
            <w:shd w:val="clear" w:color="auto" w:fill="FFFFFF" w:themeFill="background1"/>
          </w:tcPr>
          <w:p w14:paraId="67C28C1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c-big-citrix</w:t>
            </w:r>
          </w:p>
        </w:tc>
        <w:tc>
          <w:tcPr>
            <w:tcW w:w="1985" w:type="dxa"/>
            <w:shd w:val="clear" w:color="auto" w:fill="FFFFFF" w:themeFill="background1"/>
          </w:tcPr>
          <w:p w14:paraId="2D85E6D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10.118.10.254</w:t>
            </w:r>
          </w:p>
        </w:tc>
        <w:tc>
          <w:tcPr>
            <w:tcW w:w="1984" w:type="dxa"/>
          </w:tcPr>
          <w:p w14:paraId="04F48ED6"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35C39012"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00C1186B" w14:textId="77777777" w:rsidR="00CE716A" w:rsidRPr="001F59EC" w:rsidRDefault="00CE716A">
            <w:pPr>
              <w:rPr>
                <w:rFonts w:asciiTheme="majorHAnsi" w:hAnsiTheme="majorHAnsi" w:cstheme="majorHAnsi"/>
              </w:rPr>
            </w:pPr>
            <w:r w:rsidRPr="001F59EC">
              <w:rPr>
                <w:rFonts w:asciiTheme="majorHAnsi" w:hAnsiTheme="majorHAnsi" w:cstheme="majorHAnsi"/>
              </w:rPr>
              <w:t>10.118.11.0/24</w:t>
            </w:r>
          </w:p>
        </w:tc>
        <w:tc>
          <w:tcPr>
            <w:tcW w:w="3231" w:type="dxa"/>
            <w:shd w:val="clear" w:color="auto" w:fill="FFFFFF" w:themeFill="background1"/>
          </w:tcPr>
          <w:p w14:paraId="0AD2783F"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c-big-pxe</w:t>
            </w:r>
          </w:p>
        </w:tc>
        <w:tc>
          <w:tcPr>
            <w:tcW w:w="1985" w:type="dxa"/>
            <w:shd w:val="clear" w:color="auto" w:fill="FFFFFF" w:themeFill="background1"/>
          </w:tcPr>
          <w:p w14:paraId="475BC548"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10.118.11.254</w:t>
            </w:r>
          </w:p>
        </w:tc>
        <w:tc>
          <w:tcPr>
            <w:tcW w:w="1984" w:type="dxa"/>
          </w:tcPr>
          <w:p w14:paraId="26AC2992"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6C850F0B"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2A7AC7B3" w14:textId="77777777" w:rsidR="00CE716A" w:rsidRPr="001F59EC" w:rsidRDefault="00CE716A">
            <w:pPr>
              <w:rPr>
                <w:rFonts w:asciiTheme="majorHAnsi" w:hAnsiTheme="majorHAnsi" w:cstheme="majorHAnsi"/>
              </w:rPr>
            </w:pPr>
            <w:r w:rsidRPr="001F59EC">
              <w:rPr>
                <w:rFonts w:asciiTheme="majorHAnsi" w:hAnsiTheme="majorHAnsi" w:cstheme="majorHAnsi"/>
              </w:rPr>
              <w:t>10.118.12.0/24</w:t>
            </w:r>
          </w:p>
        </w:tc>
        <w:tc>
          <w:tcPr>
            <w:tcW w:w="3231" w:type="dxa"/>
            <w:shd w:val="clear" w:color="auto" w:fill="FFFFFF" w:themeFill="background1"/>
          </w:tcPr>
          <w:p w14:paraId="434BEA9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c-big-worker</w:t>
            </w:r>
          </w:p>
        </w:tc>
        <w:tc>
          <w:tcPr>
            <w:tcW w:w="1985" w:type="dxa"/>
            <w:shd w:val="clear" w:color="auto" w:fill="FFFFFF" w:themeFill="background1"/>
          </w:tcPr>
          <w:p w14:paraId="52740836"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10.118.12.254</w:t>
            </w:r>
          </w:p>
        </w:tc>
        <w:tc>
          <w:tcPr>
            <w:tcW w:w="1984" w:type="dxa"/>
          </w:tcPr>
          <w:p w14:paraId="486BD988"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1680B53C"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479F14A1" w14:textId="77777777" w:rsidR="00CE716A" w:rsidRPr="001F59EC" w:rsidRDefault="00CE716A">
            <w:pPr>
              <w:rPr>
                <w:rFonts w:asciiTheme="majorHAnsi" w:hAnsiTheme="majorHAnsi" w:cstheme="majorHAnsi"/>
              </w:rPr>
            </w:pPr>
            <w:r w:rsidRPr="001F59EC">
              <w:rPr>
                <w:rFonts w:asciiTheme="majorHAnsi" w:hAnsiTheme="majorHAnsi" w:cstheme="majorHAnsi"/>
              </w:rPr>
              <w:t>10.118.224.0/20</w:t>
            </w:r>
          </w:p>
        </w:tc>
        <w:tc>
          <w:tcPr>
            <w:tcW w:w="3231" w:type="dxa"/>
            <w:shd w:val="clear" w:color="auto" w:fill="FFFFFF" w:themeFill="background1"/>
          </w:tcPr>
          <w:p w14:paraId="3CE7333D"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w:t>
            </w:r>
          </w:p>
        </w:tc>
        <w:tc>
          <w:tcPr>
            <w:tcW w:w="1985" w:type="dxa"/>
            <w:shd w:val="clear" w:color="auto" w:fill="FFFFFF" w:themeFill="background1"/>
          </w:tcPr>
          <w:p w14:paraId="0CA58155"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10.118.224.1</w:t>
            </w:r>
          </w:p>
        </w:tc>
        <w:tc>
          <w:tcPr>
            <w:tcW w:w="1984" w:type="dxa"/>
          </w:tcPr>
          <w:p w14:paraId="445F4902"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198EFD2D"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2B57AAA" w14:textId="77777777" w:rsidR="00CE716A" w:rsidRPr="001F59EC" w:rsidRDefault="00CE716A">
            <w:pPr>
              <w:rPr>
                <w:rFonts w:asciiTheme="majorHAnsi" w:hAnsiTheme="majorHAnsi" w:cstheme="majorHAnsi"/>
              </w:rPr>
            </w:pPr>
            <w:r w:rsidRPr="001F59EC">
              <w:rPr>
                <w:rFonts w:asciiTheme="majorHAnsi" w:hAnsiTheme="majorHAnsi" w:cstheme="majorHAnsi"/>
              </w:rPr>
              <w:t>10.118.240.0/22</w:t>
            </w:r>
          </w:p>
        </w:tc>
        <w:tc>
          <w:tcPr>
            <w:tcW w:w="3231" w:type="dxa"/>
            <w:shd w:val="clear" w:color="auto" w:fill="FFFFFF" w:themeFill="background1"/>
          </w:tcPr>
          <w:p w14:paraId="672FAA9D"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c-big-wlan-gast</w:t>
            </w:r>
          </w:p>
        </w:tc>
        <w:tc>
          <w:tcPr>
            <w:tcW w:w="1985" w:type="dxa"/>
            <w:shd w:val="clear" w:color="auto" w:fill="FFFFFF" w:themeFill="background1"/>
          </w:tcPr>
          <w:p w14:paraId="2AB14797"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10.118.240.1</w:t>
            </w:r>
          </w:p>
        </w:tc>
        <w:tc>
          <w:tcPr>
            <w:tcW w:w="1984" w:type="dxa"/>
          </w:tcPr>
          <w:p w14:paraId="6E143DAD"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06DCFD79"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D936D68" w14:textId="77777777" w:rsidR="00CE716A" w:rsidRPr="001F59EC" w:rsidRDefault="00CE716A">
            <w:pPr>
              <w:rPr>
                <w:rFonts w:asciiTheme="majorHAnsi" w:hAnsiTheme="majorHAnsi" w:cstheme="majorHAnsi"/>
              </w:rPr>
            </w:pPr>
            <w:r w:rsidRPr="001F59EC">
              <w:rPr>
                <w:rFonts w:asciiTheme="majorHAnsi" w:hAnsiTheme="majorHAnsi" w:cstheme="majorHAnsi"/>
              </w:rPr>
              <w:t>10.118.244.0/24</w:t>
            </w:r>
          </w:p>
        </w:tc>
        <w:tc>
          <w:tcPr>
            <w:tcW w:w="3231" w:type="dxa"/>
            <w:shd w:val="clear" w:color="auto" w:fill="FFFFFF" w:themeFill="background1"/>
          </w:tcPr>
          <w:p w14:paraId="3BD90240"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c-big-wlan-devi</w:t>
            </w:r>
          </w:p>
        </w:tc>
        <w:tc>
          <w:tcPr>
            <w:tcW w:w="1985" w:type="dxa"/>
            <w:shd w:val="clear" w:color="auto" w:fill="FFFFFF" w:themeFill="background1"/>
          </w:tcPr>
          <w:p w14:paraId="0F38386E"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10.118.240.1</w:t>
            </w:r>
          </w:p>
        </w:tc>
        <w:tc>
          <w:tcPr>
            <w:tcW w:w="1984" w:type="dxa"/>
          </w:tcPr>
          <w:p w14:paraId="7AD98C01"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60DEE2F9"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6F4CF37" w14:textId="77777777" w:rsidR="00CE716A" w:rsidRPr="001F59EC" w:rsidRDefault="00CE716A">
            <w:pPr>
              <w:rPr>
                <w:rFonts w:asciiTheme="majorHAnsi" w:hAnsiTheme="majorHAnsi" w:cstheme="majorHAnsi"/>
              </w:rPr>
            </w:pPr>
            <w:r w:rsidRPr="001F59EC">
              <w:rPr>
                <w:rFonts w:asciiTheme="majorHAnsi" w:hAnsiTheme="majorHAnsi" w:cstheme="majorHAnsi"/>
              </w:rPr>
              <w:t>192.168.248.0/24</w:t>
            </w:r>
          </w:p>
        </w:tc>
        <w:tc>
          <w:tcPr>
            <w:tcW w:w="3231" w:type="dxa"/>
            <w:shd w:val="clear" w:color="auto" w:fill="FFFFFF" w:themeFill="background1"/>
          </w:tcPr>
          <w:p w14:paraId="58BE5D07" w14:textId="64F1415E"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DMZ Netzwerk </w:t>
            </w:r>
            <w:r w:rsidR="00572A1E" w:rsidRPr="001F59EC">
              <w:rPr>
                <w:rFonts w:asciiTheme="majorHAnsi" w:hAnsiTheme="majorHAnsi" w:cstheme="majorHAnsi"/>
              </w:rPr>
              <w:t>Proact</w:t>
            </w:r>
            <w:r w:rsidRPr="001F59EC">
              <w:rPr>
                <w:rFonts w:asciiTheme="majorHAnsi" w:hAnsiTheme="majorHAnsi" w:cstheme="majorHAnsi"/>
              </w:rPr>
              <w:t xml:space="preserve"> Frankfurt</w:t>
            </w:r>
          </w:p>
        </w:tc>
        <w:tc>
          <w:tcPr>
            <w:tcW w:w="1985" w:type="dxa"/>
            <w:shd w:val="clear" w:color="auto" w:fill="FFFFFF" w:themeFill="background1"/>
          </w:tcPr>
          <w:p w14:paraId="1A03AC8A"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192.168.248.254</w:t>
            </w:r>
          </w:p>
        </w:tc>
        <w:tc>
          <w:tcPr>
            <w:tcW w:w="1984" w:type="dxa"/>
            <w:shd w:val="clear" w:color="auto" w:fill="FFFFFF" w:themeFill="background1"/>
          </w:tcPr>
          <w:p w14:paraId="19FED931"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5E092371"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1B650CF" w14:textId="77777777" w:rsidR="00CE716A" w:rsidRPr="001F59EC" w:rsidRDefault="00CE716A">
            <w:pPr>
              <w:rPr>
                <w:rFonts w:asciiTheme="majorHAnsi" w:hAnsiTheme="majorHAnsi" w:cstheme="majorHAnsi"/>
              </w:rPr>
            </w:pPr>
            <w:r w:rsidRPr="001F59EC">
              <w:rPr>
                <w:rFonts w:asciiTheme="majorHAnsi" w:hAnsiTheme="majorHAnsi" w:cstheme="majorHAnsi"/>
              </w:rPr>
              <w:t>192.168.123.0/24</w:t>
            </w:r>
          </w:p>
        </w:tc>
        <w:tc>
          <w:tcPr>
            <w:tcW w:w="3231" w:type="dxa"/>
            <w:shd w:val="clear" w:color="auto" w:fill="FFFFFF" w:themeFill="background1"/>
          </w:tcPr>
          <w:p w14:paraId="2A46F3AF"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TK-Netzwerk für VoIP</w:t>
            </w:r>
          </w:p>
        </w:tc>
        <w:tc>
          <w:tcPr>
            <w:tcW w:w="1985" w:type="dxa"/>
            <w:shd w:val="clear" w:color="auto" w:fill="FFFFFF" w:themeFill="background1"/>
          </w:tcPr>
          <w:p w14:paraId="7EFF5C48"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192.168.123.254</w:t>
            </w:r>
          </w:p>
        </w:tc>
        <w:tc>
          <w:tcPr>
            <w:tcW w:w="1984" w:type="dxa"/>
            <w:shd w:val="clear" w:color="auto" w:fill="FFFFFF" w:themeFill="background1"/>
          </w:tcPr>
          <w:p w14:paraId="258442F3"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5DB77415"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1FA1849D" w14:textId="77777777" w:rsidR="00CE716A" w:rsidRPr="001F59EC" w:rsidRDefault="00CE716A">
            <w:pPr>
              <w:rPr>
                <w:rFonts w:asciiTheme="majorHAnsi" w:hAnsiTheme="majorHAnsi" w:cstheme="majorHAnsi"/>
              </w:rPr>
            </w:pPr>
            <w:r w:rsidRPr="001F59EC">
              <w:rPr>
                <w:rFonts w:asciiTheme="majorHAnsi" w:hAnsiTheme="majorHAnsi" w:cstheme="majorHAnsi"/>
              </w:rPr>
              <w:t>192.168.18.0/24</w:t>
            </w:r>
          </w:p>
        </w:tc>
        <w:tc>
          <w:tcPr>
            <w:tcW w:w="3231" w:type="dxa"/>
            <w:shd w:val="clear" w:color="auto" w:fill="FFFFFF" w:themeFill="background1"/>
          </w:tcPr>
          <w:p w14:paraId="1269375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Trend Micro Data Analyzer</w:t>
            </w:r>
          </w:p>
        </w:tc>
        <w:tc>
          <w:tcPr>
            <w:tcW w:w="1985" w:type="dxa"/>
            <w:shd w:val="clear" w:color="auto" w:fill="FFFFFF" w:themeFill="background1"/>
          </w:tcPr>
          <w:p w14:paraId="697D5A0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192.168.18.1</w:t>
            </w:r>
          </w:p>
        </w:tc>
        <w:tc>
          <w:tcPr>
            <w:tcW w:w="1984" w:type="dxa"/>
            <w:shd w:val="clear" w:color="auto" w:fill="FFFFFF" w:themeFill="background1"/>
          </w:tcPr>
          <w:p w14:paraId="08F297D5"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04CC78F5"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61ED4230" w14:textId="77777777" w:rsidR="00CE716A" w:rsidRPr="001F59EC" w:rsidRDefault="00CE716A">
            <w:pPr>
              <w:rPr>
                <w:rFonts w:asciiTheme="majorHAnsi" w:hAnsiTheme="majorHAnsi" w:cstheme="majorHAnsi"/>
              </w:rPr>
            </w:pPr>
            <w:r w:rsidRPr="001F59EC">
              <w:rPr>
                <w:rFonts w:asciiTheme="majorHAnsi" w:hAnsiTheme="majorHAnsi" w:cstheme="majorHAnsi"/>
              </w:rPr>
              <w:t>10.100.18.0/24</w:t>
            </w:r>
          </w:p>
        </w:tc>
        <w:tc>
          <w:tcPr>
            <w:tcW w:w="3231" w:type="dxa"/>
            <w:shd w:val="clear" w:color="auto" w:fill="FFFFFF" w:themeFill="background1"/>
          </w:tcPr>
          <w:p w14:paraId="66110F3D"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1 Servernetzwerk</w:t>
            </w:r>
          </w:p>
        </w:tc>
        <w:tc>
          <w:tcPr>
            <w:tcW w:w="1985" w:type="dxa"/>
            <w:shd w:val="clear" w:color="auto" w:fill="FFFFFF" w:themeFill="background1"/>
          </w:tcPr>
          <w:p w14:paraId="3782954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10.100.18.240</w:t>
            </w:r>
          </w:p>
        </w:tc>
        <w:tc>
          <w:tcPr>
            <w:tcW w:w="1984" w:type="dxa"/>
            <w:shd w:val="clear" w:color="auto" w:fill="FFFFFF" w:themeFill="background1"/>
          </w:tcPr>
          <w:p w14:paraId="27A52014"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716A" w:rsidRPr="001F59EC" w14:paraId="12256131" w14:textId="77777777" w:rsidTr="00A7544B">
        <w:trPr>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34912BD" w14:textId="77777777" w:rsidR="00CE716A" w:rsidRPr="001F59EC" w:rsidRDefault="00CE716A">
            <w:pPr>
              <w:rPr>
                <w:rFonts w:asciiTheme="majorHAnsi" w:hAnsiTheme="majorHAnsi" w:cstheme="majorHAnsi"/>
              </w:rPr>
            </w:pPr>
            <w:r w:rsidRPr="001F59EC">
              <w:rPr>
                <w:rFonts w:asciiTheme="majorHAnsi" w:hAnsiTheme="majorHAnsi" w:cstheme="majorHAnsi"/>
              </w:rPr>
              <w:t>10.100.36.0/24</w:t>
            </w:r>
          </w:p>
        </w:tc>
        <w:tc>
          <w:tcPr>
            <w:tcW w:w="3231" w:type="dxa"/>
            <w:shd w:val="clear" w:color="auto" w:fill="FFFFFF" w:themeFill="background1"/>
          </w:tcPr>
          <w:p w14:paraId="1560BE4B"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2 Servernetzwerk</w:t>
            </w:r>
          </w:p>
        </w:tc>
        <w:tc>
          <w:tcPr>
            <w:tcW w:w="1985" w:type="dxa"/>
            <w:shd w:val="clear" w:color="auto" w:fill="FFFFFF" w:themeFill="background1"/>
          </w:tcPr>
          <w:p w14:paraId="3B7110B9"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10.100.36.240</w:t>
            </w:r>
          </w:p>
        </w:tc>
        <w:tc>
          <w:tcPr>
            <w:tcW w:w="1984" w:type="dxa"/>
            <w:shd w:val="clear" w:color="auto" w:fill="FFFFFF" w:themeFill="background1"/>
          </w:tcPr>
          <w:p w14:paraId="7B9B5C00" w14:textId="77777777" w:rsidR="00CE716A" w:rsidRPr="001F59EC" w:rsidRDefault="00CE716A">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716A" w:rsidRPr="001F59EC" w14:paraId="5216E5E6" w14:textId="77777777" w:rsidTr="00A7544B">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984" w:type="dxa"/>
          </w:tcPr>
          <w:p w14:paraId="3F0E4B93" w14:textId="77777777" w:rsidR="00CE716A" w:rsidRPr="001F59EC" w:rsidRDefault="00CE716A">
            <w:pPr>
              <w:rPr>
                <w:rFonts w:asciiTheme="majorHAnsi" w:hAnsiTheme="majorHAnsi" w:cstheme="majorHAnsi"/>
              </w:rPr>
            </w:pPr>
            <w:r w:rsidRPr="001F59EC">
              <w:rPr>
                <w:rFonts w:asciiTheme="majorHAnsi" w:hAnsiTheme="majorHAnsi" w:cstheme="majorHAnsi"/>
              </w:rPr>
              <w:t>210.5.229.0/24</w:t>
            </w:r>
          </w:p>
        </w:tc>
        <w:tc>
          <w:tcPr>
            <w:tcW w:w="3231" w:type="dxa"/>
          </w:tcPr>
          <w:p w14:paraId="227617C7"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Legacy 3 Servernetzwerk</w:t>
            </w:r>
          </w:p>
        </w:tc>
        <w:tc>
          <w:tcPr>
            <w:tcW w:w="1985" w:type="dxa"/>
          </w:tcPr>
          <w:p w14:paraId="277AEAD0"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210.5.229.40</w:t>
            </w:r>
          </w:p>
        </w:tc>
        <w:tc>
          <w:tcPr>
            <w:tcW w:w="1984" w:type="dxa"/>
          </w:tcPr>
          <w:p w14:paraId="318EE5E9" w14:textId="77777777" w:rsidR="00CE716A" w:rsidRPr="001F59EC" w:rsidRDefault="00CE716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ACD16C8" w14:textId="77777777" w:rsidR="000E267B" w:rsidRPr="001F59EC" w:rsidRDefault="000E267B" w:rsidP="00867A55">
      <w:pPr>
        <w:rPr>
          <w:rFonts w:asciiTheme="majorHAnsi" w:hAnsiTheme="majorHAnsi" w:cstheme="majorHAnsi"/>
        </w:rPr>
      </w:pPr>
    </w:p>
    <w:p w14:paraId="5BF1F8D6" w14:textId="77777777" w:rsidR="00867A55" w:rsidRPr="001F59EC" w:rsidRDefault="218DE66B" w:rsidP="6B06F679">
      <w:pPr>
        <w:pStyle w:val="berschrift2"/>
        <w:rPr>
          <w:rFonts w:asciiTheme="majorHAnsi" w:hAnsiTheme="majorHAnsi" w:cstheme="majorBidi"/>
        </w:rPr>
      </w:pPr>
      <w:bookmarkStart w:id="44" w:name="_Toc484702888"/>
      <w:r w:rsidRPr="6B06F679">
        <w:rPr>
          <w:rFonts w:asciiTheme="majorHAnsi" w:hAnsiTheme="majorHAnsi" w:cstheme="majorBidi"/>
        </w:rPr>
        <w:lastRenderedPageBreak/>
        <w:t>veröffentlichte Dienste</w:t>
      </w:r>
      <w:bookmarkEnd w:id="44"/>
    </w:p>
    <w:p w14:paraId="6CE41F4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den externen Zugriff auf Dienste innerhalb des Rechenzentrums werden entsprechende Ports weitergeleitet.</w:t>
      </w:r>
    </w:p>
    <w:tbl>
      <w:tblPr>
        <w:tblStyle w:val="ahdFormatvorlage1"/>
        <w:tblW w:w="93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63"/>
        <w:gridCol w:w="1701"/>
        <w:gridCol w:w="1134"/>
        <w:gridCol w:w="1560"/>
        <w:gridCol w:w="1805"/>
        <w:gridCol w:w="839"/>
      </w:tblGrid>
      <w:tr w:rsidR="00893F73" w:rsidRPr="001F59EC" w14:paraId="49E7612D" w14:textId="77777777" w:rsidTr="005A74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691CCF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Virtual IP Name</w:t>
            </w:r>
          </w:p>
        </w:tc>
        <w:tc>
          <w:tcPr>
            <w:tcW w:w="1701" w:type="dxa"/>
          </w:tcPr>
          <w:p w14:paraId="22706969"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Zweck</w:t>
            </w:r>
          </w:p>
        </w:tc>
        <w:tc>
          <w:tcPr>
            <w:tcW w:w="1134" w:type="dxa"/>
          </w:tcPr>
          <w:p w14:paraId="4D88A089"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Externer Name / IP</w:t>
            </w:r>
          </w:p>
        </w:tc>
        <w:tc>
          <w:tcPr>
            <w:tcW w:w="1560" w:type="dxa"/>
          </w:tcPr>
          <w:p w14:paraId="0D8374E0"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Externe IP</w:t>
            </w:r>
          </w:p>
        </w:tc>
        <w:tc>
          <w:tcPr>
            <w:tcW w:w="1805" w:type="dxa"/>
          </w:tcPr>
          <w:p w14:paraId="07276555"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Zielsystem</w:t>
            </w:r>
          </w:p>
        </w:tc>
        <w:tc>
          <w:tcPr>
            <w:tcW w:w="839" w:type="dxa"/>
          </w:tcPr>
          <w:p w14:paraId="0D672AF3"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Port</w:t>
            </w:r>
          </w:p>
        </w:tc>
      </w:tr>
      <w:tr w:rsidR="00867A55" w:rsidRPr="001F59EC" w14:paraId="2C244CA6"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4C87DE5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Vip-expressway-TCP80</w:t>
            </w:r>
          </w:p>
        </w:tc>
        <w:tc>
          <w:tcPr>
            <w:tcW w:w="1701" w:type="dxa"/>
          </w:tcPr>
          <w:p w14:paraId="1369145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413DD639"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7C501E4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28A64DE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F07751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93F73" w:rsidRPr="001F59EC" w14:paraId="5F5A6EB4"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9D4CD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Vip-expressway-TCP443</w:t>
            </w:r>
          </w:p>
        </w:tc>
        <w:tc>
          <w:tcPr>
            <w:tcW w:w="1701" w:type="dxa"/>
          </w:tcPr>
          <w:p w14:paraId="389A2B2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0D76367C"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0B14F92F"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3EA8342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5E578D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67A55" w:rsidRPr="001F59EC" w14:paraId="77D1E616"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2B55E6FA"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Vip-expressway-TCP1720</w:t>
            </w:r>
          </w:p>
        </w:tc>
        <w:tc>
          <w:tcPr>
            <w:tcW w:w="1701" w:type="dxa"/>
          </w:tcPr>
          <w:p w14:paraId="198ADAC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7EF751CA"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7109A24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19A252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34136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1720</w:t>
            </w:r>
          </w:p>
        </w:tc>
      </w:tr>
      <w:tr w:rsidR="00893F73" w:rsidRPr="001F59EC" w14:paraId="4379DADD"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338C1AB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Vip-expressway-TCP5061</w:t>
            </w:r>
          </w:p>
        </w:tc>
        <w:tc>
          <w:tcPr>
            <w:tcW w:w="1701" w:type="dxa"/>
          </w:tcPr>
          <w:p w14:paraId="20E995E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3C298ED2"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2158F37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6C80182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092AA14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5061</w:t>
            </w:r>
          </w:p>
        </w:tc>
      </w:tr>
      <w:tr w:rsidR="00867A55" w:rsidRPr="001F59EC" w14:paraId="7853535F"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34CE215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Vip-expressway-TCP5062</w:t>
            </w:r>
          </w:p>
        </w:tc>
        <w:tc>
          <w:tcPr>
            <w:tcW w:w="1701" w:type="dxa"/>
          </w:tcPr>
          <w:p w14:paraId="62E28E6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287EDACB"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259C6681"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7C1524A6"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22BE09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5062</w:t>
            </w:r>
          </w:p>
        </w:tc>
      </w:tr>
      <w:tr w:rsidR="00893F73" w:rsidRPr="001F59EC" w14:paraId="6BB820F5"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2FB259E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Vip-expressway-TCP5222</w:t>
            </w:r>
          </w:p>
        </w:tc>
        <w:tc>
          <w:tcPr>
            <w:tcW w:w="1701" w:type="dxa"/>
          </w:tcPr>
          <w:p w14:paraId="682FA618"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0703C2E2"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6581B9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6D2822C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37CA6CA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5222</w:t>
            </w:r>
          </w:p>
        </w:tc>
      </w:tr>
      <w:tr w:rsidR="00867A55" w:rsidRPr="001F59EC" w14:paraId="06662098"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1D5375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Vip-expressway-TCP5269</w:t>
            </w:r>
          </w:p>
        </w:tc>
        <w:tc>
          <w:tcPr>
            <w:tcW w:w="1701" w:type="dxa"/>
          </w:tcPr>
          <w:p w14:paraId="3BB9B50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5E631AB2"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1B04053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0449E88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226B389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5269</w:t>
            </w:r>
          </w:p>
        </w:tc>
      </w:tr>
      <w:tr w:rsidR="00893F73" w:rsidRPr="001F59EC" w14:paraId="01D7C5CB"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6FD1BB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Vip-expressway-TCP8443</w:t>
            </w:r>
          </w:p>
        </w:tc>
        <w:tc>
          <w:tcPr>
            <w:tcW w:w="1701" w:type="dxa"/>
          </w:tcPr>
          <w:p w14:paraId="071E2E8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2BEBB71A"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0CDC33E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76C07F2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51DC0C7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8443</w:t>
            </w:r>
          </w:p>
        </w:tc>
      </w:tr>
      <w:tr w:rsidR="00867A55" w:rsidRPr="001F59EC" w14:paraId="1B3499A5"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BA6C1F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Vip-expressway-UDP-36002-59999</w:t>
            </w:r>
          </w:p>
        </w:tc>
        <w:tc>
          <w:tcPr>
            <w:tcW w:w="1701" w:type="dxa"/>
          </w:tcPr>
          <w:p w14:paraId="676D0A7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VoIP / Telefonie</w:t>
            </w:r>
          </w:p>
        </w:tc>
        <w:tc>
          <w:tcPr>
            <w:tcW w:w="1134" w:type="dxa"/>
          </w:tcPr>
          <w:p w14:paraId="5D380F63"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AB328B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1805" w:type="dxa"/>
          </w:tcPr>
          <w:p w14:paraId="562E204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192.168.123.20</w:t>
            </w:r>
          </w:p>
        </w:tc>
        <w:tc>
          <w:tcPr>
            <w:tcW w:w="839" w:type="dxa"/>
          </w:tcPr>
          <w:p w14:paraId="4299A3F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36002-59999</w:t>
            </w:r>
          </w:p>
        </w:tc>
      </w:tr>
      <w:tr w:rsidR="00893F73" w:rsidRPr="001F59EC" w14:paraId="0F4E92D1"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4BF7110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Vip-netscaler-aaa</w:t>
            </w:r>
          </w:p>
        </w:tc>
        <w:tc>
          <w:tcPr>
            <w:tcW w:w="1701" w:type="dxa"/>
          </w:tcPr>
          <w:p w14:paraId="60551B5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3C061A91"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5135F73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93.180.77.228</w:t>
            </w:r>
          </w:p>
        </w:tc>
        <w:tc>
          <w:tcPr>
            <w:tcW w:w="1805" w:type="dxa"/>
          </w:tcPr>
          <w:p w14:paraId="1E5A620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192.168.248.23</w:t>
            </w:r>
          </w:p>
        </w:tc>
        <w:tc>
          <w:tcPr>
            <w:tcW w:w="839" w:type="dxa"/>
          </w:tcPr>
          <w:p w14:paraId="0C6EBCD3"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67A55" w:rsidRPr="001F59EC" w14:paraId="63030FD1"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54631D3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Vip-netscaler-adr-http</w:t>
            </w:r>
          </w:p>
        </w:tc>
        <w:tc>
          <w:tcPr>
            <w:tcW w:w="1701" w:type="dxa"/>
          </w:tcPr>
          <w:p w14:paraId="79639C4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7D6FCBA0"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4E3A5F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93.180.77.227</w:t>
            </w:r>
          </w:p>
        </w:tc>
        <w:tc>
          <w:tcPr>
            <w:tcW w:w="1805" w:type="dxa"/>
          </w:tcPr>
          <w:p w14:paraId="6C63FEA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532C3BE8" w14:textId="7AA307F3" w:rsidR="00867A55" w:rsidRPr="001F59EC" w:rsidRDefault="63980F62"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93F73" w:rsidRPr="001F59EC" w14:paraId="7EF1232D"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782AB48"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Vip-netscaler-bigipedia</w:t>
            </w:r>
          </w:p>
        </w:tc>
        <w:tc>
          <w:tcPr>
            <w:tcW w:w="1701" w:type="dxa"/>
          </w:tcPr>
          <w:p w14:paraId="3AF1A14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2C4FC81"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A17C74A"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93.180.77.229</w:t>
            </w:r>
          </w:p>
        </w:tc>
        <w:tc>
          <w:tcPr>
            <w:tcW w:w="1805" w:type="dxa"/>
          </w:tcPr>
          <w:p w14:paraId="3D45475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192.168.248.26</w:t>
            </w:r>
          </w:p>
        </w:tc>
        <w:tc>
          <w:tcPr>
            <w:tcW w:w="839" w:type="dxa"/>
          </w:tcPr>
          <w:p w14:paraId="25CE85D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380B8E7" w:rsidRPr="001F59EC" w14:paraId="1E50525A"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D695C30" w14:textId="02BB65A1" w:rsidR="2DD9D838" w:rsidRPr="001F59EC" w:rsidRDefault="2DD9D838" w:rsidP="0380B8E7">
            <w:pPr>
              <w:rPr>
                <w:rFonts w:asciiTheme="majorHAnsi" w:hAnsiTheme="majorHAnsi" w:cstheme="majorHAnsi"/>
                <w:lang w:val="en-GB"/>
              </w:rPr>
            </w:pPr>
            <w:r w:rsidRPr="001F59EC">
              <w:rPr>
                <w:rFonts w:asciiTheme="majorHAnsi" w:hAnsiTheme="majorHAnsi" w:cstheme="majorHAnsi"/>
                <w:lang w:val="en-GB"/>
              </w:rPr>
              <w:t>Vip-netscaler-bigipedia</w:t>
            </w:r>
            <w:r w:rsidR="15F169C4" w:rsidRPr="001F59EC">
              <w:rPr>
                <w:rFonts w:asciiTheme="majorHAnsi" w:hAnsiTheme="majorHAnsi" w:cstheme="majorHAnsi"/>
                <w:lang w:val="en-GB"/>
              </w:rPr>
              <w:t>-http</w:t>
            </w:r>
          </w:p>
        </w:tc>
        <w:tc>
          <w:tcPr>
            <w:tcW w:w="1701" w:type="dxa"/>
          </w:tcPr>
          <w:p w14:paraId="2CDE6775" w14:textId="6CFEDAE2"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4E053367" w14:textId="2E622F0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67985F13" w14:textId="06CAAA53"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93.180.77.229</w:t>
            </w:r>
          </w:p>
        </w:tc>
        <w:tc>
          <w:tcPr>
            <w:tcW w:w="1805" w:type="dxa"/>
          </w:tcPr>
          <w:p w14:paraId="5CCE5F54" w14:textId="77777777" w:rsidR="2DD9D838" w:rsidRPr="001F59EC" w:rsidRDefault="2DD9D8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192.168.248.26</w:t>
            </w:r>
          </w:p>
          <w:p w14:paraId="725A6FD3" w14:textId="359E26EE"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7996876B" w14:textId="45456971" w:rsidR="2DD9D838" w:rsidRPr="001F59EC" w:rsidRDefault="2DD9D83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93F73" w:rsidRPr="001F59EC" w14:paraId="3F90669A"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3DF7DA5"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Vip-netscaler-ess_http</w:t>
            </w:r>
          </w:p>
        </w:tc>
        <w:tc>
          <w:tcPr>
            <w:tcW w:w="1701" w:type="dxa"/>
          </w:tcPr>
          <w:p w14:paraId="2FE3E60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4FB7DA4"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4F0FEF2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1805" w:type="dxa"/>
          </w:tcPr>
          <w:p w14:paraId="31562DD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w:t>
            </w:r>
          </w:p>
        </w:tc>
        <w:tc>
          <w:tcPr>
            <w:tcW w:w="839" w:type="dxa"/>
          </w:tcPr>
          <w:p w14:paraId="522A65CE"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2AAEDA08"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21BD08D3"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Vip-netscaler-ess-https</w:t>
            </w:r>
          </w:p>
        </w:tc>
        <w:tc>
          <w:tcPr>
            <w:tcW w:w="1701" w:type="dxa"/>
          </w:tcPr>
          <w:p w14:paraId="6C08493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14EC9BAB"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541CB1E2"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1805" w:type="dxa"/>
          </w:tcPr>
          <w:p w14:paraId="6BE0FED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192.168.248.25</w:t>
            </w:r>
          </w:p>
        </w:tc>
        <w:tc>
          <w:tcPr>
            <w:tcW w:w="839" w:type="dxa"/>
          </w:tcPr>
          <w:p w14:paraId="319E8DB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7C8BD0C3"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0EF1BC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Vip-netscaler-filetransfer</w:t>
            </w:r>
          </w:p>
        </w:tc>
        <w:tc>
          <w:tcPr>
            <w:tcW w:w="1701" w:type="dxa"/>
          </w:tcPr>
          <w:p w14:paraId="40089374"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Filetransfer via Netscaler</w:t>
            </w:r>
          </w:p>
        </w:tc>
        <w:tc>
          <w:tcPr>
            <w:tcW w:w="1134" w:type="dxa"/>
          </w:tcPr>
          <w:p w14:paraId="240DA8E7"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3B155EA4"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93.180.77.233</w:t>
            </w:r>
          </w:p>
        </w:tc>
        <w:tc>
          <w:tcPr>
            <w:tcW w:w="1805" w:type="dxa"/>
          </w:tcPr>
          <w:p w14:paraId="3DDC8050"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192.168.248.31</w:t>
            </w:r>
          </w:p>
        </w:tc>
        <w:tc>
          <w:tcPr>
            <w:tcW w:w="839" w:type="dxa"/>
          </w:tcPr>
          <w:p w14:paraId="4F33428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67A55" w:rsidRPr="001F59EC" w14:paraId="23A86D9A"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1AD4D0F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Vip-netscaler-icaproxy</w:t>
            </w:r>
          </w:p>
        </w:tc>
        <w:tc>
          <w:tcPr>
            <w:tcW w:w="1701" w:type="dxa"/>
          </w:tcPr>
          <w:p w14:paraId="71622F0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EB33DCA"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1D56603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93.180.77.52</w:t>
            </w:r>
          </w:p>
        </w:tc>
        <w:tc>
          <w:tcPr>
            <w:tcW w:w="1805" w:type="dxa"/>
          </w:tcPr>
          <w:p w14:paraId="15B55AF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192.168.248.27</w:t>
            </w:r>
          </w:p>
        </w:tc>
        <w:tc>
          <w:tcPr>
            <w:tcW w:w="839" w:type="dxa"/>
          </w:tcPr>
          <w:p w14:paraId="6970B3A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5E31E125"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0F816A51"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Vip-netscaler-mail-http</w:t>
            </w:r>
          </w:p>
        </w:tc>
        <w:tc>
          <w:tcPr>
            <w:tcW w:w="1701" w:type="dxa"/>
          </w:tcPr>
          <w:p w14:paraId="72D84FD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F7B973C"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7365D88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2531678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735D527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0768E814"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3A97259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Vip-netscaler-mail-https</w:t>
            </w:r>
          </w:p>
        </w:tc>
        <w:tc>
          <w:tcPr>
            <w:tcW w:w="1701" w:type="dxa"/>
          </w:tcPr>
          <w:p w14:paraId="5389702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5A9FD298"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405EEFE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152747B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192.168.248.24</w:t>
            </w:r>
          </w:p>
        </w:tc>
        <w:tc>
          <w:tcPr>
            <w:tcW w:w="839" w:type="dxa"/>
          </w:tcPr>
          <w:p w14:paraId="1EF7118C"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1747EE7"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930A6AF" w14:textId="027BA8B6"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Vip-mail02-smtp</w:t>
            </w:r>
          </w:p>
        </w:tc>
        <w:tc>
          <w:tcPr>
            <w:tcW w:w="1701" w:type="dxa"/>
          </w:tcPr>
          <w:p w14:paraId="08037BB2" w14:textId="512738B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C6DA1F3" w14:textId="0BA177A8"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3F7453D2" w14:textId="5A492371"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1805" w:type="dxa"/>
          </w:tcPr>
          <w:p w14:paraId="652690C0" w14:textId="692B5E06"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10.18.21.10</w:t>
            </w:r>
          </w:p>
        </w:tc>
        <w:tc>
          <w:tcPr>
            <w:tcW w:w="839" w:type="dxa"/>
          </w:tcPr>
          <w:p w14:paraId="561BB654" w14:textId="690E839E"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25</w:t>
            </w:r>
          </w:p>
        </w:tc>
      </w:tr>
      <w:tr w:rsidR="0380B8E7" w:rsidRPr="001F59EC" w14:paraId="59993DC0"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72F88DA0" w14:textId="79A9CE6A"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Vip-baramundic</w:t>
            </w:r>
          </w:p>
        </w:tc>
        <w:tc>
          <w:tcPr>
            <w:tcW w:w="1701" w:type="dxa"/>
          </w:tcPr>
          <w:p w14:paraId="0EB4DBD9" w14:textId="68C50EB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5C0C80EF" w14:textId="2EA4AE64"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3EAAD86" w14:textId="6DD2CDE8"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93.180.77.55</w:t>
            </w:r>
          </w:p>
        </w:tc>
        <w:tc>
          <w:tcPr>
            <w:tcW w:w="1805" w:type="dxa"/>
          </w:tcPr>
          <w:p w14:paraId="6FE5473E" w14:textId="07EB42AA"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192.168.248.55</w:t>
            </w:r>
          </w:p>
        </w:tc>
        <w:tc>
          <w:tcPr>
            <w:tcW w:w="839" w:type="dxa"/>
          </w:tcPr>
          <w:p w14:paraId="6BD72108" w14:textId="1F4953B8" w:rsidR="438E9849" w:rsidRPr="001F59EC" w:rsidRDefault="438E984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31805ED3"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420BEC9" w14:textId="39699A4D" w:rsidR="438E9849" w:rsidRPr="001F59EC" w:rsidRDefault="438E9849" w:rsidP="0380B8E7">
            <w:pPr>
              <w:rPr>
                <w:rFonts w:asciiTheme="majorHAnsi" w:hAnsiTheme="majorHAnsi" w:cstheme="majorHAnsi"/>
                <w:lang w:val="en-GB"/>
              </w:rPr>
            </w:pPr>
            <w:r w:rsidRPr="001F59EC">
              <w:rPr>
                <w:rFonts w:asciiTheme="majorHAnsi" w:hAnsiTheme="majorHAnsi" w:cstheme="majorHAnsi"/>
                <w:lang w:val="en-GB"/>
              </w:rPr>
              <w:t>Vip-smtp-to-vsepp</w:t>
            </w:r>
          </w:p>
        </w:tc>
        <w:tc>
          <w:tcPr>
            <w:tcW w:w="1701" w:type="dxa"/>
          </w:tcPr>
          <w:p w14:paraId="7426904B" w14:textId="01354D03"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0AC3CCD" w14:textId="3A1BBABB"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30CE4E19" w14:textId="6B5FC6EA"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93.180.77.58</w:t>
            </w:r>
          </w:p>
        </w:tc>
        <w:tc>
          <w:tcPr>
            <w:tcW w:w="1805" w:type="dxa"/>
          </w:tcPr>
          <w:p w14:paraId="3C76C5A2" w14:textId="4236CA38"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10.18.20.235</w:t>
            </w:r>
          </w:p>
        </w:tc>
        <w:tc>
          <w:tcPr>
            <w:tcW w:w="839" w:type="dxa"/>
          </w:tcPr>
          <w:p w14:paraId="22BE2B3C" w14:textId="143973B7" w:rsidR="438E9849" w:rsidRPr="001F59EC" w:rsidRDefault="438E984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25</w:t>
            </w:r>
          </w:p>
        </w:tc>
      </w:tr>
      <w:tr w:rsidR="00867A55" w:rsidRPr="001F59EC" w14:paraId="1AA28A64"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5E9BEDE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Vip-netscaler-miscellaneous</w:t>
            </w:r>
          </w:p>
        </w:tc>
        <w:tc>
          <w:tcPr>
            <w:tcW w:w="1701" w:type="dxa"/>
          </w:tcPr>
          <w:p w14:paraId="1F0392D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6723F6C0"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69BDFEA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93.180.77.234</w:t>
            </w:r>
          </w:p>
        </w:tc>
        <w:tc>
          <w:tcPr>
            <w:tcW w:w="1805" w:type="dxa"/>
          </w:tcPr>
          <w:p w14:paraId="38DE99B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192.168.248.30</w:t>
            </w:r>
          </w:p>
        </w:tc>
        <w:tc>
          <w:tcPr>
            <w:tcW w:w="839" w:type="dxa"/>
          </w:tcPr>
          <w:p w14:paraId="4EBBEDE7"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EC03D30"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328AAC6" w14:textId="029EBB4D" w:rsidR="11E15E03" w:rsidRPr="001F59EC" w:rsidRDefault="11E15E03" w:rsidP="0380B8E7">
            <w:pPr>
              <w:rPr>
                <w:rFonts w:asciiTheme="majorHAnsi" w:hAnsiTheme="majorHAnsi" w:cstheme="majorHAnsi"/>
                <w:lang w:val="en-GB"/>
              </w:rPr>
            </w:pPr>
            <w:r w:rsidRPr="001F59EC">
              <w:rPr>
                <w:rFonts w:asciiTheme="majorHAnsi" w:hAnsiTheme="majorHAnsi" w:cstheme="majorHAnsi"/>
                <w:lang w:val="en-GB"/>
              </w:rPr>
              <w:t>Vip-netscaler-miscellaneous</w:t>
            </w:r>
            <w:r w:rsidR="10B7AD12" w:rsidRPr="001F59EC">
              <w:rPr>
                <w:rFonts w:asciiTheme="majorHAnsi" w:hAnsiTheme="majorHAnsi" w:cstheme="majorHAnsi"/>
                <w:lang w:val="en-GB"/>
              </w:rPr>
              <w:t>-http</w:t>
            </w:r>
          </w:p>
        </w:tc>
        <w:tc>
          <w:tcPr>
            <w:tcW w:w="1701" w:type="dxa"/>
          </w:tcPr>
          <w:p w14:paraId="378D535A" w14:textId="34F5118B" w:rsidR="11E15E03" w:rsidRPr="001F59EC" w:rsidRDefault="11E15E03">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19B7990F" w14:textId="58CAC2AD"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48BF5841" w14:textId="4DC4E81A" w:rsidR="11E15E03" w:rsidRPr="001F59EC" w:rsidRDefault="11E15E03">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93.180.77.234</w:t>
            </w:r>
          </w:p>
        </w:tc>
        <w:tc>
          <w:tcPr>
            <w:tcW w:w="1805" w:type="dxa"/>
          </w:tcPr>
          <w:p w14:paraId="475DE523" w14:textId="3C6E73ED" w:rsidR="11E15E03" w:rsidRPr="001F59EC" w:rsidRDefault="11E15E03"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192.168.248.30</w:t>
            </w:r>
          </w:p>
        </w:tc>
        <w:tc>
          <w:tcPr>
            <w:tcW w:w="839" w:type="dxa"/>
          </w:tcPr>
          <w:p w14:paraId="1F7800C9" w14:textId="2C31205C" w:rsidR="11E15E03" w:rsidRPr="001F59EC" w:rsidRDefault="11E15E03"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0867A55" w:rsidRPr="001F59EC" w14:paraId="3E09D10F"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68A3DF2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Vip-netscaler-portal</w:t>
            </w:r>
          </w:p>
        </w:tc>
        <w:tc>
          <w:tcPr>
            <w:tcW w:w="1701" w:type="dxa"/>
          </w:tcPr>
          <w:p w14:paraId="71B4467C"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2C00FE28"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3D2308C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93.180.77.230</w:t>
            </w:r>
          </w:p>
        </w:tc>
        <w:tc>
          <w:tcPr>
            <w:tcW w:w="1805" w:type="dxa"/>
          </w:tcPr>
          <w:p w14:paraId="0415196F"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10.100.36.116</w:t>
            </w:r>
          </w:p>
        </w:tc>
        <w:tc>
          <w:tcPr>
            <w:tcW w:w="839" w:type="dxa"/>
          </w:tcPr>
          <w:p w14:paraId="387D67F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1D82CB09" w14:textId="77777777" w:rsidTr="005A74C0">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3" w:type="dxa"/>
          </w:tcPr>
          <w:p w14:paraId="19A608FD"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Vip-netscaler-soap</w:t>
            </w:r>
          </w:p>
        </w:tc>
        <w:tc>
          <w:tcPr>
            <w:tcW w:w="1701" w:type="dxa"/>
          </w:tcPr>
          <w:p w14:paraId="11B391E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c>
          <w:tcPr>
            <w:tcW w:w="1134" w:type="dxa"/>
          </w:tcPr>
          <w:p w14:paraId="30F1030A" w14:textId="77777777" w:rsidR="00867A55" w:rsidRPr="001F59EC" w:rsidRDefault="00867A55"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hd w:val="clear" w:color="auto" w:fill="F5F5F5"/>
              </w:rPr>
            </w:pPr>
          </w:p>
        </w:tc>
        <w:tc>
          <w:tcPr>
            <w:tcW w:w="1560" w:type="dxa"/>
          </w:tcPr>
          <w:p w14:paraId="290E725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93.180.77.232</w:t>
            </w:r>
          </w:p>
        </w:tc>
        <w:tc>
          <w:tcPr>
            <w:tcW w:w="1805" w:type="dxa"/>
          </w:tcPr>
          <w:p w14:paraId="2A458066"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192.168.248.29</w:t>
            </w:r>
          </w:p>
        </w:tc>
        <w:tc>
          <w:tcPr>
            <w:tcW w:w="839" w:type="dxa"/>
          </w:tcPr>
          <w:p w14:paraId="475B8825"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67A55" w:rsidRPr="001F59EC" w14:paraId="1178C121" w14:textId="77777777" w:rsidTr="005A74C0">
        <w:tc>
          <w:tcPr>
            <w:cnfStyle w:val="001000000000" w:firstRow="0" w:lastRow="0" w:firstColumn="1" w:lastColumn="0" w:oddVBand="0" w:evenVBand="0" w:oddHBand="0" w:evenHBand="0" w:firstRowFirstColumn="0" w:firstRowLastColumn="0" w:lastRowFirstColumn="0" w:lastRowLastColumn="0"/>
            <w:tcW w:w="2263" w:type="dxa"/>
          </w:tcPr>
          <w:p w14:paraId="4369B68A" w14:textId="7683D84B" w:rsidR="00867A55" w:rsidRPr="001F59EC" w:rsidRDefault="47FEC734" w:rsidP="218DE66B">
            <w:pPr>
              <w:rPr>
                <w:rFonts w:asciiTheme="majorHAnsi" w:hAnsiTheme="majorHAnsi" w:cstheme="majorHAnsi"/>
                <w:lang w:val="en-GB"/>
              </w:rPr>
            </w:pPr>
            <w:r w:rsidRPr="001F59EC">
              <w:rPr>
                <w:rFonts w:asciiTheme="majorHAnsi" w:hAnsiTheme="majorHAnsi" w:cstheme="majorHAnsi"/>
              </w:rPr>
              <w:lastRenderedPageBreak/>
              <w:t>V</w:t>
            </w:r>
            <w:r w:rsidR="218DE66B" w:rsidRPr="001F59EC">
              <w:rPr>
                <w:rFonts w:asciiTheme="majorHAnsi" w:hAnsiTheme="majorHAnsi" w:cstheme="majorHAnsi"/>
              </w:rPr>
              <w:t>ip-igelcgums-TCP8443</w:t>
            </w:r>
          </w:p>
        </w:tc>
        <w:tc>
          <w:tcPr>
            <w:tcW w:w="1701" w:type="dxa"/>
          </w:tcPr>
          <w:p w14:paraId="498CA97E" w14:textId="2E046434"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IGEL-CloudGateway</w:t>
            </w:r>
          </w:p>
        </w:tc>
        <w:tc>
          <w:tcPr>
            <w:tcW w:w="1134" w:type="dxa"/>
          </w:tcPr>
          <w:p w14:paraId="344F2D0D" w14:textId="77777777" w:rsidR="00867A55" w:rsidRPr="001F59EC" w:rsidRDefault="00867A55"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shd w:val="clear" w:color="auto" w:fill="F5F5F5"/>
              </w:rPr>
            </w:pPr>
          </w:p>
        </w:tc>
        <w:tc>
          <w:tcPr>
            <w:tcW w:w="1560" w:type="dxa"/>
          </w:tcPr>
          <w:p w14:paraId="5C80233D" w14:textId="78306528"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93.180.77.235</w:t>
            </w:r>
          </w:p>
        </w:tc>
        <w:tc>
          <w:tcPr>
            <w:tcW w:w="1805" w:type="dxa"/>
          </w:tcPr>
          <w:p w14:paraId="3AD4BAFE" w14:textId="524F142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192.168.248.100</w:t>
            </w:r>
          </w:p>
        </w:tc>
        <w:tc>
          <w:tcPr>
            <w:tcW w:w="839" w:type="dxa"/>
          </w:tcPr>
          <w:p w14:paraId="0E168854" w14:textId="3D26CAEF" w:rsidR="00867A55" w:rsidRPr="001F59EC" w:rsidRDefault="02F4355D"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w:t>
            </w:r>
          </w:p>
        </w:tc>
      </w:tr>
      <w:tr w:rsidR="00893F73" w:rsidRPr="001F59EC" w14:paraId="6786D7E1"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9E96479" w14:textId="06B6AEB8"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Vip-vrustdesk01-21116-udp</w:t>
            </w:r>
          </w:p>
        </w:tc>
        <w:tc>
          <w:tcPr>
            <w:tcW w:w="1701" w:type="dxa"/>
          </w:tcPr>
          <w:p w14:paraId="76BE1BDA" w14:textId="06833D2A"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7C67E72" w14:textId="669804B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005BBA18" w14:textId="14267E8A"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0F3F8556" w14:textId="1E1E7706"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tc>
        <w:tc>
          <w:tcPr>
            <w:tcW w:w="839" w:type="dxa"/>
          </w:tcPr>
          <w:p w14:paraId="25169DDB" w14:textId="61BE0122" w:rsidR="1A046C00" w:rsidRPr="001F59EC" w:rsidRDefault="1A046C00"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21116</w:t>
            </w:r>
          </w:p>
        </w:tc>
      </w:tr>
      <w:tr w:rsidR="0380B8E7" w:rsidRPr="001F59EC" w14:paraId="326F3235"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F4820B1" w14:textId="08DD3409"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Vip-vrustdesk01-21119-tcp</w:t>
            </w:r>
          </w:p>
        </w:tc>
        <w:tc>
          <w:tcPr>
            <w:tcW w:w="1701" w:type="dxa"/>
          </w:tcPr>
          <w:p w14:paraId="2F3C1B2E" w14:textId="1A5B6E1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781FCF14" w14:textId="50A59D81"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6360ABDC" w14:textId="3ECB7E3F" w:rsidR="0C2D9AF2" w:rsidRPr="001F59EC" w:rsidRDefault="0C2D9AF2"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60936CBD" w14:textId="1E1E7706" w:rsidR="347ABB6F" w:rsidRPr="001F59EC" w:rsidRDefault="347ABB6F"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DFC49E4" w14:textId="3BF6378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765595DE" w14:textId="1AD27F5E" w:rsidR="245AFA25" w:rsidRPr="001F59EC" w:rsidRDefault="245AFA2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21119</w:t>
            </w:r>
          </w:p>
        </w:tc>
      </w:tr>
      <w:tr w:rsidR="00893F73" w:rsidRPr="001F59EC" w14:paraId="0E62B7AD"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7A654AF" w14:textId="6A8E27A6"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Vip-vrustdesk01-21118-tcp</w:t>
            </w:r>
          </w:p>
        </w:tc>
        <w:tc>
          <w:tcPr>
            <w:tcW w:w="1701" w:type="dxa"/>
          </w:tcPr>
          <w:p w14:paraId="1F9E7ABF" w14:textId="44A320C8"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B58E580" w14:textId="166BC0DB"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44E22748" w14:textId="6C115276" w:rsidR="3FDEA43E" w:rsidRPr="001F59EC" w:rsidRDefault="3FDEA43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4189F853" w14:textId="1E1E7706" w:rsidR="347ABB6F" w:rsidRPr="001F59EC" w:rsidRDefault="347ABB6F"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9901414" w14:textId="5D72FE2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5E9630F0" w14:textId="1B6149F8" w:rsidR="4603F187" w:rsidRPr="001F59EC" w:rsidRDefault="4603F18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21118</w:t>
            </w:r>
          </w:p>
        </w:tc>
      </w:tr>
      <w:tr w:rsidR="0380B8E7" w:rsidRPr="001F59EC" w14:paraId="10BCB02C"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6389C168" w14:textId="08DD66E6"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Vip-vrustdesk01-21117-tcp</w:t>
            </w:r>
          </w:p>
        </w:tc>
        <w:tc>
          <w:tcPr>
            <w:tcW w:w="1701" w:type="dxa"/>
          </w:tcPr>
          <w:p w14:paraId="4B79970B" w14:textId="49B0168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25CB5F41" w14:textId="00461FD3"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4052EC46" w14:textId="079F9C99" w:rsidR="203C871E" w:rsidRPr="001F59EC" w:rsidRDefault="203C871E"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66E12945" w14:textId="1E1E7706" w:rsidR="055C2E85" w:rsidRPr="001F59EC" w:rsidRDefault="055C2E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45D52B70" w14:textId="6EF3BD0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32D88E9E" w14:textId="7BA39893" w:rsidR="3D8DFE67" w:rsidRPr="001F59EC" w:rsidRDefault="3D8DFE6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21117</w:t>
            </w:r>
          </w:p>
        </w:tc>
      </w:tr>
      <w:tr w:rsidR="00893F73" w:rsidRPr="001F59EC" w14:paraId="78464294"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4FFF60B6" w14:textId="49E6FB15"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Vip-vrustdesk01-21116-tcp</w:t>
            </w:r>
          </w:p>
        </w:tc>
        <w:tc>
          <w:tcPr>
            <w:tcW w:w="1701" w:type="dxa"/>
          </w:tcPr>
          <w:p w14:paraId="0D2E2A9C" w14:textId="23A0857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6DB22FD4" w14:textId="5612643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4CE8F5D" w14:textId="27626A2D" w:rsidR="68383256" w:rsidRPr="001F59EC" w:rsidRDefault="6838325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1AB47873" w14:textId="1E1E7706" w:rsidR="055C2E85" w:rsidRPr="001F59EC" w:rsidRDefault="055C2E8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563A568A" w14:textId="630507A0"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425E1ACC" w14:textId="66B2BEA6" w:rsidR="102169CE" w:rsidRPr="001F59EC" w:rsidRDefault="102169C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21116</w:t>
            </w:r>
          </w:p>
        </w:tc>
      </w:tr>
      <w:tr w:rsidR="0380B8E7" w:rsidRPr="001F59EC" w14:paraId="60EED22B"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8326E9A" w14:textId="678486CB" w:rsidR="7B069625" w:rsidRPr="001F59EC" w:rsidRDefault="7B069625" w:rsidP="0380B8E7">
            <w:pPr>
              <w:rPr>
                <w:rFonts w:asciiTheme="majorHAnsi" w:hAnsiTheme="majorHAnsi" w:cstheme="majorHAnsi"/>
              </w:rPr>
            </w:pPr>
            <w:r w:rsidRPr="001F59EC">
              <w:rPr>
                <w:rFonts w:asciiTheme="majorHAnsi" w:hAnsiTheme="majorHAnsi" w:cstheme="majorHAnsi"/>
              </w:rPr>
              <w:t>Vip-vrustdesk01-21115-tcp</w:t>
            </w:r>
          </w:p>
        </w:tc>
        <w:tc>
          <w:tcPr>
            <w:tcW w:w="1701" w:type="dxa"/>
          </w:tcPr>
          <w:p w14:paraId="467C7BF9" w14:textId="38B6D0A3"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0683DB5B" w14:textId="574AB485"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4615D61" w14:textId="20E78E65" w:rsidR="22FA50C6" w:rsidRPr="001F59EC" w:rsidRDefault="22FA50C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93.180.77.231</w:t>
            </w:r>
          </w:p>
        </w:tc>
        <w:tc>
          <w:tcPr>
            <w:tcW w:w="1805" w:type="dxa"/>
          </w:tcPr>
          <w:p w14:paraId="23425FBB" w14:textId="1E1E7706" w:rsidR="1D556151" w:rsidRPr="001F59EC" w:rsidRDefault="1D556151"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192.168.248.45</w:t>
            </w:r>
          </w:p>
          <w:p w14:paraId="63C1B015" w14:textId="081C94F4"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839" w:type="dxa"/>
          </w:tcPr>
          <w:p w14:paraId="478358EE" w14:textId="29BECBD0" w:rsidR="3F498B68" w:rsidRPr="001F59EC" w:rsidRDefault="3F498B6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21115</w:t>
            </w:r>
          </w:p>
        </w:tc>
      </w:tr>
      <w:tr w:rsidR="00893F73" w:rsidRPr="001F59EC" w14:paraId="276A7719"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1C323FCD" w14:textId="28598715" w:rsidR="7D1AC59A" w:rsidRPr="001F59EC" w:rsidRDefault="7D1AC59A" w:rsidP="0380B8E7">
            <w:pPr>
              <w:rPr>
                <w:rFonts w:asciiTheme="majorHAnsi" w:hAnsiTheme="majorHAnsi" w:cstheme="majorHAnsi"/>
              </w:rPr>
            </w:pPr>
            <w:r w:rsidRPr="001F59EC">
              <w:rPr>
                <w:rFonts w:asciiTheme="majorHAnsi" w:hAnsiTheme="majorHAnsi" w:cstheme="majorHAnsi"/>
              </w:rPr>
              <w:t>V</w:t>
            </w:r>
            <w:r w:rsidR="775F1D56" w:rsidRPr="001F59EC">
              <w:rPr>
                <w:rFonts w:asciiTheme="majorHAnsi" w:hAnsiTheme="majorHAnsi" w:cstheme="majorHAnsi"/>
              </w:rPr>
              <w:t>ip</w:t>
            </w:r>
            <w:r w:rsidR="12E241B5" w:rsidRPr="001F59EC">
              <w:rPr>
                <w:rFonts w:asciiTheme="majorHAnsi" w:hAnsiTheme="majorHAnsi" w:cstheme="majorHAnsi"/>
              </w:rPr>
              <w:t>-vcucmdmz02-udp36002-59999</w:t>
            </w:r>
          </w:p>
        </w:tc>
        <w:tc>
          <w:tcPr>
            <w:tcW w:w="1701" w:type="dxa"/>
          </w:tcPr>
          <w:p w14:paraId="3E3DC031" w14:textId="476DA16C"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4EA02028" w14:textId="059F3FAE"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07A51889" w14:textId="4F2D8301"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04800A2F" w14:textId="50EC42C8"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5193F418" w14:textId="25DA0FF1"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36002-59999</w:t>
            </w:r>
          </w:p>
        </w:tc>
      </w:tr>
      <w:tr w:rsidR="0380B8E7" w:rsidRPr="001F59EC" w14:paraId="45C15064"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37DCC7A" w14:textId="79DA5D38" w:rsidR="72690846" w:rsidRPr="001F59EC" w:rsidRDefault="72690846" w:rsidP="0380B8E7">
            <w:pPr>
              <w:rPr>
                <w:rFonts w:asciiTheme="majorHAnsi" w:hAnsiTheme="majorHAnsi" w:cstheme="majorHAnsi"/>
              </w:rPr>
            </w:pPr>
            <w:r w:rsidRPr="001F59EC">
              <w:rPr>
                <w:rFonts w:asciiTheme="majorHAnsi" w:hAnsiTheme="majorHAnsi" w:cstheme="majorHAnsi"/>
              </w:rPr>
              <w:t>Vip-vcucmdmz02-tcp8443</w:t>
            </w:r>
          </w:p>
        </w:tc>
        <w:tc>
          <w:tcPr>
            <w:tcW w:w="1701" w:type="dxa"/>
          </w:tcPr>
          <w:p w14:paraId="2F1D1224" w14:textId="47BAFB0D"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3ABE0FC6" w14:textId="2C5E621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74C92ADC" w14:textId="3A9EF613" w:rsidR="72690846" w:rsidRPr="001F59EC" w:rsidRDefault="7269084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0578EFB2" w14:textId="50FE4E22" w:rsidR="72690846" w:rsidRPr="001F59EC" w:rsidRDefault="7269084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F0C557B" w14:textId="31269424" w:rsidR="6918E7A1" w:rsidRPr="001F59EC" w:rsidRDefault="6918E7A1"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8443</w:t>
            </w:r>
          </w:p>
        </w:tc>
      </w:tr>
      <w:tr w:rsidR="00893F73" w:rsidRPr="001F59EC" w14:paraId="24F757F0"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BBD5722" w14:textId="6B3F138E" w:rsidR="68C42C7A" w:rsidRPr="001F59EC" w:rsidRDefault="68C42C7A" w:rsidP="0380B8E7">
            <w:pPr>
              <w:rPr>
                <w:rFonts w:asciiTheme="majorHAnsi" w:hAnsiTheme="majorHAnsi" w:cstheme="majorHAnsi"/>
              </w:rPr>
            </w:pPr>
            <w:r w:rsidRPr="001F59EC">
              <w:rPr>
                <w:rFonts w:asciiTheme="majorHAnsi" w:hAnsiTheme="majorHAnsi" w:cstheme="majorHAnsi"/>
              </w:rPr>
              <w:t>Vip-vcucmdmz02-tcp80</w:t>
            </w:r>
          </w:p>
        </w:tc>
        <w:tc>
          <w:tcPr>
            <w:tcW w:w="1701" w:type="dxa"/>
          </w:tcPr>
          <w:p w14:paraId="3829AAC8" w14:textId="486C9B0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7478E480" w14:textId="35A07884"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2B7F1183" w14:textId="63EF4F4F"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w:t>
            </w:r>
            <w:r w:rsidR="5E135296" w:rsidRPr="001F59EC">
              <w:rPr>
                <w:rFonts w:asciiTheme="majorHAnsi" w:hAnsiTheme="majorHAnsi" w:cstheme="majorHAnsi"/>
              </w:rPr>
              <w:t>7</w:t>
            </w:r>
          </w:p>
        </w:tc>
        <w:tc>
          <w:tcPr>
            <w:tcW w:w="1805" w:type="dxa"/>
          </w:tcPr>
          <w:p w14:paraId="71E9C576" w14:textId="1AD228FF" w:rsidR="4DB2444D" w:rsidRPr="001F59EC" w:rsidRDefault="4DB2444D"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D6893F4" w14:textId="122B6425" w:rsidR="77911759" w:rsidRPr="001F59EC" w:rsidRDefault="7791175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80</w:t>
            </w:r>
          </w:p>
        </w:tc>
      </w:tr>
      <w:tr w:rsidR="0380B8E7" w:rsidRPr="001F59EC" w14:paraId="61CD502E"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2CB97D5" w14:textId="2EA54EB3"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Vip-vcucmdmz02-tcp5269</w:t>
            </w:r>
          </w:p>
        </w:tc>
        <w:tc>
          <w:tcPr>
            <w:tcW w:w="1701" w:type="dxa"/>
          </w:tcPr>
          <w:p w14:paraId="73013070" w14:textId="7F9007D7"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2F15080A" w14:textId="44329B7F"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0B0DA542" w14:textId="2516B787"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12AB3B92" w14:textId="1E34F1FA" w:rsidR="0382F165" w:rsidRPr="001F59EC" w:rsidRDefault="0382F16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C7E0080" w14:textId="5D57F014" w:rsidR="5AEB092A" w:rsidRPr="001F59EC" w:rsidRDefault="5AEB092A"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5269</w:t>
            </w:r>
          </w:p>
        </w:tc>
      </w:tr>
      <w:tr w:rsidR="00893F73" w:rsidRPr="001F59EC" w14:paraId="4898AF32"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C48AF55" w14:textId="3A361612"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Vip-vcucmdmz02-tcp5222</w:t>
            </w:r>
          </w:p>
        </w:tc>
        <w:tc>
          <w:tcPr>
            <w:tcW w:w="1701" w:type="dxa"/>
          </w:tcPr>
          <w:p w14:paraId="33C5404C" w14:textId="796595C6"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16C9B9DF" w14:textId="19A63A1F"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F0A4BC0" w14:textId="185FB5EB"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6C5F2D26" w14:textId="50EC42C8" w:rsidR="4D4BFCDE" w:rsidRPr="001F59EC" w:rsidRDefault="4D4BFCD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p w14:paraId="6EC085E8" w14:textId="1DCE8FA1"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839" w:type="dxa"/>
          </w:tcPr>
          <w:p w14:paraId="7D04DBB0" w14:textId="2E731410" w:rsidR="5BAEC94A" w:rsidRPr="001F59EC" w:rsidRDefault="5BAEC94A"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5222</w:t>
            </w:r>
          </w:p>
        </w:tc>
      </w:tr>
      <w:tr w:rsidR="0380B8E7" w:rsidRPr="001F59EC" w14:paraId="3A45664B"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A0FF016" w14:textId="75222889"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Vip-vcucmdmz02-tcp5062</w:t>
            </w:r>
          </w:p>
        </w:tc>
        <w:tc>
          <w:tcPr>
            <w:tcW w:w="1701" w:type="dxa"/>
          </w:tcPr>
          <w:p w14:paraId="6506994A" w14:textId="08CACCD0"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718D7C77" w14:textId="3FC5F91A"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1E88BBAF" w14:textId="0B858405"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6B27AD12" w14:textId="2A534942" w:rsidR="4E538A1E" w:rsidRPr="001F59EC" w:rsidRDefault="4E538A1E"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3E0037B" w14:textId="79073502" w:rsidR="19E04C1C" w:rsidRPr="001F59EC" w:rsidRDefault="19E04C1C"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6062</w:t>
            </w:r>
          </w:p>
        </w:tc>
      </w:tr>
      <w:tr w:rsidR="00893F73" w:rsidRPr="001F59EC" w14:paraId="5D5017AA"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E83B03F" w14:textId="0454B9A8"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Vip-vcucmdmz02-tcp6061</w:t>
            </w:r>
          </w:p>
        </w:tc>
        <w:tc>
          <w:tcPr>
            <w:tcW w:w="1701" w:type="dxa"/>
          </w:tcPr>
          <w:p w14:paraId="5118F950" w14:textId="49A38FF5"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333E3671" w14:textId="311F7A82"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66AF9C56" w14:textId="05744046"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411EEDD6" w14:textId="12C975A8" w:rsidR="0479B865" w:rsidRPr="001F59EC" w:rsidRDefault="0479B86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04EE89F0" w14:textId="4F720666" w:rsidR="76568956" w:rsidRPr="001F59EC" w:rsidRDefault="7656895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5061</w:t>
            </w:r>
          </w:p>
        </w:tc>
      </w:tr>
      <w:tr w:rsidR="0380B8E7" w:rsidRPr="001F59EC" w14:paraId="339A8836"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26ED7A35" w14:textId="4F52A2A5"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Vip-vcucmdmz02-tcp443</w:t>
            </w:r>
          </w:p>
        </w:tc>
        <w:tc>
          <w:tcPr>
            <w:tcW w:w="1701" w:type="dxa"/>
          </w:tcPr>
          <w:p w14:paraId="03407046" w14:textId="07AE4262"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6B139968" w14:textId="6D81B5BC"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30FEAF84" w14:textId="558E6CF1" w:rsidR="653AB3E9" w:rsidRPr="001F59EC" w:rsidRDefault="653AB3E9"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728A6EB5" w14:textId="5838FBEB" w:rsidR="56866D0C" w:rsidRPr="001F59EC" w:rsidRDefault="56866D0C"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5BF9CAF5" w14:textId="7AAD20FC" w:rsidR="77796E83" w:rsidRPr="001F59EC" w:rsidRDefault="77796E83"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r w:rsidR="00893F73" w:rsidRPr="001F59EC" w14:paraId="4730E73D" w14:textId="77777777" w:rsidTr="005A74C0">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263" w:type="dxa"/>
          </w:tcPr>
          <w:p w14:paraId="38B21BF6" w14:textId="71E946D8" w:rsidR="653AB3E9" w:rsidRPr="001F59EC" w:rsidRDefault="653AB3E9" w:rsidP="0380B8E7">
            <w:pPr>
              <w:rPr>
                <w:rFonts w:asciiTheme="majorHAnsi" w:hAnsiTheme="majorHAnsi" w:cstheme="majorHAnsi"/>
              </w:rPr>
            </w:pPr>
            <w:r w:rsidRPr="001F59EC">
              <w:rPr>
                <w:rFonts w:asciiTheme="majorHAnsi" w:hAnsiTheme="majorHAnsi" w:cstheme="majorHAnsi"/>
              </w:rPr>
              <w:t>Vip-vcucmdmz02-tcp1720</w:t>
            </w:r>
          </w:p>
        </w:tc>
        <w:tc>
          <w:tcPr>
            <w:tcW w:w="1701" w:type="dxa"/>
          </w:tcPr>
          <w:p w14:paraId="17629BB1" w14:textId="0BFF6B94"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134" w:type="dxa"/>
          </w:tcPr>
          <w:p w14:paraId="542E489E" w14:textId="08954A9C" w:rsidR="0380B8E7" w:rsidRPr="001F59EC" w:rsidRDefault="0380B8E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1560" w:type="dxa"/>
          </w:tcPr>
          <w:p w14:paraId="2D9A7C52" w14:textId="7553BCD5" w:rsidR="653AB3E9" w:rsidRPr="001F59EC" w:rsidRDefault="653AB3E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1805" w:type="dxa"/>
          </w:tcPr>
          <w:p w14:paraId="70AA1A29" w14:textId="34414AF2" w:rsidR="02C08B35" w:rsidRPr="001F59EC" w:rsidRDefault="02C08B35"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192.168.248.221</w:t>
            </w:r>
          </w:p>
        </w:tc>
        <w:tc>
          <w:tcPr>
            <w:tcW w:w="839" w:type="dxa"/>
          </w:tcPr>
          <w:p w14:paraId="1722968D" w14:textId="0F443EB9" w:rsidR="21D30BEE" w:rsidRPr="001F59EC" w:rsidRDefault="21D30BEE"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1720</w:t>
            </w:r>
          </w:p>
        </w:tc>
      </w:tr>
      <w:tr w:rsidR="0380B8E7" w:rsidRPr="001F59EC" w14:paraId="1F8B1BE6" w14:textId="77777777" w:rsidTr="005A74C0">
        <w:trPr>
          <w:trHeight w:val="300"/>
        </w:trPr>
        <w:tc>
          <w:tcPr>
            <w:cnfStyle w:val="001000000000" w:firstRow="0" w:lastRow="0" w:firstColumn="1" w:lastColumn="0" w:oddVBand="0" w:evenVBand="0" w:oddHBand="0" w:evenHBand="0" w:firstRowFirstColumn="0" w:firstRowLastColumn="0" w:lastRowFirstColumn="0" w:lastRowLastColumn="0"/>
            <w:tcW w:w="2263" w:type="dxa"/>
          </w:tcPr>
          <w:p w14:paraId="0D3CC7F7" w14:textId="1B0103E2" w:rsidR="74C72785" w:rsidRPr="001F59EC" w:rsidRDefault="74C72785" w:rsidP="0380B8E7">
            <w:pPr>
              <w:rPr>
                <w:rFonts w:asciiTheme="majorHAnsi" w:hAnsiTheme="majorHAnsi" w:cstheme="majorHAnsi"/>
              </w:rPr>
            </w:pPr>
            <w:r w:rsidRPr="001F59EC">
              <w:rPr>
                <w:rFonts w:asciiTheme="majorHAnsi" w:hAnsiTheme="majorHAnsi" w:cstheme="majorHAnsi"/>
              </w:rPr>
              <w:t>Vip-netscaler-gateway-AzureMFA-https</w:t>
            </w:r>
          </w:p>
        </w:tc>
        <w:tc>
          <w:tcPr>
            <w:tcW w:w="1701" w:type="dxa"/>
          </w:tcPr>
          <w:p w14:paraId="334F7AFC" w14:textId="0EFB773F"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134" w:type="dxa"/>
          </w:tcPr>
          <w:p w14:paraId="354098E1" w14:textId="3AC0DA89" w:rsidR="0380B8E7" w:rsidRPr="001F59EC" w:rsidRDefault="0380B8E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19B94964" w14:textId="0AEB16DF"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93.180.77.238</w:t>
            </w:r>
          </w:p>
        </w:tc>
        <w:tc>
          <w:tcPr>
            <w:tcW w:w="1805" w:type="dxa"/>
          </w:tcPr>
          <w:p w14:paraId="0EF1B51E" w14:textId="0B0BA822"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192.168.248.23</w:t>
            </w:r>
          </w:p>
        </w:tc>
        <w:tc>
          <w:tcPr>
            <w:tcW w:w="839" w:type="dxa"/>
          </w:tcPr>
          <w:p w14:paraId="17E929E3" w14:textId="406D35A0" w:rsidR="74C72785" w:rsidRPr="001F59EC" w:rsidRDefault="74C72785"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443</w:t>
            </w:r>
          </w:p>
        </w:tc>
      </w:tr>
    </w:tbl>
    <w:p w14:paraId="6095D4D2" w14:textId="77777777" w:rsidR="00867A55" w:rsidRPr="001F59EC" w:rsidRDefault="00867A55" w:rsidP="00867A55">
      <w:pPr>
        <w:rPr>
          <w:rFonts w:asciiTheme="majorHAnsi" w:hAnsiTheme="majorHAnsi" w:cstheme="majorHAnsi"/>
        </w:rPr>
      </w:pPr>
    </w:p>
    <w:p w14:paraId="2DCE7D77" w14:textId="1F423FB8" w:rsidR="00E979FA" w:rsidRPr="001F59EC" w:rsidRDefault="218DE66B" w:rsidP="00867A55">
      <w:pPr>
        <w:rPr>
          <w:rFonts w:asciiTheme="majorHAnsi" w:hAnsiTheme="majorHAnsi" w:cstheme="majorHAnsi"/>
        </w:rPr>
      </w:pPr>
      <w:r w:rsidRPr="001F59EC">
        <w:rPr>
          <w:rFonts w:asciiTheme="majorHAnsi" w:hAnsiTheme="majorHAnsi" w:cstheme="majorHAnsi"/>
        </w:rPr>
        <w:t>Weitere externe Zugriffe, werden im Laufe des Projektes erarbeitet und umgesetzt.</w:t>
      </w:r>
      <w:r w:rsidR="00E85801">
        <w:rPr>
          <w:rFonts w:asciiTheme="majorHAnsi" w:hAnsiTheme="majorHAnsi" w:cstheme="majorHAnsi"/>
        </w:rPr>
        <w:br/>
      </w:r>
    </w:p>
    <w:p w14:paraId="3D24C1C1" w14:textId="77777777" w:rsidR="00867A55" w:rsidRPr="001F59EC" w:rsidRDefault="218DE66B" w:rsidP="6B06F679">
      <w:pPr>
        <w:pStyle w:val="berschrift2"/>
        <w:rPr>
          <w:rFonts w:asciiTheme="majorHAnsi" w:hAnsiTheme="majorHAnsi" w:cstheme="majorBidi"/>
          <w:lang w:val="en-US"/>
        </w:rPr>
      </w:pPr>
      <w:bookmarkStart w:id="45" w:name="_Toc158836980"/>
      <w:r w:rsidRPr="6B06F679">
        <w:rPr>
          <w:rFonts w:asciiTheme="majorHAnsi" w:hAnsiTheme="majorHAnsi" w:cstheme="majorBidi"/>
          <w:lang w:val="en-US"/>
        </w:rPr>
        <w:t>Site-to-Site IPSec VPN</w:t>
      </w:r>
      <w:bookmarkEnd w:id="45"/>
    </w:p>
    <w:p w14:paraId="4629CFFF"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die Anbindung verschiedener Dienstleister und Außenstandorte werden Site-to-Site IPSec VPN Tunnel verwendet.</w:t>
      </w:r>
    </w:p>
    <w:p w14:paraId="4D1D3D08"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jede Anbindung wird ein entsprechendes Formular ausgefüllt, welches unter folgendem Link abgelegt wird: </w:t>
      </w:r>
    </w:p>
    <w:p w14:paraId="5B6012AB" w14:textId="71B70AA1" w:rsidR="51F1EDDF" w:rsidRPr="001F59EC" w:rsidRDefault="51F1EDDF">
      <w:pPr>
        <w:rPr>
          <w:rFonts w:asciiTheme="majorHAnsi" w:hAnsiTheme="majorHAnsi" w:cstheme="majorHAnsi"/>
        </w:rPr>
      </w:pPr>
      <w:hyperlink r:id="rId50">
        <w:r w:rsidRPr="001F59EC">
          <w:rPr>
            <w:rStyle w:val="Hyperlink"/>
            <w:rFonts w:asciiTheme="majorHAnsi" w:hAnsiTheme="majorHAnsi" w:cstheme="majorHAnsi"/>
            <w:sz w:val="24"/>
            <w:szCs w:val="24"/>
          </w:rPr>
          <w:t>https://proactcustomer.sharepoint.com/sites/CSPBIG/TD/Forms/AllItems.aspx?id=%2Fsites%2FCSPBIG%2FTD%2FBetrieb%20Frankfurt%2FNetzwerk%2FSite%2Dto%2DSite%20VPN&amp;viewid=4197efc6%2D5fdb%2D470d%2Da98c%2D6f52236c3863</w:t>
        </w:r>
      </w:hyperlink>
    </w:p>
    <w:p w14:paraId="6E61EB9E" w14:textId="4B932FEA" w:rsidR="00867A55" w:rsidRPr="001F59EC" w:rsidRDefault="218DE66B" w:rsidP="00867A55">
      <w:pPr>
        <w:rPr>
          <w:rFonts w:asciiTheme="majorHAnsi" w:hAnsiTheme="majorHAnsi" w:cstheme="majorHAnsi"/>
        </w:rPr>
      </w:pPr>
      <w:r w:rsidRPr="001F59EC">
        <w:rPr>
          <w:rFonts w:asciiTheme="majorHAnsi" w:hAnsiTheme="majorHAnsi" w:cstheme="majorHAnsi"/>
        </w:rPr>
        <w:t>Zusätzlich ist hier eine Partnerliste hinterlegt, in der alle Site-to-Site Teilnehmer eingetragen sind.</w:t>
      </w:r>
      <w:r w:rsidR="00E85801">
        <w:rPr>
          <w:rFonts w:asciiTheme="majorHAnsi" w:hAnsiTheme="majorHAnsi" w:cstheme="majorHAnsi"/>
        </w:rPr>
        <w:br/>
      </w:r>
    </w:p>
    <w:p w14:paraId="3D990170" w14:textId="77777777" w:rsidR="00867A55" w:rsidRPr="001F59EC" w:rsidRDefault="218DE66B" w:rsidP="6B06F679">
      <w:pPr>
        <w:pStyle w:val="berschrift2"/>
        <w:rPr>
          <w:rFonts w:asciiTheme="majorHAnsi" w:hAnsiTheme="majorHAnsi" w:cstheme="majorBidi"/>
        </w:rPr>
      </w:pPr>
      <w:bookmarkStart w:id="46" w:name="_Toc653858106"/>
      <w:r w:rsidRPr="6B06F679">
        <w:rPr>
          <w:rFonts w:asciiTheme="majorHAnsi" w:hAnsiTheme="majorHAnsi" w:cstheme="majorBidi"/>
        </w:rPr>
        <w:lastRenderedPageBreak/>
        <w:t>DHCP / Adressverteilung</w:t>
      </w:r>
      <w:bookmarkEnd w:id="46"/>
    </w:p>
    <w:p w14:paraId="31D8F50A" w14:textId="51B06E24"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IP-Adressverteilung für alle Standorte wird ein DHCP-Dienst in der </w:t>
      </w:r>
      <w:r w:rsidR="00572A1E" w:rsidRPr="001F59EC">
        <w:rPr>
          <w:rFonts w:asciiTheme="majorHAnsi" w:hAnsiTheme="majorHAnsi" w:cstheme="majorHAnsi"/>
        </w:rPr>
        <w:t>Proact</w:t>
      </w:r>
      <w:r w:rsidRPr="001F59EC">
        <w:rPr>
          <w:rFonts w:asciiTheme="majorHAnsi" w:hAnsiTheme="majorHAnsi" w:cstheme="majorHAnsi"/>
        </w:rPr>
        <w:t xml:space="preserve"> Cloud bereitgestellt. Für die entsprechenden Client Netzwerke an den Standorten werden in den Routern IP-Helper Adressen eingetragen, die auf den zentralen DHCP-Server zeigen.</w:t>
      </w:r>
    </w:p>
    <w:p w14:paraId="5B66AD7A" w14:textId="383A047A" w:rsidR="006265D0" w:rsidRPr="001F59EC" w:rsidRDefault="006265D0">
      <w:pPr>
        <w:rPr>
          <w:rFonts w:asciiTheme="majorHAnsi" w:hAnsiTheme="majorHAnsi" w:cstheme="majorHAnsi"/>
          <w:b/>
          <w:sz w:val="28"/>
          <w:szCs w:val="28"/>
        </w:rPr>
      </w:pPr>
    </w:p>
    <w:p w14:paraId="49E03A34" w14:textId="77777777" w:rsidR="005A74C0" w:rsidRPr="001F59EC" w:rsidRDefault="005A74C0">
      <w:pPr>
        <w:rPr>
          <w:rFonts w:asciiTheme="majorHAnsi" w:hAnsiTheme="majorHAnsi" w:cstheme="majorHAnsi"/>
          <w:b/>
          <w:sz w:val="28"/>
          <w:szCs w:val="28"/>
        </w:rPr>
      </w:pPr>
      <w:bookmarkStart w:id="47" w:name="_Toc62024190"/>
      <w:r w:rsidRPr="001F59EC">
        <w:rPr>
          <w:rFonts w:asciiTheme="majorHAnsi" w:hAnsiTheme="majorHAnsi" w:cstheme="majorHAnsi"/>
        </w:rPr>
        <w:br w:type="page"/>
      </w:r>
    </w:p>
    <w:p w14:paraId="05E859BF" w14:textId="5436802E" w:rsidR="00867A55" w:rsidRPr="001F59EC" w:rsidRDefault="218DE66B" w:rsidP="6B06F679">
      <w:pPr>
        <w:pStyle w:val="berschrift1"/>
        <w:rPr>
          <w:rFonts w:asciiTheme="majorHAnsi" w:hAnsiTheme="majorHAnsi" w:cstheme="majorBidi"/>
        </w:rPr>
      </w:pPr>
      <w:bookmarkStart w:id="48" w:name="_Toc1269318540"/>
      <w:r w:rsidRPr="6B06F679">
        <w:rPr>
          <w:rFonts w:asciiTheme="majorHAnsi" w:hAnsiTheme="majorHAnsi" w:cstheme="majorBidi"/>
        </w:rPr>
        <w:lastRenderedPageBreak/>
        <w:t>Connectivity</w:t>
      </w:r>
      <w:bookmarkEnd w:id="47"/>
      <w:bookmarkEnd w:id="48"/>
    </w:p>
    <w:p w14:paraId="3DC7AF6E" w14:textId="32D86817" w:rsidR="00867A55" w:rsidRPr="001F59EC" w:rsidRDefault="00F52BD6" w:rsidP="00867A55">
      <w:pPr>
        <w:rPr>
          <w:rFonts w:asciiTheme="majorHAnsi" w:hAnsiTheme="majorHAnsi" w:cstheme="majorHAnsi"/>
        </w:rPr>
      </w:pPr>
      <w:r w:rsidRPr="001F59EC">
        <w:rPr>
          <w:rFonts w:asciiTheme="majorHAnsi" w:hAnsiTheme="majorHAnsi" w:cstheme="majorHAnsi"/>
        </w:rPr>
        <w:t>Die folgenden Übersichten zeigen aktuellen Infrastrukturaufbau.</w:t>
      </w:r>
    </w:p>
    <w:p w14:paraId="3A6BAF9F" w14:textId="58372853" w:rsidR="008C4B09" w:rsidRPr="001F59EC" w:rsidRDefault="218DE66B" w:rsidP="6B06F679">
      <w:pPr>
        <w:pStyle w:val="berschrift2"/>
        <w:rPr>
          <w:rFonts w:asciiTheme="majorHAnsi" w:hAnsiTheme="majorHAnsi" w:cstheme="majorBidi"/>
        </w:rPr>
      </w:pPr>
      <w:bookmarkStart w:id="49" w:name="_Toc1704511046"/>
      <w:r w:rsidRPr="6B06F679">
        <w:rPr>
          <w:rFonts w:asciiTheme="majorHAnsi" w:hAnsiTheme="majorHAnsi" w:cstheme="majorBidi"/>
        </w:rPr>
        <w:t xml:space="preserve">Globale </w:t>
      </w:r>
      <w:r w:rsidR="000761AB" w:rsidRPr="6B06F679">
        <w:rPr>
          <w:rFonts w:asciiTheme="majorHAnsi" w:hAnsiTheme="majorHAnsi" w:cstheme="majorBidi"/>
        </w:rPr>
        <w:t>IP-</w:t>
      </w:r>
      <w:r w:rsidRPr="6B06F679">
        <w:rPr>
          <w:rFonts w:asciiTheme="majorHAnsi" w:hAnsiTheme="majorHAnsi" w:cstheme="majorBidi"/>
        </w:rPr>
        <w:t>Netzwerkstruktur</w:t>
      </w:r>
      <w:bookmarkEnd w:id="49"/>
    </w:p>
    <w:p w14:paraId="08428C9F" w14:textId="77777777" w:rsidR="000761AB" w:rsidRPr="001F59EC" w:rsidRDefault="000761AB" w:rsidP="000761AB">
      <w:pPr>
        <w:rPr>
          <w:rFonts w:asciiTheme="majorHAnsi" w:hAnsiTheme="majorHAnsi" w:cstheme="majorHAnsi"/>
        </w:rPr>
      </w:pPr>
    </w:p>
    <w:p w14:paraId="284E6E2D" w14:textId="11EA0A99" w:rsidR="008C4B09" w:rsidRPr="001F59EC" w:rsidRDefault="00F671D6" w:rsidP="4EB6CFD7">
      <w:pPr>
        <w:rPr>
          <w:rFonts w:asciiTheme="majorHAnsi" w:hAnsiTheme="majorHAnsi" w:cstheme="majorBidi"/>
        </w:rPr>
      </w:pPr>
      <w:r w:rsidRPr="001F59EC">
        <w:rPr>
          <w:rFonts w:asciiTheme="majorHAnsi" w:hAnsiTheme="majorHAnsi" w:cstheme="majorHAnsi"/>
          <w:noProof/>
        </w:rPr>
        <w:object w:dxaOrig="1543" w:dyaOrig="994" w14:anchorId="445057A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8" type="#_x0000_t75" alt="" style="width:79.3pt;height:50.1pt;mso-width-percent:0;mso-height-percent:0;mso-width-percent:0;mso-height-percent:0" o:ole="">
            <v:imagedata r:id="rId51" o:title=""/>
          </v:shape>
          <o:OLEObject Type="Embed" ProgID="FoxitReader.Document" ShapeID="_x0000_i1028" DrawAspect="Icon" ObjectID="_1850890217" r:id="rId52"/>
        </w:object>
      </w:r>
    </w:p>
    <w:p w14:paraId="1613D379" w14:textId="77777777" w:rsidR="00FE4A9F" w:rsidRPr="001F59EC" w:rsidRDefault="00FE4A9F" w:rsidP="00867A55">
      <w:pPr>
        <w:rPr>
          <w:rFonts w:asciiTheme="majorHAnsi" w:hAnsiTheme="majorHAnsi" w:cstheme="majorHAnsi"/>
        </w:rPr>
      </w:pPr>
    </w:p>
    <w:p w14:paraId="38C2A9D5" w14:textId="1BEB57AD" w:rsidR="008E18C9" w:rsidRPr="001F59EC" w:rsidRDefault="218DE66B" w:rsidP="6B06F679">
      <w:pPr>
        <w:pStyle w:val="berschrift2"/>
        <w:rPr>
          <w:rFonts w:asciiTheme="majorHAnsi" w:hAnsiTheme="majorHAnsi" w:cstheme="majorBidi"/>
        </w:rPr>
      </w:pPr>
      <w:bookmarkStart w:id="50" w:name="_Toc1169486437"/>
      <w:r w:rsidRPr="6B06F679">
        <w:rPr>
          <w:rFonts w:asciiTheme="majorHAnsi" w:hAnsiTheme="majorHAnsi" w:cstheme="majorBidi"/>
        </w:rPr>
        <w:t>Logische Netzwerkstruktur</w:t>
      </w:r>
      <w:bookmarkEnd w:id="50"/>
    </w:p>
    <w:p w14:paraId="4DB6CC6D" w14:textId="779012F7" w:rsidR="00867A55" w:rsidRPr="001F59EC" w:rsidRDefault="218DE66B" w:rsidP="00867A55">
      <w:pPr>
        <w:rPr>
          <w:rFonts w:asciiTheme="majorHAnsi" w:hAnsiTheme="majorHAnsi" w:cstheme="majorHAnsi"/>
        </w:rPr>
      </w:pPr>
      <w:r w:rsidRPr="001F59EC">
        <w:rPr>
          <w:rFonts w:asciiTheme="majorHAnsi" w:hAnsiTheme="majorHAnsi" w:cstheme="majorHAnsi"/>
        </w:rPr>
        <w:t>Logische Netzwerkstruktur</w:t>
      </w:r>
    </w:p>
    <w:p w14:paraId="6DE269E3" w14:textId="669125F7" w:rsidR="00867A55" w:rsidRPr="001F59EC" w:rsidRDefault="00E679F9" w:rsidP="00867A55">
      <w:pPr>
        <w:rPr>
          <w:rFonts w:asciiTheme="majorHAnsi" w:hAnsiTheme="majorHAnsi" w:cstheme="majorHAnsi"/>
        </w:rPr>
      </w:pPr>
      <w:r w:rsidRPr="001F59EC">
        <w:rPr>
          <w:rFonts w:asciiTheme="majorHAnsi" w:hAnsiTheme="majorHAnsi" w:cstheme="majorHAnsi"/>
          <w:noProof/>
        </w:rPr>
        <w:drawing>
          <wp:inline distT="0" distB="0" distL="0" distR="0" wp14:anchorId="696A6007" wp14:editId="53D96699">
            <wp:extent cx="6447753" cy="4505325"/>
            <wp:effectExtent l="0" t="0" r="0" b="0"/>
            <wp:docPr id="1242769954" name="Grafik 1" descr="Ein Bild, das Diagramm, Tex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769954" name="Grafik 1" descr="Ein Bild, das Diagramm, Text, Reihe enthält.&#10;&#10;KI-generierte Inhalte können fehlerhaft sein."/>
                    <pic:cNvPicPr/>
                  </pic:nvPicPr>
                  <pic:blipFill>
                    <a:blip r:embed="rId53"/>
                    <a:stretch>
                      <a:fillRect/>
                    </a:stretch>
                  </pic:blipFill>
                  <pic:spPr>
                    <a:xfrm>
                      <a:off x="0" y="0"/>
                      <a:ext cx="6452893" cy="4508917"/>
                    </a:xfrm>
                    <a:prstGeom prst="rect">
                      <a:avLst/>
                    </a:prstGeom>
                  </pic:spPr>
                </pic:pic>
              </a:graphicData>
            </a:graphic>
          </wp:inline>
        </w:drawing>
      </w:r>
    </w:p>
    <w:p w14:paraId="32C06266" w14:textId="39678D12" w:rsidR="00E979FA" w:rsidRPr="001F59EC" w:rsidRDefault="00E979FA">
      <w:pPr>
        <w:rPr>
          <w:rFonts w:asciiTheme="majorHAnsi" w:hAnsiTheme="majorHAnsi" w:cstheme="majorHAnsi"/>
        </w:rPr>
      </w:pPr>
      <w:r w:rsidRPr="001F59EC">
        <w:rPr>
          <w:rFonts w:asciiTheme="majorHAnsi" w:hAnsiTheme="majorHAnsi" w:cstheme="majorHAnsi"/>
        </w:rPr>
        <w:br w:type="page"/>
      </w:r>
    </w:p>
    <w:p w14:paraId="22051FC7" w14:textId="77777777" w:rsidR="00867A55" w:rsidRPr="001F59EC" w:rsidRDefault="218DE66B" w:rsidP="6B06F679">
      <w:pPr>
        <w:pStyle w:val="berschrift2"/>
        <w:rPr>
          <w:rFonts w:asciiTheme="majorHAnsi" w:hAnsiTheme="majorHAnsi" w:cstheme="majorBidi"/>
        </w:rPr>
      </w:pPr>
      <w:bookmarkStart w:id="51" w:name="_Toc2052121921"/>
      <w:r w:rsidRPr="6B06F679">
        <w:rPr>
          <w:rFonts w:asciiTheme="majorHAnsi" w:hAnsiTheme="majorHAnsi" w:cstheme="majorBidi"/>
        </w:rPr>
        <w:lastRenderedPageBreak/>
        <w:t>Direktverbindung Bitmarck</w:t>
      </w:r>
      <w:bookmarkEnd w:id="51"/>
    </w:p>
    <w:p w14:paraId="39A0E7F1" w14:textId="2843EEA3" w:rsidR="00867A55" w:rsidRPr="001F59EC" w:rsidRDefault="218DE66B" w:rsidP="009E6A32">
      <w:pPr>
        <w:jc w:val="both"/>
        <w:rPr>
          <w:rFonts w:asciiTheme="majorHAnsi" w:hAnsiTheme="majorHAnsi" w:cstheme="majorHAnsi"/>
        </w:rPr>
      </w:pPr>
      <w:r w:rsidRPr="001F59EC">
        <w:rPr>
          <w:rFonts w:asciiTheme="majorHAnsi" w:hAnsiTheme="majorHAnsi" w:cstheme="majorHAnsi"/>
        </w:rPr>
        <w:t xml:space="preserve">Zwischen der </w:t>
      </w:r>
      <w:r w:rsidR="00572A1E" w:rsidRPr="001F59EC">
        <w:rPr>
          <w:rFonts w:asciiTheme="majorHAnsi" w:hAnsiTheme="majorHAnsi" w:cstheme="majorHAnsi"/>
        </w:rPr>
        <w:t>Proact</w:t>
      </w:r>
      <w:r w:rsidRPr="001F59EC">
        <w:rPr>
          <w:rFonts w:asciiTheme="majorHAnsi" w:hAnsiTheme="majorHAnsi" w:cstheme="majorHAnsi"/>
        </w:rPr>
        <w:t xml:space="preserve"> Cloud Frankfurt und der B</w:t>
      </w:r>
      <w:r w:rsidR="00E85801">
        <w:rPr>
          <w:rFonts w:asciiTheme="majorHAnsi" w:hAnsiTheme="majorHAnsi" w:cstheme="majorHAnsi"/>
        </w:rPr>
        <w:t>i</w:t>
      </w:r>
      <w:r w:rsidRPr="001F59EC">
        <w:rPr>
          <w:rFonts w:asciiTheme="majorHAnsi" w:hAnsiTheme="majorHAnsi" w:cstheme="majorHAnsi"/>
        </w:rPr>
        <w:t xml:space="preserve">tmarck wurde am 03.12.2022 die Direktverbindung in Betrieb genommen. Die Routen zur Bitmarck wurden statisch in der </w:t>
      </w:r>
      <w:r w:rsidR="00572A1E" w:rsidRPr="001F59EC">
        <w:rPr>
          <w:rFonts w:asciiTheme="majorHAnsi" w:hAnsiTheme="majorHAnsi" w:cstheme="majorHAnsi"/>
        </w:rPr>
        <w:t>Proact</w:t>
      </w:r>
      <w:r w:rsidRPr="001F59EC">
        <w:rPr>
          <w:rFonts w:asciiTheme="majorHAnsi" w:hAnsiTheme="majorHAnsi" w:cstheme="majorHAnsi"/>
        </w:rPr>
        <w:t xml:space="preserve"> Cloud Firewall eingetragen. Die beiden darüberliegenden IPsec VPN Tunnel wurden entsprechend unterschiedlich priorisiert, um asymmetrisches Routing zu vermeiden.</w:t>
      </w:r>
    </w:p>
    <w:p w14:paraId="69834A83" w14:textId="77777777" w:rsidR="00C73A21" w:rsidRPr="001F59EC" w:rsidRDefault="00C73A21" w:rsidP="00867A55">
      <w:pPr>
        <w:rPr>
          <w:rFonts w:asciiTheme="majorHAnsi" w:hAnsiTheme="majorHAnsi" w:cstheme="majorHAnsi"/>
        </w:rPr>
      </w:pPr>
    </w:p>
    <w:p w14:paraId="1FB2B311" w14:textId="39F47DFF" w:rsidR="00867A55" w:rsidRPr="001F59EC" w:rsidRDefault="00A15628" w:rsidP="00867A55">
      <w:pPr>
        <w:rPr>
          <w:rFonts w:asciiTheme="majorHAnsi" w:hAnsiTheme="majorHAnsi" w:cstheme="majorHAnsi"/>
        </w:rPr>
      </w:pPr>
      <w:r w:rsidRPr="001F59EC">
        <w:rPr>
          <w:rFonts w:asciiTheme="majorHAnsi" w:hAnsiTheme="majorHAnsi" w:cstheme="majorHAnsi"/>
          <w:noProof/>
        </w:rPr>
        <w:drawing>
          <wp:inline distT="0" distB="0" distL="0" distR="0" wp14:anchorId="49826C5C" wp14:editId="0336DA15">
            <wp:extent cx="6309510" cy="4457700"/>
            <wp:effectExtent l="0" t="0" r="0" b="0"/>
            <wp:docPr id="86" name="Grafik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6312985" cy="4460155"/>
                    </a:xfrm>
                    <a:prstGeom prst="rect">
                      <a:avLst/>
                    </a:prstGeom>
                  </pic:spPr>
                </pic:pic>
              </a:graphicData>
            </a:graphic>
          </wp:inline>
        </w:drawing>
      </w:r>
    </w:p>
    <w:p w14:paraId="739265FE" w14:textId="525FB09E" w:rsidR="00383AF9" w:rsidRPr="001F59EC" w:rsidRDefault="00383AF9" w:rsidP="00867A55">
      <w:pPr>
        <w:rPr>
          <w:rFonts w:asciiTheme="majorHAnsi" w:hAnsiTheme="majorHAnsi" w:cstheme="majorHAnsi"/>
        </w:rPr>
      </w:pPr>
    </w:p>
    <w:p w14:paraId="0FC0DE69" w14:textId="68CD66E6" w:rsidR="00383AF9" w:rsidRPr="001F59EC" w:rsidRDefault="218DE66B" w:rsidP="6B06F679">
      <w:pPr>
        <w:pStyle w:val="berschrift3"/>
        <w:rPr>
          <w:rFonts w:asciiTheme="majorHAnsi" w:hAnsiTheme="majorHAnsi" w:cstheme="majorBidi"/>
        </w:rPr>
      </w:pPr>
      <w:bookmarkStart w:id="52" w:name="_Toc19297694"/>
      <w:r w:rsidRPr="6B06F679">
        <w:rPr>
          <w:rFonts w:asciiTheme="majorHAnsi" w:hAnsiTheme="majorHAnsi" w:cstheme="majorBidi"/>
        </w:rPr>
        <w:t>Support Hinweise</w:t>
      </w:r>
      <w:bookmarkEnd w:id="52"/>
    </w:p>
    <w:p w14:paraId="2AF1853C" w14:textId="67B49C67" w:rsidR="00E150D3" w:rsidRPr="001F59EC" w:rsidRDefault="218DE66B" w:rsidP="00E150D3">
      <w:pPr>
        <w:rPr>
          <w:rFonts w:asciiTheme="majorHAnsi" w:hAnsiTheme="majorHAnsi" w:cstheme="majorHAnsi"/>
        </w:rPr>
      </w:pPr>
      <w:r w:rsidRPr="001F59EC">
        <w:rPr>
          <w:rFonts w:asciiTheme="majorHAnsi" w:hAnsiTheme="majorHAnsi" w:cstheme="majorHAnsi"/>
        </w:rPr>
        <w:t>Die beiden Verbindungen werden via Logic-Monitor überwacht.</w:t>
      </w:r>
    </w:p>
    <w:p w14:paraId="2BE994A8" w14:textId="773DB1E3" w:rsidR="00383AF9" w:rsidRPr="001F59EC" w:rsidRDefault="218DE66B" w:rsidP="00126995">
      <w:pPr>
        <w:jc w:val="both"/>
        <w:rPr>
          <w:rFonts w:asciiTheme="majorHAnsi" w:hAnsiTheme="majorHAnsi" w:cstheme="majorHAnsi"/>
        </w:rPr>
      </w:pPr>
      <w:r w:rsidRPr="001F59EC">
        <w:rPr>
          <w:rFonts w:asciiTheme="majorHAnsi" w:hAnsiTheme="majorHAnsi" w:cstheme="majorHAnsi"/>
        </w:rPr>
        <w:t xml:space="preserve">Für die Telekom-Verbindung ist die </w:t>
      </w:r>
      <w:r w:rsidR="00572A1E" w:rsidRPr="001F59EC">
        <w:rPr>
          <w:rFonts w:asciiTheme="majorHAnsi" w:hAnsiTheme="majorHAnsi" w:cstheme="majorHAnsi"/>
        </w:rPr>
        <w:t>Proact</w:t>
      </w:r>
      <w:r w:rsidRPr="001F59EC">
        <w:rPr>
          <w:rFonts w:asciiTheme="majorHAnsi" w:hAnsiTheme="majorHAnsi" w:cstheme="majorHAnsi"/>
        </w:rPr>
        <w:t xml:space="preserve"> zuständig. Im Störfall muss die </w:t>
      </w:r>
      <w:r w:rsidR="00572A1E" w:rsidRPr="001F59EC">
        <w:rPr>
          <w:rFonts w:asciiTheme="majorHAnsi" w:hAnsiTheme="majorHAnsi" w:cstheme="majorHAnsi"/>
        </w:rPr>
        <w:t>Proact</w:t>
      </w:r>
      <w:r w:rsidRPr="001F59EC">
        <w:rPr>
          <w:rFonts w:asciiTheme="majorHAnsi" w:hAnsiTheme="majorHAnsi" w:cstheme="majorHAnsi"/>
        </w:rPr>
        <w:t xml:space="preserve"> direkt mit der Telekom sprechen. </w:t>
      </w:r>
      <w:r w:rsidR="00572A1E" w:rsidRPr="001F59EC">
        <w:rPr>
          <w:rFonts w:asciiTheme="majorHAnsi" w:hAnsiTheme="majorHAnsi" w:cstheme="majorHAnsi"/>
        </w:rPr>
        <w:t>Proact</w:t>
      </w:r>
      <w:r w:rsidRPr="001F59EC">
        <w:rPr>
          <w:rFonts w:asciiTheme="majorHAnsi" w:hAnsiTheme="majorHAnsi" w:cstheme="majorHAnsi"/>
        </w:rPr>
        <w:t xml:space="preserve"> Cloud-Operations muss hier zusätzlich involviert werden.</w:t>
      </w:r>
    </w:p>
    <w:p w14:paraId="357FA6DC" w14:textId="5AE19908" w:rsidR="002F3D5A" w:rsidRPr="001F59EC" w:rsidRDefault="218DE66B" w:rsidP="00126995">
      <w:pPr>
        <w:jc w:val="both"/>
        <w:rPr>
          <w:rFonts w:asciiTheme="majorHAnsi" w:hAnsiTheme="majorHAnsi" w:cstheme="majorHAnsi"/>
        </w:rPr>
      </w:pPr>
      <w:r w:rsidRPr="001F59EC">
        <w:rPr>
          <w:rFonts w:asciiTheme="majorHAnsi" w:hAnsiTheme="majorHAnsi" w:cstheme="majorHAnsi"/>
        </w:rPr>
        <w:t xml:space="preserve">Telekom-Kontakt: </w:t>
      </w:r>
      <w:hyperlink r:id="rId55">
        <w:r w:rsidRPr="001F59EC">
          <w:rPr>
            <w:rStyle w:val="Hyperlink"/>
            <w:rFonts w:asciiTheme="majorHAnsi" w:hAnsiTheme="majorHAnsi" w:cstheme="majorHAnsi"/>
          </w:rPr>
          <w:t>INMC.Helpline@telekom.de</w:t>
        </w:r>
      </w:hyperlink>
      <w:r w:rsidRPr="001F59EC">
        <w:rPr>
          <w:rStyle w:val="Hyperlink"/>
          <w:rFonts w:asciiTheme="majorHAnsi" w:hAnsiTheme="majorHAnsi" w:cstheme="majorHAnsi"/>
        </w:rPr>
        <w:t xml:space="preserve"> </w:t>
      </w:r>
      <w:r w:rsidRPr="001F59EC">
        <w:rPr>
          <w:rStyle w:val="Hyperlink"/>
          <w:rFonts w:asciiTheme="majorHAnsi" w:hAnsiTheme="majorHAnsi" w:cstheme="majorHAnsi"/>
          <w:color w:val="auto"/>
          <w:u w:val="none"/>
        </w:rPr>
        <w:t>/ +49 731 10034770</w:t>
      </w:r>
    </w:p>
    <w:p w14:paraId="7489F843" w14:textId="5A616570" w:rsidR="00383AF9" w:rsidRPr="001F59EC" w:rsidRDefault="218DE66B" w:rsidP="00383AF9">
      <w:pPr>
        <w:rPr>
          <w:rFonts w:asciiTheme="majorHAnsi" w:hAnsiTheme="majorHAnsi" w:cstheme="majorHAnsi"/>
        </w:rPr>
      </w:pPr>
      <w:r w:rsidRPr="001F59EC">
        <w:rPr>
          <w:rFonts w:asciiTheme="majorHAnsi" w:hAnsiTheme="majorHAnsi" w:cstheme="majorHAnsi"/>
        </w:rPr>
        <w:t>Sollte bei der Bitmarck direkt eine Störung auftreten muss über den Kunden BIG direkt ein Ticket initiiert werden.</w:t>
      </w:r>
    </w:p>
    <w:p w14:paraId="3C07743E" w14:textId="0273D5FD" w:rsidR="00383AF9" w:rsidRPr="001F59EC" w:rsidRDefault="218DE66B" w:rsidP="218DE66B">
      <w:pPr>
        <w:rPr>
          <w:rFonts w:asciiTheme="majorHAnsi" w:hAnsiTheme="majorHAnsi" w:cstheme="majorHAnsi"/>
          <w:b/>
          <w:bCs/>
          <w:u w:val="single"/>
        </w:rPr>
      </w:pPr>
      <w:r w:rsidRPr="001F59EC">
        <w:rPr>
          <w:rFonts w:asciiTheme="majorHAnsi" w:hAnsiTheme="majorHAnsi" w:cstheme="majorHAnsi"/>
          <w:b/>
          <w:bCs/>
          <w:u w:val="single"/>
        </w:rPr>
        <w:t>Leitungsinformationen</w:t>
      </w:r>
    </w:p>
    <w:p w14:paraId="37CD5602" w14:textId="77777777" w:rsidR="002F3D5A" w:rsidRPr="001F59EC" w:rsidRDefault="218DE66B" w:rsidP="218DE66B">
      <w:pPr>
        <w:pStyle w:val="StandardWeb"/>
        <w:spacing w:after="240" w:afterAutospacing="0"/>
        <w:rPr>
          <w:rFonts w:asciiTheme="majorHAnsi" w:hAnsiTheme="majorHAnsi" w:cstheme="majorHAnsi"/>
        </w:rPr>
      </w:pPr>
      <w:r w:rsidRPr="001F59EC">
        <w:rPr>
          <w:rStyle w:val="Fett"/>
          <w:rFonts w:asciiTheme="majorHAnsi" w:hAnsiTheme="majorHAnsi" w:cstheme="majorHAnsi"/>
        </w:rPr>
        <w:lastRenderedPageBreak/>
        <w:t>Putzbrunner Straße:</w:t>
      </w:r>
    </w:p>
    <w:p w14:paraId="757A7DE3" w14:textId="71472805" w:rsidR="002F3D5A" w:rsidRPr="001F59EC" w:rsidRDefault="1906600E" w:rsidP="218DE66B">
      <w:pPr>
        <w:pStyle w:val="StandardWeb"/>
        <w:spacing w:after="240" w:afterAutospacing="0"/>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26E09696" wp14:editId="41A11C1C">
            <wp:extent cx="5054602" cy="1579880"/>
            <wp:effectExtent l="0" t="0" r="0" b="1270"/>
            <wp:docPr id="771220097"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6">
                      <a:extLst>
                        <a:ext uri="{28A0092B-C50C-407E-A947-70E740481C1C}">
                          <a14:useLocalDpi xmlns:a14="http://schemas.microsoft.com/office/drawing/2010/main" val="0"/>
                        </a:ext>
                      </a:extLst>
                    </a:blip>
                    <a:stretch>
                      <a:fillRect/>
                    </a:stretch>
                  </pic:blipFill>
                  <pic:spPr>
                    <a:xfrm>
                      <a:off x="0" y="0"/>
                      <a:ext cx="5054602" cy="1579880"/>
                    </a:xfrm>
                    <a:prstGeom prst="rect">
                      <a:avLst/>
                    </a:prstGeom>
                  </pic:spPr>
                </pic:pic>
              </a:graphicData>
            </a:graphic>
          </wp:inline>
        </w:drawing>
      </w:r>
    </w:p>
    <w:p w14:paraId="63FA6E48" w14:textId="51D74DA3" w:rsidR="002F3D5A" w:rsidRPr="001F59EC" w:rsidRDefault="1906600E" w:rsidP="002F3D5A">
      <w:pPr>
        <w:pStyle w:val="StandardWeb"/>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10FDCEE3" wp14:editId="05318730">
            <wp:extent cx="5230368" cy="1319990"/>
            <wp:effectExtent l="0" t="0" r="0" b="0"/>
            <wp:docPr id="1343456870"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7">
                      <a:extLst>
                        <a:ext uri="{28A0092B-C50C-407E-A947-70E740481C1C}">
                          <a14:useLocalDpi xmlns:a14="http://schemas.microsoft.com/office/drawing/2010/main" val="0"/>
                        </a:ext>
                      </a:extLst>
                    </a:blip>
                    <a:stretch>
                      <a:fillRect/>
                    </a:stretch>
                  </pic:blipFill>
                  <pic:spPr>
                    <a:xfrm>
                      <a:off x="0" y="0"/>
                      <a:ext cx="5230368" cy="1319990"/>
                    </a:xfrm>
                    <a:prstGeom prst="rect">
                      <a:avLst/>
                    </a:prstGeom>
                  </pic:spPr>
                </pic:pic>
              </a:graphicData>
            </a:graphic>
          </wp:inline>
        </w:drawing>
      </w:r>
    </w:p>
    <w:p w14:paraId="16F9573C" w14:textId="12AC0D58" w:rsidR="002F3D5A" w:rsidRPr="001F59EC" w:rsidRDefault="218DE66B" w:rsidP="218DE66B">
      <w:pPr>
        <w:pStyle w:val="StandardWeb"/>
        <w:spacing w:after="240" w:afterAutospacing="0"/>
        <w:rPr>
          <w:rFonts w:asciiTheme="majorHAnsi" w:hAnsiTheme="majorHAnsi" w:cstheme="majorHAnsi"/>
        </w:rPr>
      </w:pPr>
      <w:r w:rsidRPr="001F59EC">
        <w:rPr>
          <w:rStyle w:val="Fett"/>
          <w:rFonts w:asciiTheme="majorHAnsi" w:hAnsiTheme="majorHAnsi" w:cstheme="majorHAnsi"/>
        </w:rPr>
        <w:t>Otto-Hahn-Ring:</w:t>
      </w:r>
    </w:p>
    <w:p w14:paraId="331F2104" w14:textId="612295E7" w:rsidR="002F3D5A" w:rsidRPr="001F59EC" w:rsidRDefault="1906600E" w:rsidP="218DE66B">
      <w:pPr>
        <w:pStyle w:val="StandardWeb"/>
        <w:spacing w:after="240" w:afterAutospacing="0"/>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73F69E7F" wp14:editId="50DD7C5D">
            <wp:extent cx="4848350" cy="1484986"/>
            <wp:effectExtent l="0" t="0" r="0" b="1270"/>
            <wp:docPr id="2029501007" name="picture"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8">
                      <a:extLst>
                        <a:ext uri="{28A0092B-C50C-407E-A947-70E740481C1C}">
                          <a14:useLocalDpi xmlns:a14="http://schemas.microsoft.com/office/drawing/2010/main" val="0"/>
                        </a:ext>
                      </a:extLst>
                    </a:blip>
                    <a:stretch>
                      <a:fillRect/>
                    </a:stretch>
                  </pic:blipFill>
                  <pic:spPr>
                    <a:xfrm>
                      <a:off x="0" y="0"/>
                      <a:ext cx="4848350" cy="1484986"/>
                    </a:xfrm>
                    <a:prstGeom prst="rect">
                      <a:avLst/>
                    </a:prstGeom>
                  </pic:spPr>
                </pic:pic>
              </a:graphicData>
            </a:graphic>
          </wp:inline>
        </w:drawing>
      </w:r>
    </w:p>
    <w:p w14:paraId="299BD8C9" w14:textId="06DDA6B3" w:rsidR="002F3D5A" w:rsidRPr="001F59EC" w:rsidRDefault="1906600E" w:rsidP="002F3D5A">
      <w:pPr>
        <w:pStyle w:val="StandardWeb"/>
        <w:rPr>
          <w:rFonts w:asciiTheme="majorHAnsi" w:hAnsiTheme="majorHAnsi" w:cstheme="majorHAnsi"/>
        </w:rPr>
      </w:pPr>
      <w:r w:rsidRPr="001F59EC">
        <w:rPr>
          <w:rFonts w:asciiTheme="majorHAnsi" w:hAnsiTheme="majorHAnsi" w:cstheme="majorHAnsi"/>
        </w:rPr>
        <w:t> </w:t>
      </w:r>
      <w:r w:rsidR="002F3D5A" w:rsidRPr="001F59EC">
        <w:rPr>
          <w:rFonts w:asciiTheme="majorHAnsi" w:hAnsiTheme="majorHAnsi" w:cstheme="majorHAnsi"/>
          <w:noProof/>
        </w:rPr>
        <w:drawing>
          <wp:inline distT="0" distB="0" distL="0" distR="0" wp14:anchorId="572B6BA4" wp14:editId="078A3673">
            <wp:extent cx="4937760" cy="795921"/>
            <wp:effectExtent l="0" t="0" r="0" b="4445"/>
            <wp:docPr id="52625322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pic:cNvPicPr/>
                  </pic:nvPicPr>
                  <pic:blipFill>
                    <a:blip r:embed="rId59">
                      <a:extLst>
                        <a:ext uri="{28A0092B-C50C-407E-A947-70E740481C1C}">
                          <a14:useLocalDpi xmlns:a14="http://schemas.microsoft.com/office/drawing/2010/main" val="0"/>
                        </a:ext>
                      </a:extLst>
                    </a:blip>
                    <a:stretch>
                      <a:fillRect/>
                    </a:stretch>
                  </pic:blipFill>
                  <pic:spPr>
                    <a:xfrm>
                      <a:off x="0" y="0"/>
                      <a:ext cx="4937760" cy="795921"/>
                    </a:xfrm>
                    <a:prstGeom prst="rect">
                      <a:avLst/>
                    </a:prstGeom>
                  </pic:spPr>
                </pic:pic>
              </a:graphicData>
            </a:graphic>
          </wp:inline>
        </w:drawing>
      </w:r>
    </w:p>
    <w:p w14:paraId="58648BBD" w14:textId="4BE49C2C" w:rsidR="00E979FA" w:rsidRPr="001F59EC" w:rsidRDefault="00E979FA">
      <w:pPr>
        <w:rPr>
          <w:rFonts w:asciiTheme="majorHAnsi" w:hAnsiTheme="majorHAnsi" w:cstheme="majorHAnsi"/>
        </w:rPr>
      </w:pPr>
      <w:r w:rsidRPr="001F59EC">
        <w:rPr>
          <w:rFonts w:asciiTheme="majorHAnsi" w:hAnsiTheme="majorHAnsi" w:cstheme="majorHAnsi"/>
        </w:rPr>
        <w:br w:type="page"/>
      </w:r>
    </w:p>
    <w:p w14:paraId="258C63E0" w14:textId="77777777" w:rsidR="00867A55" w:rsidRPr="001F59EC" w:rsidRDefault="218DE66B" w:rsidP="6B06F679">
      <w:pPr>
        <w:pStyle w:val="berschrift2"/>
        <w:rPr>
          <w:rFonts w:asciiTheme="majorHAnsi" w:hAnsiTheme="majorHAnsi" w:cstheme="majorBidi"/>
        </w:rPr>
      </w:pPr>
      <w:bookmarkStart w:id="53" w:name="_Toc51919239"/>
      <w:bookmarkStart w:id="54" w:name="_Toc1646663287"/>
      <w:r w:rsidRPr="6B06F679">
        <w:rPr>
          <w:rFonts w:asciiTheme="majorHAnsi" w:hAnsiTheme="majorHAnsi" w:cstheme="majorBidi"/>
        </w:rPr>
        <w:lastRenderedPageBreak/>
        <w:t>WAN</w:t>
      </w:r>
      <w:bookmarkEnd w:id="53"/>
      <w:bookmarkEnd w:id="54"/>
    </w:p>
    <w:p w14:paraId="15E053E8" w14:textId="77777777" w:rsidR="00867A55" w:rsidRPr="001F59EC" w:rsidRDefault="218DE66B" w:rsidP="6B06F679">
      <w:pPr>
        <w:pStyle w:val="berschrift3"/>
        <w:rPr>
          <w:rFonts w:asciiTheme="majorHAnsi" w:hAnsiTheme="majorHAnsi" w:cstheme="majorBidi"/>
        </w:rPr>
      </w:pPr>
      <w:bookmarkStart w:id="55" w:name="_Toc298887720"/>
      <w:r w:rsidRPr="6B06F679">
        <w:rPr>
          <w:rFonts w:asciiTheme="majorHAnsi" w:hAnsiTheme="majorHAnsi" w:cstheme="majorBidi"/>
        </w:rPr>
        <w:t>Öffentliche IP-Adressen</w:t>
      </w:r>
      <w:bookmarkEnd w:id="55"/>
    </w:p>
    <w:p w14:paraId="59FFA25A" w14:textId="56FDBD80" w:rsidR="00867A55" w:rsidRPr="001F59EC" w:rsidRDefault="218DE66B" w:rsidP="00867A55">
      <w:pPr>
        <w:rPr>
          <w:rFonts w:asciiTheme="majorHAnsi" w:hAnsiTheme="majorHAnsi" w:cstheme="majorHAnsi"/>
        </w:rPr>
      </w:pPr>
      <w:r w:rsidRPr="001F59EC">
        <w:rPr>
          <w:rFonts w:asciiTheme="majorHAnsi" w:hAnsiTheme="majorHAnsi" w:cstheme="majorHAnsi"/>
        </w:rPr>
        <w:t>Für die BIG direkt gesund wird ein öffentlicher IP-Adress-Bereich zur Verfügung gestellt. Der folgende Punkt zeigt die festgelegten Adressen.</w:t>
      </w:r>
      <w:r w:rsidR="00D0277E">
        <w:rPr>
          <w:rFonts w:asciiTheme="majorHAnsi" w:hAnsiTheme="majorHAnsi" w:cstheme="majorHAnsi"/>
        </w:rPr>
        <w:br/>
      </w:r>
    </w:p>
    <w:p w14:paraId="3F0443F1" w14:textId="77777777" w:rsidR="00867A55" w:rsidRPr="001F59EC" w:rsidRDefault="218DE66B" w:rsidP="6B06F679">
      <w:pPr>
        <w:pStyle w:val="berschrift3"/>
        <w:rPr>
          <w:rFonts w:asciiTheme="majorHAnsi" w:hAnsiTheme="majorHAnsi" w:cstheme="majorBidi"/>
        </w:rPr>
      </w:pPr>
      <w:bookmarkStart w:id="56" w:name="_Toc112710767"/>
      <w:r w:rsidRPr="6B06F679">
        <w:rPr>
          <w:rFonts w:asciiTheme="majorHAnsi" w:hAnsiTheme="majorHAnsi" w:cstheme="majorBidi"/>
        </w:rPr>
        <w:t>IPv4</w:t>
      </w:r>
      <w:bookmarkEnd w:id="56"/>
    </w:p>
    <w:tbl>
      <w:tblPr>
        <w:tblStyle w:val="ahdFormatvorlage1"/>
        <w:tblW w:w="9918" w:type="dxa"/>
        <w:tblLook w:val="04A0" w:firstRow="1" w:lastRow="0" w:firstColumn="1" w:lastColumn="0" w:noHBand="0" w:noVBand="1"/>
      </w:tblPr>
      <w:tblGrid>
        <w:gridCol w:w="2405"/>
        <w:gridCol w:w="2410"/>
        <w:gridCol w:w="5103"/>
      </w:tblGrid>
      <w:tr w:rsidR="00867A55" w:rsidRPr="001F59EC" w14:paraId="24A0F21E" w14:textId="77777777" w:rsidTr="0380B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1AF47F3"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410" w:type="dxa"/>
          </w:tcPr>
          <w:p w14:paraId="5C67EF1F"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03" w:type="dxa"/>
          </w:tcPr>
          <w:p w14:paraId="1A4D5ACC"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74346E" w:rsidRPr="001F59EC" w14:paraId="0BF7BD74"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4E5F5BF4" w14:textId="31ADD92C" w:rsidR="0074346E" w:rsidRPr="001F59EC" w:rsidRDefault="218DE66B" w:rsidP="000306ED">
            <w:pPr>
              <w:rPr>
                <w:rFonts w:asciiTheme="majorHAnsi" w:hAnsiTheme="majorHAnsi" w:cstheme="majorHAnsi"/>
              </w:rPr>
            </w:pPr>
            <w:r w:rsidRPr="001F59EC">
              <w:rPr>
                <w:rFonts w:asciiTheme="majorHAnsi" w:hAnsiTheme="majorHAnsi" w:cstheme="majorHAnsi"/>
              </w:rPr>
              <w:t>93.180.75.1/29</w:t>
            </w:r>
          </w:p>
        </w:tc>
        <w:tc>
          <w:tcPr>
            <w:tcW w:w="2410" w:type="dxa"/>
          </w:tcPr>
          <w:p w14:paraId="3B57797B" w14:textId="50C8AF3F" w:rsidR="0074346E"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93.180.75.1</w:t>
            </w:r>
          </w:p>
        </w:tc>
        <w:tc>
          <w:tcPr>
            <w:tcW w:w="5103" w:type="dxa"/>
          </w:tcPr>
          <w:p w14:paraId="25DC355B" w14:textId="44BED324" w:rsidR="0074346E"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big-tkdmz Gateway</w:t>
            </w:r>
          </w:p>
        </w:tc>
      </w:tr>
      <w:tr w:rsidR="0074346E" w:rsidRPr="001F59EC" w14:paraId="1ABF4218"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16B8B5C4" w14:textId="33818A8F" w:rsidR="0074346E" w:rsidRPr="001F59EC" w:rsidRDefault="218DE66B" w:rsidP="000306ED">
            <w:pPr>
              <w:rPr>
                <w:rFonts w:asciiTheme="majorHAnsi" w:hAnsiTheme="majorHAnsi" w:cstheme="majorHAnsi"/>
              </w:rPr>
            </w:pPr>
            <w:r w:rsidRPr="001F59EC">
              <w:rPr>
                <w:rFonts w:asciiTheme="majorHAnsi" w:hAnsiTheme="majorHAnsi" w:cstheme="majorHAnsi"/>
              </w:rPr>
              <w:t>93.180.75.</w:t>
            </w:r>
            <w:r w:rsidR="2977C63F" w:rsidRPr="001F59EC">
              <w:rPr>
                <w:rFonts w:asciiTheme="majorHAnsi" w:hAnsiTheme="majorHAnsi" w:cstheme="majorHAnsi"/>
              </w:rPr>
              <w:t>1</w:t>
            </w:r>
            <w:r w:rsidRPr="001F59EC">
              <w:rPr>
                <w:rFonts w:asciiTheme="majorHAnsi" w:hAnsiTheme="majorHAnsi" w:cstheme="majorHAnsi"/>
              </w:rPr>
              <w:t>/29</w:t>
            </w:r>
          </w:p>
        </w:tc>
        <w:tc>
          <w:tcPr>
            <w:tcW w:w="2410" w:type="dxa"/>
          </w:tcPr>
          <w:p w14:paraId="4721DEEB" w14:textId="377D1037" w:rsidR="0074346E"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93.180.75.2</w:t>
            </w:r>
          </w:p>
        </w:tc>
        <w:tc>
          <w:tcPr>
            <w:tcW w:w="5103" w:type="dxa"/>
          </w:tcPr>
          <w:p w14:paraId="7971B87B" w14:textId="762D306C" w:rsidR="0074346E"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host-big-vcucmedge01_public</w:t>
            </w:r>
          </w:p>
        </w:tc>
      </w:tr>
      <w:tr w:rsidR="0380B8E7" w:rsidRPr="001F59EC" w14:paraId="6B793CB5"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C2209D3" w14:textId="4FB1DABC" w:rsidR="31E62401" w:rsidRPr="001F59EC" w:rsidRDefault="31E62401" w:rsidP="0380B8E7">
            <w:pPr>
              <w:rPr>
                <w:rFonts w:asciiTheme="majorHAnsi" w:hAnsiTheme="majorHAnsi" w:cstheme="majorHAnsi"/>
              </w:rPr>
            </w:pPr>
            <w:r w:rsidRPr="001F59EC">
              <w:rPr>
                <w:rFonts w:asciiTheme="majorHAnsi" w:hAnsiTheme="majorHAnsi" w:cstheme="majorHAnsi"/>
              </w:rPr>
              <w:t>93.180.75.1/29</w:t>
            </w:r>
          </w:p>
        </w:tc>
        <w:tc>
          <w:tcPr>
            <w:tcW w:w="2410" w:type="dxa"/>
          </w:tcPr>
          <w:p w14:paraId="1D2F1D6C" w14:textId="5F901CD4" w:rsidR="2F879627" w:rsidRPr="001F59EC" w:rsidRDefault="2F87962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93.180.75.3</w:t>
            </w:r>
          </w:p>
        </w:tc>
        <w:tc>
          <w:tcPr>
            <w:tcW w:w="5103" w:type="dxa"/>
          </w:tcPr>
          <w:p w14:paraId="58EEF609" w14:textId="00B7F991" w:rsidR="2F879627" w:rsidRPr="001F59EC" w:rsidRDefault="2F879627"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big-vcucmedge02</w:t>
            </w:r>
          </w:p>
        </w:tc>
      </w:tr>
      <w:tr w:rsidR="00867A55" w:rsidRPr="001F59EC" w14:paraId="353E6039"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75309B"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tcPr>
          <w:p w14:paraId="23D67DA2"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93.180.77.49</w:t>
            </w:r>
          </w:p>
        </w:tc>
        <w:tc>
          <w:tcPr>
            <w:tcW w:w="5103" w:type="dxa"/>
          </w:tcPr>
          <w:p w14:paraId="769E62BA"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Virtuelle Router-Adresse</w:t>
            </w:r>
          </w:p>
        </w:tc>
      </w:tr>
      <w:tr w:rsidR="00867A55" w:rsidRPr="001F59EC" w14:paraId="196E22ED"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34FE3ED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8BE0A5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93.180.77.50</w:t>
            </w:r>
          </w:p>
        </w:tc>
        <w:tc>
          <w:tcPr>
            <w:tcW w:w="5103" w:type="dxa"/>
            <w:shd w:val="clear" w:color="auto" w:fill="FFFFFF" w:themeFill="background1"/>
          </w:tcPr>
          <w:p w14:paraId="4DA04B1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Firewall-Gateway (WAN-Interface)</w:t>
            </w:r>
          </w:p>
        </w:tc>
      </w:tr>
      <w:tr w:rsidR="0380B8E7" w:rsidRPr="001F59EC" w14:paraId="4337B74A"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6400151F" w14:textId="5B0219A2"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27B587B4" w14:textId="5902DBF8"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93.180.77.51</w:t>
            </w:r>
          </w:p>
        </w:tc>
        <w:tc>
          <w:tcPr>
            <w:tcW w:w="5103" w:type="dxa"/>
            <w:shd w:val="clear" w:color="auto" w:fill="FFFFFF" w:themeFill="background1"/>
          </w:tcPr>
          <w:p w14:paraId="7706F794" w14:textId="71A67DAD"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lb-big-openvpn</w:t>
            </w:r>
          </w:p>
        </w:tc>
      </w:tr>
      <w:tr w:rsidR="0380B8E7" w:rsidRPr="001F59EC" w14:paraId="35E715C5"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8332011" w14:textId="684549FF"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754AFD08" w14:textId="33E6F39A"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93.180.77.52</w:t>
            </w:r>
          </w:p>
        </w:tc>
        <w:tc>
          <w:tcPr>
            <w:tcW w:w="5103" w:type="dxa"/>
            <w:shd w:val="clear" w:color="auto" w:fill="FFFFFF" w:themeFill="background1"/>
          </w:tcPr>
          <w:p w14:paraId="2B3D0FA2" w14:textId="5811C760" w:rsidR="492A5BB6" w:rsidRPr="001F59EC" w:rsidRDefault="492A5BB6"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Vip-netsclaer-icaproxy</w:t>
            </w:r>
          </w:p>
        </w:tc>
      </w:tr>
      <w:tr w:rsidR="0380B8E7" w:rsidRPr="001F59EC" w14:paraId="7795571A"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9CE6BC0" w14:textId="4DF82E1F"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476E7F0E" w14:textId="5CB482C2"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93.180.77.53</w:t>
            </w:r>
          </w:p>
        </w:tc>
        <w:tc>
          <w:tcPr>
            <w:tcW w:w="5103" w:type="dxa"/>
            <w:shd w:val="clear" w:color="auto" w:fill="FFFFFF" w:themeFill="background1"/>
          </w:tcPr>
          <w:p w14:paraId="6A57C16D" w14:textId="7CA7D063" w:rsidR="26753527" w:rsidRPr="001F59EC" w:rsidRDefault="26753527"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Vip-netscaler-ess</w:t>
            </w:r>
          </w:p>
        </w:tc>
      </w:tr>
      <w:tr w:rsidR="0380B8E7" w:rsidRPr="001F59EC" w14:paraId="682A47AD"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FF1CC71" w14:textId="7A5624F3"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C6B99DD" w14:textId="32BE0853"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93.180.77.54</w:t>
            </w:r>
          </w:p>
        </w:tc>
        <w:tc>
          <w:tcPr>
            <w:tcW w:w="5103" w:type="dxa"/>
            <w:shd w:val="clear" w:color="auto" w:fill="FFFFFF" w:themeFill="background1"/>
          </w:tcPr>
          <w:p w14:paraId="070B5652" w14:textId="17DC5F2F" w:rsidR="2DDBA85A" w:rsidRPr="001F59EC" w:rsidRDefault="2DDBA85A"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Vip-netscaler-mail</w:t>
            </w:r>
          </w:p>
        </w:tc>
      </w:tr>
      <w:tr w:rsidR="0380B8E7" w:rsidRPr="001F59EC" w14:paraId="71F855BB"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3B41EA38" w14:textId="70A3C2B8"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4D59D1B4" w14:textId="71869DB8"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93.180.77.55</w:t>
            </w:r>
          </w:p>
        </w:tc>
        <w:tc>
          <w:tcPr>
            <w:tcW w:w="5103" w:type="dxa"/>
            <w:shd w:val="clear" w:color="auto" w:fill="FFFFFF" w:themeFill="background1"/>
          </w:tcPr>
          <w:p w14:paraId="30B0580D" w14:textId="12ECF6AA" w:rsidR="6E16B179" w:rsidRPr="001F59EC" w:rsidRDefault="6E16B179"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vbaramundic</w:t>
            </w:r>
          </w:p>
        </w:tc>
      </w:tr>
      <w:tr w:rsidR="0380B8E7" w:rsidRPr="001F59EC" w14:paraId="27A80FCC"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1BABBA81" w14:textId="26FCE1A5"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95BF6D3" w14:textId="2BE10BE2"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93.180.77.56</w:t>
            </w:r>
          </w:p>
        </w:tc>
        <w:tc>
          <w:tcPr>
            <w:tcW w:w="5103" w:type="dxa"/>
            <w:shd w:val="clear" w:color="auto" w:fill="FFFFFF" w:themeFill="background1"/>
          </w:tcPr>
          <w:p w14:paraId="5C8A196D" w14:textId="032D0CDE" w:rsidR="722B4AD8" w:rsidRPr="001F59EC" w:rsidRDefault="722B4AD8"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Vip-big-vsplkhf02</w:t>
            </w:r>
          </w:p>
        </w:tc>
      </w:tr>
      <w:tr w:rsidR="0380B8E7" w:rsidRPr="001F59EC" w14:paraId="2943CB98"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259C44F9" w14:textId="13BA853E"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35789AB" w14:textId="097C3C4E"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93.180.77.57</w:t>
            </w:r>
          </w:p>
        </w:tc>
        <w:tc>
          <w:tcPr>
            <w:tcW w:w="5103" w:type="dxa"/>
            <w:shd w:val="clear" w:color="auto" w:fill="FFFFFF" w:themeFill="background1"/>
          </w:tcPr>
          <w:p w14:paraId="40FF7979" w14:textId="444F57D3"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380B8E7" w:rsidRPr="001F59EC" w14:paraId="63678AE1" w14:textId="77777777" w:rsidTr="0380B8E7">
        <w:trPr>
          <w:trHeight w:val="300"/>
        </w:trPr>
        <w:tc>
          <w:tcPr>
            <w:cnfStyle w:val="001000000000" w:firstRow="0" w:lastRow="0" w:firstColumn="1" w:lastColumn="0" w:oddVBand="0" w:evenVBand="0" w:oddHBand="0" w:evenHBand="0" w:firstRowFirstColumn="0" w:firstRowLastColumn="0" w:lastRowFirstColumn="0" w:lastRowLastColumn="0"/>
            <w:tcW w:w="2405" w:type="dxa"/>
          </w:tcPr>
          <w:p w14:paraId="4CC770C7" w14:textId="56A47D42"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30C10BA" w14:textId="2335299E" w:rsidR="492A5BB6" w:rsidRPr="001F59EC" w:rsidRDefault="492A5BB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93.180.77.58</w:t>
            </w:r>
          </w:p>
        </w:tc>
        <w:tc>
          <w:tcPr>
            <w:tcW w:w="5103" w:type="dxa"/>
            <w:shd w:val="clear" w:color="auto" w:fill="FFFFFF" w:themeFill="background1"/>
          </w:tcPr>
          <w:p w14:paraId="5F8CB5F0" w14:textId="6158E817" w:rsidR="4564876D" w:rsidRPr="001F59EC" w:rsidRDefault="4564876D"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Vip-smtp-to-vsepp</w:t>
            </w:r>
          </w:p>
        </w:tc>
      </w:tr>
      <w:tr w:rsidR="0380B8E7" w:rsidRPr="001F59EC" w14:paraId="4EEDA7A4" w14:textId="77777777" w:rsidTr="0380B8E7">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405" w:type="dxa"/>
          </w:tcPr>
          <w:p w14:paraId="5FA2FC9A" w14:textId="1A0D68DB" w:rsidR="492A5BB6" w:rsidRPr="001F59EC" w:rsidRDefault="492A5BB6">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1AA9E326" w14:textId="535DD17D" w:rsidR="492A5BB6" w:rsidRPr="001F59EC" w:rsidRDefault="492A5BB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93.180.77.59-60</w:t>
            </w:r>
          </w:p>
        </w:tc>
        <w:tc>
          <w:tcPr>
            <w:tcW w:w="5103" w:type="dxa"/>
            <w:shd w:val="clear" w:color="auto" w:fill="FFFFFF" w:themeFill="background1"/>
          </w:tcPr>
          <w:p w14:paraId="58DB2199" w14:textId="02420E3B" w:rsidR="492A5BB6" w:rsidRPr="001F59EC" w:rsidRDefault="492A5BB6" w:rsidP="0380B8E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02993B7A"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58E1C7D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68BC38E7"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93.180.77.61</w:t>
            </w:r>
          </w:p>
        </w:tc>
        <w:tc>
          <w:tcPr>
            <w:tcW w:w="5103" w:type="dxa"/>
            <w:shd w:val="clear" w:color="auto" w:fill="FFFFFF" w:themeFill="background1"/>
          </w:tcPr>
          <w:p w14:paraId="17DFDFCB"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A-1 FR2</w:t>
            </w:r>
          </w:p>
        </w:tc>
      </w:tr>
      <w:tr w:rsidR="00867A55" w:rsidRPr="001F59EC" w14:paraId="54EC29E1"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B8B6AC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3E8CE5C9"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93.180.77.62</w:t>
            </w:r>
          </w:p>
        </w:tc>
        <w:tc>
          <w:tcPr>
            <w:tcW w:w="5103" w:type="dxa"/>
            <w:shd w:val="clear" w:color="auto" w:fill="FFFFFF" w:themeFill="background1"/>
          </w:tcPr>
          <w:p w14:paraId="3E581A0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A-2 FR7</w:t>
            </w:r>
          </w:p>
        </w:tc>
      </w:tr>
      <w:tr w:rsidR="00867A55" w:rsidRPr="001F59EC" w14:paraId="76F73768"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030F8FAF"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93.180.77.48/28</w:t>
            </w:r>
          </w:p>
        </w:tc>
        <w:tc>
          <w:tcPr>
            <w:tcW w:w="2410" w:type="dxa"/>
            <w:shd w:val="clear" w:color="auto" w:fill="FFFFFF" w:themeFill="background1"/>
          </w:tcPr>
          <w:p w14:paraId="0707D21E"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93.180.77.63</w:t>
            </w:r>
          </w:p>
        </w:tc>
        <w:tc>
          <w:tcPr>
            <w:tcW w:w="5103" w:type="dxa"/>
            <w:shd w:val="clear" w:color="auto" w:fill="FFFFFF" w:themeFill="background1"/>
          </w:tcPr>
          <w:p w14:paraId="52147C73"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BROADCAST-Adresse</w:t>
            </w:r>
          </w:p>
        </w:tc>
      </w:tr>
    </w:tbl>
    <w:p w14:paraId="7194CB7F" w14:textId="7C560F1D" w:rsidR="0380B8E7" w:rsidRPr="001F59EC" w:rsidRDefault="0380B8E7">
      <w:pPr>
        <w:rPr>
          <w:rFonts w:asciiTheme="majorHAnsi" w:hAnsiTheme="majorHAnsi" w:cstheme="majorHAnsi"/>
        </w:rPr>
      </w:pPr>
    </w:p>
    <w:tbl>
      <w:tblPr>
        <w:tblStyle w:val="ahdFormatvorlage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410"/>
        <w:gridCol w:w="5103"/>
      </w:tblGrid>
      <w:tr w:rsidR="00867A55" w:rsidRPr="001F59EC" w14:paraId="783B6120" w14:textId="77777777" w:rsidTr="0380B8E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28D2150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410" w:type="dxa"/>
          </w:tcPr>
          <w:p w14:paraId="1E7C6CD4"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03" w:type="dxa"/>
          </w:tcPr>
          <w:p w14:paraId="2667D3F7"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867A55" w:rsidRPr="001F59EC" w14:paraId="759AC43F"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190A03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3043C74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93.180.77.225</w:t>
            </w:r>
          </w:p>
        </w:tc>
        <w:tc>
          <w:tcPr>
            <w:tcW w:w="5103" w:type="dxa"/>
            <w:shd w:val="clear" w:color="auto" w:fill="FFFFFF" w:themeFill="background1"/>
          </w:tcPr>
          <w:p w14:paraId="3341926A"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5C1351CE"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4D6799A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1A7D68F7"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93.180.77.226</w:t>
            </w:r>
          </w:p>
        </w:tc>
        <w:tc>
          <w:tcPr>
            <w:tcW w:w="5103" w:type="dxa"/>
            <w:shd w:val="clear" w:color="auto" w:fill="FFFFFF" w:themeFill="background1"/>
          </w:tcPr>
          <w:p w14:paraId="58309D67" w14:textId="3636B79D" w:rsidR="00867A55" w:rsidRPr="001F59EC" w:rsidRDefault="30574226"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w-big-down</w:t>
            </w:r>
          </w:p>
        </w:tc>
      </w:tr>
      <w:tr w:rsidR="00867A55" w:rsidRPr="001F59EC" w14:paraId="03B0D851"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6C36406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7852615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93.180.77.227-234</w:t>
            </w:r>
          </w:p>
        </w:tc>
        <w:tc>
          <w:tcPr>
            <w:tcW w:w="5103" w:type="dxa"/>
            <w:shd w:val="clear" w:color="auto" w:fill="FFFFFF" w:themeFill="background1"/>
          </w:tcPr>
          <w:p w14:paraId="0B6D85C0"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 Netscaler</w:t>
            </w:r>
          </w:p>
        </w:tc>
      </w:tr>
      <w:tr w:rsidR="00867A55" w:rsidRPr="001F59EC" w14:paraId="7764E76B"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32674C6E"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3FEBE9DC"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93.180.77.235</w:t>
            </w:r>
          </w:p>
        </w:tc>
        <w:tc>
          <w:tcPr>
            <w:tcW w:w="5103" w:type="dxa"/>
            <w:shd w:val="clear" w:color="auto" w:fill="FFFFFF" w:themeFill="background1"/>
          </w:tcPr>
          <w:p w14:paraId="587764DA" w14:textId="4B752E47" w:rsidR="00867A55" w:rsidRPr="001F59EC" w:rsidRDefault="399D2B04"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Igel UMS</w:t>
            </w:r>
          </w:p>
        </w:tc>
      </w:tr>
      <w:tr w:rsidR="00867A55" w:rsidRPr="001F59EC" w14:paraId="7FCD588B"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750EE71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57C50519"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93.180.77.236</w:t>
            </w:r>
          </w:p>
        </w:tc>
        <w:tc>
          <w:tcPr>
            <w:tcW w:w="5103" w:type="dxa"/>
            <w:shd w:val="clear" w:color="auto" w:fill="FFFFFF" w:themeFill="background1"/>
          </w:tcPr>
          <w:p w14:paraId="3C616786" w14:textId="6ADAFD70" w:rsidR="00867A55" w:rsidRPr="001F59EC" w:rsidRDefault="78BC864B" w:rsidP="0380B8E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Nutzbar</w:t>
            </w:r>
          </w:p>
        </w:tc>
      </w:tr>
      <w:tr w:rsidR="00867A55" w:rsidRPr="001F59EC" w14:paraId="193A6160"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CAB6A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12CEA6C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93.180.77.237</w:t>
            </w:r>
          </w:p>
        </w:tc>
        <w:tc>
          <w:tcPr>
            <w:tcW w:w="5103" w:type="dxa"/>
            <w:shd w:val="clear" w:color="auto" w:fill="FFFFFF" w:themeFill="background1"/>
          </w:tcPr>
          <w:p w14:paraId="1CE1B06F" w14:textId="2E497788" w:rsidR="00867A55" w:rsidRPr="001F59EC" w:rsidRDefault="4DCF1199"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vip-cucmdmz02</w:t>
            </w:r>
          </w:p>
        </w:tc>
      </w:tr>
      <w:tr w:rsidR="00867A55" w:rsidRPr="001F59EC" w14:paraId="0A553DBA" w14:textId="77777777" w:rsidTr="0380B8E7">
        <w:tc>
          <w:tcPr>
            <w:cnfStyle w:val="001000000000" w:firstRow="0" w:lastRow="0" w:firstColumn="1" w:lastColumn="0" w:oddVBand="0" w:evenVBand="0" w:oddHBand="0" w:evenHBand="0" w:firstRowFirstColumn="0" w:firstRowLastColumn="0" w:lastRowFirstColumn="0" w:lastRowLastColumn="0"/>
            <w:tcW w:w="2405" w:type="dxa"/>
          </w:tcPr>
          <w:p w14:paraId="6FB66B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4448EB98"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93.180.77.238</w:t>
            </w:r>
          </w:p>
        </w:tc>
        <w:tc>
          <w:tcPr>
            <w:tcW w:w="5103" w:type="dxa"/>
            <w:shd w:val="clear" w:color="auto" w:fill="FFFFFF" w:themeFill="background1"/>
          </w:tcPr>
          <w:p w14:paraId="3C830B4C" w14:textId="7E7CD459" w:rsidR="00867A55" w:rsidRPr="001F59EC" w:rsidRDefault="43F036D2"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citrixmfa.big.krankenkasse.de</w:t>
            </w:r>
          </w:p>
        </w:tc>
      </w:tr>
      <w:tr w:rsidR="00867A55" w:rsidRPr="001F59EC" w14:paraId="5BCB51DA" w14:textId="77777777" w:rsidTr="0380B8E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32DB74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93.180.77.224/28</w:t>
            </w:r>
          </w:p>
        </w:tc>
        <w:tc>
          <w:tcPr>
            <w:tcW w:w="2410" w:type="dxa"/>
            <w:shd w:val="clear" w:color="auto" w:fill="FFFFFF" w:themeFill="background1"/>
          </w:tcPr>
          <w:p w14:paraId="0BDBF250"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93.180.77.239</w:t>
            </w:r>
          </w:p>
        </w:tc>
        <w:tc>
          <w:tcPr>
            <w:tcW w:w="5103" w:type="dxa"/>
            <w:shd w:val="clear" w:color="auto" w:fill="FFFFFF" w:themeFill="background1"/>
          </w:tcPr>
          <w:p w14:paraId="0FEB954D"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BROADCAST-Adresse</w:t>
            </w:r>
          </w:p>
        </w:tc>
      </w:tr>
    </w:tbl>
    <w:p w14:paraId="0FD97E12" w14:textId="77777777" w:rsidR="006265D0" w:rsidRPr="001F59EC" w:rsidRDefault="006265D0" w:rsidP="006265D0">
      <w:pPr>
        <w:tabs>
          <w:tab w:val="left" w:pos="2010"/>
        </w:tabs>
        <w:rPr>
          <w:rFonts w:asciiTheme="majorHAnsi" w:hAnsiTheme="majorHAnsi" w:cstheme="majorHAnsi"/>
        </w:rPr>
      </w:pPr>
    </w:p>
    <w:p w14:paraId="580BAD52" w14:textId="77777777" w:rsidR="00867A55" w:rsidRPr="001F59EC" w:rsidRDefault="218DE66B" w:rsidP="6B06F679">
      <w:pPr>
        <w:pStyle w:val="berschrift3"/>
        <w:rPr>
          <w:rFonts w:asciiTheme="majorHAnsi" w:hAnsiTheme="majorHAnsi" w:cstheme="majorBidi"/>
        </w:rPr>
      </w:pPr>
      <w:bookmarkStart w:id="57" w:name="_Toc1316494956"/>
      <w:r w:rsidRPr="6B06F679">
        <w:rPr>
          <w:rFonts w:asciiTheme="majorHAnsi" w:hAnsiTheme="majorHAnsi" w:cstheme="majorBidi"/>
        </w:rPr>
        <w:t>IPv6</w:t>
      </w:r>
      <w:bookmarkEnd w:id="57"/>
    </w:p>
    <w:tbl>
      <w:tblPr>
        <w:tblStyle w:val="ahdFormatvorlage1"/>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377"/>
        <w:gridCol w:w="5136"/>
      </w:tblGrid>
      <w:tr w:rsidR="00867A55" w:rsidRPr="001F59EC" w14:paraId="2C88338F"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5304FC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Subnetz</w:t>
            </w:r>
          </w:p>
        </w:tc>
        <w:tc>
          <w:tcPr>
            <w:tcW w:w="2377" w:type="dxa"/>
          </w:tcPr>
          <w:p w14:paraId="0167FDA6"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IP-Adresse</w:t>
            </w:r>
          </w:p>
        </w:tc>
        <w:tc>
          <w:tcPr>
            <w:tcW w:w="5136" w:type="dxa"/>
          </w:tcPr>
          <w:p w14:paraId="0D7A6BDA" w14:textId="77777777" w:rsidR="00867A55" w:rsidRPr="001F59EC" w:rsidRDefault="218DE66B"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Verwendungszweck</w:t>
            </w:r>
          </w:p>
        </w:tc>
      </w:tr>
      <w:tr w:rsidR="00867A55" w:rsidRPr="001F59EC" w14:paraId="334F6ED1" w14:textId="77777777" w:rsidTr="218DE66B">
        <w:tc>
          <w:tcPr>
            <w:cnfStyle w:val="001000000000" w:firstRow="0" w:lastRow="0" w:firstColumn="1" w:lastColumn="0" w:oddVBand="0" w:evenVBand="0" w:oddHBand="0" w:evenHBand="0" w:firstRowFirstColumn="0" w:firstRowLastColumn="0" w:lastRowFirstColumn="0" w:lastRowLastColumn="0"/>
            <w:tcW w:w="2405" w:type="dxa"/>
          </w:tcPr>
          <w:p w14:paraId="002EBE1F"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1C4059D5" w14:textId="77777777" w:rsidR="00867A5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2a00:4c40:2000:18::1</w:t>
            </w:r>
          </w:p>
        </w:tc>
        <w:tc>
          <w:tcPr>
            <w:tcW w:w="5136" w:type="dxa"/>
            <w:shd w:val="clear" w:color="auto" w:fill="FFFFFF" w:themeFill="background1"/>
          </w:tcPr>
          <w:p w14:paraId="6BC302CD"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Virtuelle Router-Adresse</w:t>
            </w:r>
          </w:p>
        </w:tc>
      </w:tr>
      <w:tr w:rsidR="00867A55" w:rsidRPr="001F59EC" w14:paraId="4BBF5D89"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095B1F39"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7C97247" w14:textId="77777777" w:rsidR="00867A55"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2a00:4c40:2000:18::2</w:t>
            </w:r>
          </w:p>
        </w:tc>
        <w:tc>
          <w:tcPr>
            <w:tcW w:w="5136" w:type="dxa"/>
            <w:shd w:val="clear" w:color="auto" w:fill="FFFFFF" w:themeFill="background1"/>
          </w:tcPr>
          <w:p w14:paraId="5631B37B"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A FR2</w:t>
            </w:r>
          </w:p>
        </w:tc>
      </w:tr>
      <w:tr w:rsidR="00867A55" w:rsidRPr="001F59EC" w14:paraId="0BC0771A" w14:textId="77777777" w:rsidTr="218DE66B">
        <w:tc>
          <w:tcPr>
            <w:cnfStyle w:val="001000000000" w:firstRow="0" w:lastRow="0" w:firstColumn="1" w:lastColumn="0" w:oddVBand="0" w:evenVBand="0" w:oddHBand="0" w:evenHBand="0" w:firstRowFirstColumn="0" w:firstRowLastColumn="0" w:lastRowFirstColumn="0" w:lastRowLastColumn="0"/>
            <w:tcW w:w="2405" w:type="dxa"/>
          </w:tcPr>
          <w:p w14:paraId="0774212C"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D2944A4" w14:textId="77777777" w:rsidR="00867A5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2a00:4c40:2000:18::3</w:t>
            </w:r>
          </w:p>
        </w:tc>
        <w:tc>
          <w:tcPr>
            <w:tcW w:w="5136" w:type="dxa"/>
            <w:shd w:val="clear" w:color="auto" w:fill="FFFFFF" w:themeFill="background1"/>
          </w:tcPr>
          <w:p w14:paraId="033B0F24" w14:textId="77777777" w:rsidR="00867A55"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 B FR7</w:t>
            </w:r>
          </w:p>
        </w:tc>
      </w:tr>
      <w:tr w:rsidR="00867A55" w:rsidRPr="001F59EC" w14:paraId="5890AF0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Pr>
          <w:p w14:paraId="71A5DB90" w14:textId="77777777" w:rsidR="00867A55" w:rsidRPr="001F59EC" w:rsidRDefault="218DE66B" w:rsidP="218DE66B">
            <w:pPr>
              <w:rPr>
                <w:rFonts w:asciiTheme="majorHAnsi" w:hAnsiTheme="majorHAnsi" w:cstheme="majorHAnsi"/>
              </w:rPr>
            </w:pPr>
            <w:r w:rsidRPr="001F59EC">
              <w:rPr>
                <w:rFonts w:asciiTheme="majorHAnsi" w:hAnsiTheme="majorHAnsi" w:cstheme="majorHAnsi"/>
                <w:lang w:val="en-US"/>
              </w:rPr>
              <w:t>2a00:4c40:2000:18::/64</w:t>
            </w:r>
          </w:p>
        </w:tc>
        <w:tc>
          <w:tcPr>
            <w:tcW w:w="2377" w:type="dxa"/>
            <w:shd w:val="clear" w:color="auto" w:fill="FFFFFF" w:themeFill="background1"/>
          </w:tcPr>
          <w:p w14:paraId="02E52036" w14:textId="77777777" w:rsidR="00867A55"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2a00:4c40:2000:18::4</w:t>
            </w:r>
          </w:p>
        </w:tc>
        <w:tc>
          <w:tcPr>
            <w:tcW w:w="5136" w:type="dxa"/>
            <w:shd w:val="clear" w:color="auto" w:fill="FFFFFF" w:themeFill="background1"/>
          </w:tcPr>
          <w:p w14:paraId="2B117A61" w14:textId="77777777" w:rsidR="00867A55"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Firewall-Gateway (WAN-Interface)</w:t>
            </w:r>
          </w:p>
        </w:tc>
      </w:tr>
    </w:tbl>
    <w:p w14:paraId="4196D36B" w14:textId="77777777" w:rsidR="00867A55" w:rsidRPr="001F59EC" w:rsidRDefault="00867A55" w:rsidP="00867A55">
      <w:pPr>
        <w:rPr>
          <w:rFonts w:asciiTheme="majorHAnsi" w:hAnsiTheme="majorHAnsi" w:cstheme="majorHAnsi"/>
        </w:rPr>
      </w:pPr>
    </w:p>
    <w:p w14:paraId="523974BB" w14:textId="77777777" w:rsidR="00867A55" w:rsidRPr="001F59EC" w:rsidRDefault="218DE66B" w:rsidP="6B06F679">
      <w:pPr>
        <w:pStyle w:val="berschrift2"/>
        <w:rPr>
          <w:rFonts w:asciiTheme="majorHAnsi" w:hAnsiTheme="majorHAnsi" w:cstheme="majorBidi"/>
        </w:rPr>
      </w:pPr>
      <w:bookmarkStart w:id="58" w:name="_Toc443893014"/>
      <w:r w:rsidRPr="6B06F679">
        <w:rPr>
          <w:rFonts w:asciiTheme="majorHAnsi" w:hAnsiTheme="majorHAnsi" w:cstheme="majorBidi"/>
        </w:rPr>
        <w:t>Standort Netzwerke (LAN)</w:t>
      </w:r>
      <w:bookmarkEnd w:id="58"/>
    </w:p>
    <w:p w14:paraId="01400101" w14:textId="7FB5C56A" w:rsidR="00867A55" w:rsidRPr="001F59EC" w:rsidRDefault="218DE66B" w:rsidP="00F45D6B">
      <w:pPr>
        <w:jc w:val="both"/>
        <w:rPr>
          <w:rFonts w:asciiTheme="majorHAnsi" w:hAnsiTheme="majorHAnsi" w:cstheme="majorHAnsi"/>
        </w:rPr>
      </w:pPr>
      <w:r w:rsidRPr="001F59EC">
        <w:rPr>
          <w:rFonts w:asciiTheme="majorHAnsi" w:hAnsiTheme="majorHAnsi" w:cstheme="majorHAnsi"/>
        </w:rPr>
        <w:lastRenderedPageBreak/>
        <w:t>Zwecks Übersicht aller Standortnetzwerke ist im my.</w:t>
      </w:r>
      <w:r w:rsidR="00572A1E" w:rsidRPr="001F59EC">
        <w:rPr>
          <w:rFonts w:asciiTheme="majorHAnsi" w:hAnsiTheme="majorHAnsi" w:cstheme="majorHAnsi"/>
        </w:rPr>
        <w:t>Proact</w:t>
      </w:r>
      <w:r w:rsidRPr="001F59EC">
        <w:rPr>
          <w:rFonts w:asciiTheme="majorHAnsi" w:hAnsiTheme="majorHAnsi" w:cstheme="majorHAnsi"/>
        </w:rPr>
        <w:t xml:space="preserve"> Portal eine Liste der verwendeten Netzwerke abgelegt, die die Netzwerkanteile von </w:t>
      </w:r>
      <w:r w:rsidR="00572A1E" w:rsidRPr="001F59EC">
        <w:rPr>
          <w:rFonts w:asciiTheme="majorHAnsi" w:hAnsiTheme="majorHAnsi" w:cstheme="majorHAnsi"/>
        </w:rPr>
        <w:t>Proact</w:t>
      </w:r>
      <w:r w:rsidRPr="001F59EC">
        <w:rPr>
          <w:rFonts w:asciiTheme="majorHAnsi" w:hAnsiTheme="majorHAnsi" w:cstheme="majorHAnsi"/>
        </w:rPr>
        <w:t>, BIG und actimonda zeigt. Diese Liste dient zusätzlich der Abstimmung und Dokumentation neuer Netzwerke, die an allen Standorten erschlossen werden.</w:t>
      </w:r>
    </w:p>
    <w:p w14:paraId="0083E878" w14:textId="1689A5FA" w:rsidR="72E03F98" w:rsidRPr="001F59EC" w:rsidRDefault="72E03F98" w:rsidP="72E03F98">
      <w:pPr>
        <w:rPr>
          <w:rFonts w:asciiTheme="majorHAnsi" w:hAnsiTheme="majorHAnsi" w:cstheme="majorHAnsi"/>
        </w:rPr>
      </w:pPr>
    </w:p>
    <w:p w14:paraId="44FF54C0" w14:textId="14F6D000" w:rsidR="11FED52B" w:rsidRPr="001F59EC" w:rsidRDefault="11FED52B" w:rsidP="72E03F98">
      <w:pPr>
        <w:rPr>
          <w:rFonts w:asciiTheme="majorHAnsi" w:eastAsia="Arial" w:hAnsiTheme="majorHAnsi" w:cstheme="majorHAnsi"/>
          <w:szCs w:val="20"/>
        </w:rPr>
      </w:pPr>
      <w:hyperlink r:id="rId60">
        <w:r w:rsidRPr="001F59EC">
          <w:rPr>
            <w:rStyle w:val="Hyperlink"/>
            <w:rFonts w:asciiTheme="majorHAnsi" w:eastAsia="Arial" w:hAnsiTheme="majorHAnsi" w:cstheme="majorHAnsi"/>
            <w:szCs w:val="20"/>
          </w:rPr>
          <w:t>DHCP_BIG-DTM.xlsx</w:t>
        </w:r>
      </w:hyperlink>
    </w:p>
    <w:p w14:paraId="0F733964" w14:textId="5D8B84D9" w:rsidR="00867A55" w:rsidRPr="001F59EC" w:rsidRDefault="00867A55" w:rsidP="00867A55">
      <w:pPr>
        <w:rPr>
          <w:rFonts w:asciiTheme="majorHAnsi" w:hAnsiTheme="majorHAnsi" w:cstheme="majorHAnsi"/>
        </w:rPr>
      </w:pPr>
    </w:p>
    <w:p w14:paraId="526D6361" w14:textId="77777777" w:rsidR="00867A55" w:rsidRPr="001F59EC" w:rsidRDefault="218DE66B" w:rsidP="6B06F679">
      <w:pPr>
        <w:pStyle w:val="berschrift2"/>
        <w:rPr>
          <w:rFonts w:asciiTheme="majorHAnsi" w:hAnsiTheme="majorHAnsi" w:cstheme="majorBidi"/>
        </w:rPr>
      </w:pPr>
      <w:bookmarkStart w:id="59" w:name="_Toc715237253"/>
      <w:r w:rsidRPr="6B06F679">
        <w:rPr>
          <w:rFonts w:asciiTheme="majorHAnsi" w:hAnsiTheme="majorHAnsi" w:cstheme="majorBidi"/>
        </w:rPr>
        <w:t>Routing</w:t>
      </w:r>
      <w:bookmarkEnd w:id="59"/>
    </w:p>
    <w:p w14:paraId="498A7277" w14:textId="543A68A0" w:rsidR="00867A55" w:rsidRPr="001F59EC" w:rsidRDefault="218DE66B" w:rsidP="00867A55">
      <w:pPr>
        <w:rPr>
          <w:rFonts w:asciiTheme="majorHAnsi" w:hAnsiTheme="majorHAnsi" w:cstheme="majorHAnsi"/>
        </w:rPr>
      </w:pPr>
      <w:r w:rsidRPr="001F59EC">
        <w:rPr>
          <w:rFonts w:asciiTheme="majorHAnsi" w:hAnsiTheme="majorHAnsi" w:cstheme="majorHAnsi"/>
        </w:rPr>
        <w:t>Zur Bekanntmachung der jeweiligen Standort- und Rechenzentrums-Netzwerke wird ein gemischtes Routing-Konzept realisiert.</w:t>
      </w:r>
      <w:r w:rsidR="00D0277E">
        <w:rPr>
          <w:rFonts w:asciiTheme="majorHAnsi" w:hAnsiTheme="majorHAnsi" w:cstheme="majorHAnsi"/>
        </w:rPr>
        <w:br/>
      </w:r>
    </w:p>
    <w:p w14:paraId="5F5628E1" w14:textId="77777777" w:rsidR="00867A55" w:rsidRPr="001F59EC" w:rsidRDefault="218DE66B" w:rsidP="6B06F679">
      <w:pPr>
        <w:pStyle w:val="berschrift3"/>
        <w:rPr>
          <w:rFonts w:asciiTheme="majorHAnsi" w:hAnsiTheme="majorHAnsi" w:cstheme="majorBidi"/>
        </w:rPr>
      </w:pPr>
      <w:bookmarkStart w:id="60" w:name="_Toc1316048534"/>
      <w:r w:rsidRPr="6B06F679">
        <w:rPr>
          <w:rFonts w:asciiTheme="majorHAnsi" w:hAnsiTheme="majorHAnsi" w:cstheme="majorBidi"/>
        </w:rPr>
        <w:t>Statisches Routing</w:t>
      </w:r>
      <w:bookmarkEnd w:id="60"/>
    </w:p>
    <w:p w14:paraId="076B1DE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Statisches Routing wird überall dort verwendet, wo der Netzwerk-Partner ein dynamisches Routing-Prototokoll nicht anbietet.</w:t>
      </w:r>
    </w:p>
    <w:p w14:paraId="6B868740" w14:textId="1C70961E" w:rsidR="00867A55" w:rsidRPr="001F59EC" w:rsidRDefault="218DE66B" w:rsidP="00867A55">
      <w:pPr>
        <w:rPr>
          <w:rFonts w:asciiTheme="majorHAnsi" w:hAnsiTheme="majorHAnsi" w:cstheme="majorHAnsi"/>
        </w:rPr>
      </w:pPr>
      <w:r w:rsidRPr="001F59EC">
        <w:rPr>
          <w:rFonts w:asciiTheme="majorHAnsi" w:hAnsiTheme="majorHAnsi" w:cstheme="majorHAnsi"/>
        </w:rPr>
        <w:t>Alle Routen zu Partnern, die via IPsec Site-to-Site VPN zentral an der Firewall terminieren, werden statisch eingetragen.</w:t>
      </w:r>
      <w:r w:rsidR="00D0277E">
        <w:rPr>
          <w:rFonts w:asciiTheme="majorHAnsi" w:hAnsiTheme="majorHAnsi" w:cstheme="majorHAnsi"/>
        </w:rPr>
        <w:br/>
      </w:r>
    </w:p>
    <w:p w14:paraId="3082D778" w14:textId="3AD93007" w:rsidR="48AB53F5" w:rsidRPr="001F59EC" w:rsidRDefault="48AB53F5" w:rsidP="6B06F679">
      <w:pPr>
        <w:pStyle w:val="berschrift3"/>
        <w:rPr>
          <w:rFonts w:asciiTheme="majorHAnsi" w:hAnsiTheme="majorHAnsi" w:cstheme="majorBidi"/>
        </w:rPr>
      </w:pPr>
      <w:bookmarkStart w:id="61" w:name="_Toc1572169908"/>
      <w:r w:rsidRPr="6B06F679">
        <w:rPr>
          <w:rFonts w:asciiTheme="majorHAnsi" w:hAnsiTheme="majorHAnsi" w:cstheme="majorBidi"/>
        </w:rPr>
        <w:t>Dynamisches Routing (BGP)</w:t>
      </w:r>
      <w:bookmarkEnd w:id="61"/>
    </w:p>
    <w:p w14:paraId="697E9CA3" w14:textId="5898F143" w:rsidR="0EE28538" w:rsidRPr="001F59EC" w:rsidRDefault="48AB53F5" w:rsidP="00D0277E">
      <w:pPr>
        <w:rPr>
          <w:rFonts w:asciiTheme="majorHAnsi" w:hAnsiTheme="majorHAnsi" w:cstheme="majorHAnsi"/>
        </w:rPr>
      </w:pPr>
      <w:r w:rsidRPr="001F59EC">
        <w:rPr>
          <w:rFonts w:asciiTheme="majorHAnsi" w:hAnsiTheme="majorHAnsi" w:cstheme="majorHAnsi"/>
        </w:rPr>
        <w:t>Die Fa. Webdiscount hat für die BIG ein neues SDWAN Konzept eingerichtet</w:t>
      </w:r>
      <w:r w:rsidR="00E870B0" w:rsidRPr="001F59EC">
        <w:rPr>
          <w:rFonts w:asciiTheme="majorHAnsi" w:hAnsiTheme="majorHAnsi" w:cstheme="majorHAnsi"/>
        </w:rPr>
        <w:t>,</w:t>
      </w:r>
      <w:r w:rsidRPr="001F59EC">
        <w:rPr>
          <w:rFonts w:asciiTheme="majorHAnsi" w:hAnsiTheme="majorHAnsi" w:cstheme="majorHAnsi"/>
        </w:rPr>
        <w:t xml:space="preserve"> </w:t>
      </w:r>
      <w:r w:rsidR="00E870B0" w:rsidRPr="001F59EC">
        <w:rPr>
          <w:rFonts w:asciiTheme="majorHAnsi" w:hAnsiTheme="majorHAnsi" w:cstheme="majorHAnsi"/>
        </w:rPr>
        <w:t>s</w:t>
      </w:r>
      <w:r w:rsidRPr="001F59EC">
        <w:rPr>
          <w:rFonts w:asciiTheme="majorHAnsi" w:hAnsiTheme="majorHAnsi" w:cstheme="majorHAnsi"/>
        </w:rPr>
        <w:t xml:space="preserve">odass sich die </w:t>
      </w:r>
      <w:r w:rsidR="00E870B0" w:rsidRPr="001F59EC">
        <w:rPr>
          <w:rFonts w:asciiTheme="majorHAnsi" w:hAnsiTheme="majorHAnsi" w:cstheme="majorHAnsi"/>
        </w:rPr>
        <w:t>Außenstandorte der BIG</w:t>
      </w:r>
      <w:r w:rsidRPr="001F59EC">
        <w:rPr>
          <w:rFonts w:asciiTheme="majorHAnsi" w:hAnsiTheme="majorHAnsi" w:cstheme="majorHAnsi"/>
        </w:rPr>
        <w:t xml:space="preserve"> via IPS</w:t>
      </w:r>
      <w:r w:rsidR="00E870B0" w:rsidRPr="001F59EC">
        <w:rPr>
          <w:rFonts w:asciiTheme="majorHAnsi" w:hAnsiTheme="majorHAnsi" w:cstheme="majorHAnsi"/>
        </w:rPr>
        <w:t>ec VPN</w:t>
      </w:r>
      <w:r w:rsidRPr="001F59EC">
        <w:rPr>
          <w:rFonts w:asciiTheme="majorHAnsi" w:hAnsiTheme="majorHAnsi" w:cstheme="majorHAnsi"/>
        </w:rPr>
        <w:t xml:space="preserve"> zu einer Firewall </w:t>
      </w:r>
      <w:r w:rsidR="00860BFC" w:rsidRPr="001F59EC">
        <w:rPr>
          <w:rFonts w:asciiTheme="majorHAnsi" w:hAnsiTheme="majorHAnsi" w:cstheme="majorHAnsi"/>
        </w:rPr>
        <w:t xml:space="preserve">der Webdiscount </w:t>
      </w:r>
      <w:r w:rsidRPr="001F59EC">
        <w:rPr>
          <w:rFonts w:asciiTheme="majorHAnsi" w:hAnsiTheme="majorHAnsi" w:cstheme="majorHAnsi"/>
        </w:rPr>
        <w:t>i</w:t>
      </w:r>
      <w:r w:rsidR="00860BFC" w:rsidRPr="001F59EC">
        <w:rPr>
          <w:rFonts w:asciiTheme="majorHAnsi" w:hAnsiTheme="majorHAnsi" w:cstheme="majorHAnsi"/>
        </w:rPr>
        <w:t>m</w:t>
      </w:r>
      <w:r w:rsidRPr="001F59EC">
        <w:rPr>
          <w:rFonts w:asciiTheme="majorHAnsi" w:hAnsiTheme="majorHAnsi" w:cstheme="majorHAnsi"/>
        </w:rPr>
        <w:t xml:space="preserve"> Frankfurter </w:t>
      </w:r>
      <w:r w:rsidR="00860BFC" w:rsidRPr="001F59EC">
        <w:rPr>
          <w:rFonts w:asciiTheme="majorHAnsi" w:hAnsiTheme="majorHAnsi" w:cstheme="majorHAnsi"/>
        </w:rPr>
        <w:t>Rechenzentrum verbinden</w:t>
      </w:r>
      <w:r w:rsidRPr="001F59EC">
        <w:rPr>
          <w:rFonts w:asciiTheme="majorHAnsi" w:hAnsiTheme="majorHAnsi" w:cstheme="majorHAnsi"/>
        </w:rPr>
        <w:t>. Diese Firewal</w:t>
      </w:r>
      <w:r w:rsidR="5EBEB21A" w:rsidRPr="001F59EC">
        <w:rPr>
          <w:rFonts w:asciiTheme="majorHAnsi" w:hAnsiTheme="majorHAnsi" w:cstheme="majorHAnsi"/>
        </w:rPr>
        <w:t xml:space="preserve">l tauscht </w:t>
      </w:r>
      <w:r w:rsidR="008958C5" w:rsidRPr="001F59EC">
        <w:rPr>
          <w:rFonts w:asciiTheme="majorHAnsi" w:hAnsiTheme="majorHAnsi" w:cstheme="majorHAnsi"/>
        </w:rPr>
        <w:t>die Routing-</w:t>
      </w:r>
      <w:r w:rsidR="5EBEB21A" w:rsidRPr="001F59EC">
        <w:rPr>
          <w:rFonts w:asciiTheme="majorHAnsi" w:hAnsiTheme="majorHAnsi" w:cstheme="majorHAnsi"/>
        </w:rPr>
        <w:t>Informationen mit der Cloud Firewall der Proact mittels BGP aus.</w:t>
      </w:r>
      <w:r w:rsidR="00D0277E">
        <w:rPr>
          <w:rFonts w:asciiTheme="majorHAnsi" w:hAnsiTheme="majorHAnsi" w:cstheme="majorHAnsi"/>
        </w:rPr>
        <w:br/>
      </w:r>
    </w:p>
    <w:p w14:paraId="06AB3088" w14:textId="77777777" w:rsidR="00867A55" w:rsidRPr="001F59EC" w:rsidRDefault="218DE66B" w:rsidP="6B06F679">
      <w:pPr>
        <w:pStyle w:val="berschrift3"/>
        <w:rPr>
          <w:rFonts w:asciiTheme="majorHAnsi" w:hAnsiTheme="majorHAnsi" w:cstheme="majorBidi"/>
        </w:rPr>
      </w:pPr>
      <w:bookmarkStart w:id="62" w:name="_Toc633252316"/>
      <w:r w:rsidRPr="6B06F679">
        <w:rPr>
          <w:rFonts w:asciiTheme="majorHAnsi" w:hAnsiTheme="majorHAnsi" w:cstheme="majorBidi"/>
        </w:rPr>
        <w:t>Peer to Peer Transfernetzwerke</w:t>
      </w:r>
      <w:bookmarkEnd w:id="62"/>
    </w:p>
    <w:p w14:paraId="707189F9" w14:textId="77777777" w:rsidR="00867A55" w:rsidRPr="001F59EC" w:rsidRDefault="218DE66B" w:rsidP="0062313D">
      <w:pPr>
        <w:jc w:val="both"/>
        <w:rPr>
          <w:rFonts w:asciiTheme="majorHAnsi" w:hAnsiTheme="majorHAnsi" w:cstheme="majorHAnsi"/>
        </w:rPr>
      </w:pPr>
      <w:r w:rsidRPr="001F59EC">
        <w:rPr>
          <w:rFonts w:asciiTheme="majorHAnsi" w:hAnsiTheme="majorHAnsi" w:cstheme="majorHAnsi"/>
        </w:rPr>
        <w:t>Innerhalb des Routings werden Schnittstellen benannt und konfiguriert, um Routinginformationen insbesondere für OSPF auszutauschen.</w:t>
      </w:r>
    </w:p>
    <w:p w14:paraId="4EC71AFB" w14:textId="305B2668" w:rsidR="00867A55" w:rsidRPr="001F59EC" w:rsidRDefault="218DE66B" w:rsidP="00867A55">
      <w:pPr>
        <w:rPr>
          <w:rFonts w:asciiTheme="majorHAnsi" w:hAnsiTheme="majorHAnsi" w:cstheme="majorHAnsi"/>
        </w:rPr>
      </w:pPr>
      <w:r w:rsidRPr="001F59EC">
        <w:rPr>
          <w:rFonts w:asciiTheme="majorHAnsi" w:hAnsiTheme="majorHAnsi" w:cstheme="majorHAnsi"/>
        </w:rPr>
        <w:t>Die Transfernetzliste ist im my.</w:t>
      </w:r>
      <w:r w:rsidR="00572A1E" w:rsidRPr="001F59EC">
        <w:rPr>
          <w:rFonts w:asciiTheme="majorHAnsi" w:hAnsiTheme="majorHAnsi" w:cstheme="majorHAnsi"/>
        </w:rPr>
        <w:t>Proact</w:t>
      </w:r>
      <w:r w:rsidRPr="001F59EC">
        <w:rPr>
          <w:rFonts w:asciiTheme="majorHAnsi" w:hAnsiTheme="majorHAnsi" w:cstheme="majorHAnsi"/>
        </w:rPr>
        <w:t>.</w:t>
      </w:r>
      <w:r w:rsidR="00D2398C" w:rsidRPr="001F59EC">
        <w:rPr>
          <w:rFonts w:asciiTheme="majorHAnsi" w:hAnsiTheme="majorHAnsi" w:cstheme="majorHAnsi"/>
        </w:rPr>
        <w:t>eu</w:t>
      </w:r>
      <w:r w:rsidRPr="001F59EC">
        <w:rPr>
          <w:rFonts w:asciiTheme="majorHAnsi" w:hAnsiTheme="majorHAnsi" w:cstheme="majorHAnsi"/>
        </w:rPr>
        <w:t xml:space="preserve"> Portal unter folgendem Link zu finden:</w:t>
      </w:r>
    </w:p>
    <w:p w14:paraId="35D83D51" w14:textId="3219E94A" w:rsidR="00E979FA" w:rsidRPr="001F59EC" w:rsidRDefault="3C24FD9D" w:rsidP="72E03F98">
      <w:pPr>
        <w:rPr>
          <w:rFonts w:asciiTheme="majorHAnsi" w:hAnsiTheme="majorHAnsi" w:cstheme="majorHAnsi"/>
        </w:rPr>
      </w:pPr>
      <w:hyperlink r:id="rId61">
        <w:r w:rsidRPr="001F59EC">
          <w:rPr>
            <w:rStyle w:val="Hyperlink"/>
            <w:rFonts w:asciiTheme="majorHAnsi" w:eastAsia="Aptos" w:hAnsiTheme="majorHAnsi" w:cstheme="majorHAnsi"/>
            <w:color w:val="0000FF"/>
            <w:sz w:val="24"/>
            <w:szCs w:val="24"/>
          </w:rPr>
          <w:t>P2P_Transfernetzwerke.xlsx</w:t>
        </w:r>
      </w:hyperlink>
    </w:p>
    <w:p w14:paraId="5EF4C32E" w14:textId="77777777" w:rsidR="00E979FA" w:rsidRPr="001F59EC" w:rsidRDefault="00E979FA">
      <w:pPr>
        <w:rPr>
          <w:rFonts w:asciiTheme="majorHAnsi" w:hAnsiTheme="majorHAnsi" w:cstheme="majorHAnsi"/>
        </w:rPr>
      </w:pPr>
      <w:r w:rsidRPr="001F59EC">
        <w:rPr>
          <w:rFonts w:asciiTheme="majorHAnsi" w:hAnsiTheme="majorHAnsi" w:cstheme="majorHAnsi"/>
        </w:rPr>
        <w:br w:type="page"/>
      </w:r>
    </w:p>
    <w:p w14:paraId="36C6718B" w14:textId="5D11142E" w:rsidR="00867A55" w:rsidRPr="001F59EC" w:rsidRDefault="00572A1E" w:rsidP="6B06F679">
      <w:pPr>
        <w:pStyle w:val="berschrift2"/>
        <w:rPr>
          <w:rFonts w:asciiTheme="majorHAnsi" w:hAnsiTheme="majorHAnsi" w:cstheme="majorBidi"/>
          <w:lang w:val="en-US"/>
        </w:rPr>
      </w:pPr>
      <w:bookmarkStart w:id="63" w:name="_Toc1503127937"/>
      <w:r w:rsidRPr="6B06F679">
        <w:rPr>
          <w:rFonts w:asciiTheme="majorHAnsi" w:hAnsiTheme="majorHAnsi" w:cstheme="majorBidi"/>
          <w:lang w:val="en-US"/>
        </w:rPr>
        <w:lastRenderedPageBreak/>
        <w:t>Proact</w:t>
      </w:r>
      <w:r w:rsidR="218DE66B" w:rsidRPr="6B06F679">
        <w:rPr>
          <w:rFonts w:asciiTheme="majorHAnsi" w:hAnsiTheme="majorHAnsi" w:cstheme="majorBidi"/>
          <w:lang w:val="en-US"/>
        </w:rPr>
        <w:t xml:space="preserve"> MPLS (hosted by Webdiscount)</w:t>
      </w:r>
      <w:bookmarkEnd w:id="63"/>
    </w:p>
    <w:p w14:paraId="2D2BC5C9" w14:textId="034AD0E1" w:rsidR="00CB430D" w:rsidRPr="001F59EC" w:rsidRDefault="218DE66B" w:rsidP="00D0277E">
      <w:pPr>
        <w:rPr>
          <w:rFonts w:asciiTheme="majorHAnsi" w:hAnsiTheme="majorHAnsi" w:cstheme="majorHAnsi"/>
        </w:rPr>
      </w:pPr>
      <w:r w:rsidRPr="001F59EC">
        <w:rPr>
          <w:rFonts w:asciiTheme="majorHAnsi" w:hAnsiTheme="majorHAnsi" w:cstheme="majorHAnsi"/>
        </w:rPr>
        <w:t xml:space="preserve">Das neue MPLS-Konstrukt, welches alle Standorte der BIG und actimonda zukünftig in der </w:t>
      </w:r>
      <w:r w:rsidR="00572A1E" w:rsidRPr="001F59EC">
        <w:rPr>
          <w:rFonts w:asciiTheme="majorHAnsi" w:hAnsiTheme="majorHAnsi" w:cstheme="majorHAnsi"/>
        </w:rPr>
        <w:t>Proact</w:t>
      </w:r>
      <w:r w:rsidRPr="001F59EC">
        <w:rPr>
          <w:rFonts w:asciiTheme="majorHAnsi" w:hAnsiTheme="majorHAnsi" w:cstheme="majorHAnsi"/>
        </w:rPr>
        <w:t xml:space="preserve"> Cloud Frankfurt zusammenbringt, wird von der Webdiscount aufgebaut und ausgerollt. Die Übergabepunkte sind die jeweiligen Router an den Standorten und die </w:t>
      </w:r>
      <w:r w:rsidR="00572A1E" w:rsidRPr="001F59EC">
        <w:rPr>
          <w:rFonts w:asciiTheme="majorHAnsi" w:hAnsiTheme="majorHAnsi" w:cstheme="majorHAnsi"/>
        </w:rPr>
        <w:t>Proact</w:t>
      </w:r>
      <w:r w:rsidRPr="001F59EC">
        <w:rPr>
          <w:rFonts w:asciiTheme="majorHAnsi" w:hAnsiTheme="majorHAnsi" w:cstheme="majorHAnsi"/>
        </w:rPr>
        <w:t xml:space="preserve"> Cloud Firewall in Frankfurt. Innerhalb dieses Routing-Netzwerkes werden die Routing-Informationen mittels OSPF ausgetauscht.</w:t>
      </w:r>
    </w:p>
    <w:p w14:paraId="661682CB" w14:textId="7DFD2EA4" w:rsidR="00893F73" w:rsidRPr="001F59EC" w:rsidRDefault="218DE66B" w:rsidP="00D0277E">
      <w:pPr>
        <w:rPr>
          <w:rFonts w:asciiTheme="majorHAnsi" w:hAnsiTheme="majorHAnsi" w:cstheme="majorHAnsi"/>
        </w:rPr>
      </w:pPr>
      <w:r w:rsidRPr="001F59EC">
        <w:rPr>
          <w:rFonts w:asciiTheme="majorHAnsi" w:hAnsiTheme="majorHAnsi" w:cstheme="majorHAnsi"/>
        </w:rPr>
        <w:t xml:space="preserve">Im Rahmen des CR#4341 wurde ein „neues“ </w:t>
      </w:r>
      <w:r w:rsidR="72F11F67" w:rsidRPr="001F59EC">
        <w:rPr>
          <w:rFonts w:asciiTheme="majorHAnsi" w:hAnsiTheme="majorHAnsi" w:cstheme="majorHAnsi"/>
        </w:rPr>
        <w:t>SDWAN Konzept</w:t>
      </w:r>
      <w:r w:rsidRPr="001F59EC">
        <w:rPr>
          <w:rFonts w:asciiTheme="majorHAnsi" w:hAnsiTheme="majorHAnsi" w:cstheme="majorHAnsi"/>
        </w:rPr>
        <w:t xml:space="preserve"> geschaffen. Das alte Netz wird schrittweise auf das neue Netz umgezogen. Sofern alle Netze migriert wurden, wird das alte Netz abgebaut werden.  In diesem Konstrukt werden die Routen via BGP übermittelt. Die Neighbor IPs der Webdiscount sind 10.140.253.1/2. Als VLAN wurde hier jeweils die ID 2181 und 2182 definiert.</w:t>
      </w:r>
      <w:bookmarkStart w:id="64" w:name="_Toc62024136"/>
      <w:r w:rsidR="00D0277E">
        <w:rPr>
          <w:rFonts w:asciiTheme="majorHAnsi" w:hAnsiTheme="majorHAnsi" w:cstheme="majorHAnsi"/>
        </w:rPr>
        <w:br/>
      </w:r>
    </w:p>
    <w:p w14:paraId="7F2B06B9" w14:textId="05B42156" w:rsidR="00867A55" w:rsidRPr="001F59EC" w:rsidRDefault="218DE66B" w:rsidP="6B06F679">
      <w:pPr>
        <w:pStyle w:val="berschrift3"/>
        <w:rPr>
          <w:rFonts w:asciiTheme="majorHAnsi" w:hAnsiTheme="majorHAnsi" w:cstheme="majorBidi"/>
        </w:rPr>
      </w:pPr>
      <w:bookmarkStart w:id="65" w:name="_Toc457346590"/>
      <w:r w:rsidRPr="6B06F679">
        <w:rPr>
          <w:rFonts w:asciiTheme="majorHAnsi" w:hAnsiTheme="majorHAnsi" w:cstheme="majorBidi"/>
        </w:rPr>
        <w:t>globale Standortkürzel</w:t>
      </w:r>
      <w:bookmarkEnd w:id="65"/>
    </w:p>
    <w:p w14:paraId="30ADD19B"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Netzwerkübersichten werden globale Standortkürzel verwendet. Zwecks Übersicht sind diese in der folgenden Liste dargestellt.</w:t>
      </w:r>
    </w:p>
    <w:tbl>
      <w:tblPr>
        <w:tblStyle w:val="ahdFormatvorlage1"/>
        <w:tblW w:w="9229" w:type="dxa"/>
        <w:tblLook w:val="04A0" w:firstRow="1" w:lastRow="0" w:firstColumn="1" w:lastColumn="0" w:noHBand="0" w:noVBand="1"/>
      </w:tblPr>
      <w:tblGrid>
        <w:gridCol w:w="2631"/>
        <w:gridCol w:w="3300"/>
        <w:gridCol w:w="3298"/>
      </w:tblGrid>
      <w:tr w:rsidR="00867A55" w:rsidRPr="001F59EC" w14:paraId="4A6C3F70" w14:textId="77777777" w:rsidTr="00006EB7">
        <w:trPr>
          <w:cnfStyle w:val="100000000000" w:firstRow="1" w:lastRow="0" w:firstColumn="0" w:lastColumn="0" w:oddVBand="0" w:evenVBand="0" w:oddHBand="0" w:evenHBand="0"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C846522"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Standortkürzel</w:t>
            </w:r>
          </w:p>
        </w:tc>
        <w:tc>
          <w:tcPr>
            <w:tcW w:w="3300" w:type="dxa"/>
            <w:vAlign w:val="center"/>
          </w:tcPr>
          <w:p w14:paraId="0E289DA6" w14:textId="77777777" w:rsidR="00867A55" w:rsidRPr="001F59EC" w:rsidRDefault="218DE66B" w:rsidP="00006EB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Standort</w:t>
            </w:r>
          </w:p>
        </w:tc>
        <w:tc>
          <w:tcPr>
            <w:tcW w:w="3298" w:type="dxa"/>
            <w:vAlign w:val="center"/>
          </w:tcPr>
          <w:p w14:paraId="4734AA0B" w14:textId="77777777" w:rsidR="00867A55" w:rsidRPr="001F59EC" w:rsidRDefault="218DE66B" w:rsidP="00006EB7">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Zugehörigkeit</w:t>
            </w:r>
          </w:p>
        </w:tc>
      </w:tr>
      <w:tr w:rsidR="00867A55" w:rsidRPr="001F59EC" w14:paraId="52D83C9A"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5CA848E"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WUP</w:t>
            </w:r>
          </w:p>
        </w:tc>
        <w:tc>
          <w:tcPr>
            <w:tcW w:w="3300" w:type="dxa"/>
            <w:vAlign w:val="center"/>
          </w:tcPr>
          <w:p w14:paraId="354BFF66"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Wuppertal</w:t>
            </w:r>
          </w:p>
        </w:tc>
        <w:tc>
          <w:tcPr>
            <w:tcW w:w="3298" w:type="dxa"/>
            <w:vAlign w:val="center"/>
          </w:tcPr>
          <w:p w14:paraId="3F91AE4B" w14:textId="05E0BF24"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576027B"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C99B31E"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DUE</w:t>
            </w:r>
          </w:p>
        </w:tc>
        <w:tc>
          <w:tcPr>
            <w:tcW w:w="3300" w:type="dxa"/>
            <w:vAlign w:val="center"/>
          </w:tcPr>
          <w:p w14:paraId="3F795134"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Düren</w:t>
            </w:r>
          </w:p>
        </w:tc>
        <w:tc>
          <w:tcPr>
            <w:tcW w:w="3298" w:type="dxa"/>
            <w:vAlign w:val="center"/>
          </w:tcPr>
          <w:p w14:paraId="2C2D006C" w14:textId="29B29FCC"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FEE53BE"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B49FAF5"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BGL</w:t>
            </w:r>
          </w:p>
        </w:tc>
        <w:tc>
          <w:tcPr>
            <w:tcW w:w="3300" w:type="dxa"/>
            <w:vAlign w:val="center"/>
          </w:tcPr>
          <w:p w14:paraId="502D4D6A"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Bergisch Gladbach</w:t>
            </w:r>
          </w:p>
        </w:tc>
        <w:tc>
          <w:tcPr>
            <w:tcW w:w="3298" w:type="dxa"/>
            <w:vAlign w:val="center"/>
          </w:tcPr>
          <w:p w14:paraId="74FFAF20" w14:textId="635A9A7C"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CE6D371"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50F4FE7"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ESD</w:t>
            </w:r>
          </w:p>
        </w:tc>
        <w:tc>
          <w:tcPr>
            <w:tcW w:w="3300" w:type="dxa"/>
            <w:vAlign w:val="center"/>
          </w:tcPr>
          <w:p w14:paraId="77792D60"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Elsdorf</w:t>
            </w:r>
          </w:p>
        </w:tc>
        <w:tc>
          <w:tcPr>
            <w:tcW w:w="3298" w:type="dxa"/>
            <w:vAlign w:val="center"/>
          </w:tcPr>
          <w:p w14:paraId="7ECEC19E" w14:textId="0A5B320E"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5F3422A"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E4A786F"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AAH</w:t>
            </w:r>
          </w:p>
        </w:tc>
        <w:tc>
          <w:tcPr>
            <w:tcW w:w="3300" w:type="dxa"/>
            <w:vAlign w:val="center"/>
          </w:tcPr>
          <w:p w14:paraId="29FB00C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Aachen</w:t>
            </w:r>
          </w:p>
        </w:tc>
        <w:tc>
          <w:tcPr>
            <w:tcW w:w="3298" w:type="dxa"/>
            <w:vAlign w:val="center"/>
          </w:tcPr>
          <w:p w14:paraId="1D58E26D" w14:textId="6FAB0921"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1FD4223C"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03E4BE8"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HAN</w:t>
            </w:r>
          </w:p>
        </w:tc>
        <w:tc>
          <w:tcPr>
            <w:tcW w:w="3300" w:type="dxa"/>
            <w:vAlign w:val="center"/>
          </w:tcPr>
          <w:p w14:paraId="40F2C67E"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Hameln</w:t>
            </w:r>
          </w:p>
        </w:tc>
        <w:tc>
          <w:tcPr>
            <w:tcW w:w="3298" w:type="dxa"/>
            <w:vAlign w:val="center"/>
          </w:tcPr>
          <w:p w14:paraId="3CB5A6FE" w14:textId="422F7EAC"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39D421A1"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83227F9" w14:textId="77777777" w:rsidR="00867A55" w:rsidRPr="001F59EC" w:rsidRDefault="218DE66B" w:rsidP="00006EB7">
            <w:pPr>
              <w:rPr>
                <w:rFonts w:asciiTheme="majorHAnsi" w:hAnsiTheme="majorHAnsi" w:cstheme="majorHAnsi"/>
              </w:rPr>
            </w:pPr>
            <w:r w:rsidRPr="001F59EC">
              <w:rPr>
                <w:rFonts w:asciiTheme="majorHAnsi" w:hAnsiTheme="majorHAnsi" w:cstheme="majorHAnsi"/>
                <w:lang w:val="en-US"/>
              </w:rPr>
              <w:t>STG</w:t>
            </w:r>
          </w:p>
        </w:tc>
        <w:tc>
          <w:tcPr>
            <w:tcW w:w="3300" w:type="dxa"/>
            <w:vAlign w:val="center"/>
          </w:tcPr>
          <w:p w14:paraId="27343C9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Stolberg</w:t>
            </w:r>
          </w:p>
        </w:tc>
        <w:tc>
          <w:tcPr>
            <w:tcW w:w="3298" w:type="dxa"/>
            <w:vAlign w:val="center"/>
          </w:tcPr>
          <w:p w14:paraId="1A0480F6" w14:textId="3C70B87D"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3CF969B2"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1A1AE32D"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JUE</w:t>
            </w:r>
          </w:p>
        </w:tc>
        <w:tc>
          <w:tcPr>
            <w:tcW w:w="3300" w:type="dxa"/>
            <w:vAlign w:val="center"/>
          </w:tcPr>
          <w:p w14:paraId="1489E5FB"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Jülich</w:t>
            </w:r>
          </w:p>
        </w:tc>
        <w:tc>
          <w:tcPr>
            <w:tcW w:w="3298" w:type="dxa"/>
            <w:vAlign w:val="center"/>
          </w:tcPr>
          <w:p w14:paraId="09487D3E" w14:textId="1B1715A3" w:rsidR="00867A55" w:rsidRPr="001F59EC" w:rsidRDefault="00CA6BF2"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F00AEFC"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758B804"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ESR</w:t>
            </w:r>
          </w:p>
        </w:tc>
        <w:tc>
          <w:tcPr>
            <w:tcW w:w="3300" w:type="dxa"/>
            <w:vAlign w:val="center"/>
          </w:tcPr>
          <w:p w14:paraId="31984FF0"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Eschweiler</w:t>
            </w:r>
          </w:p>
        </w:tc>
        <w:tc>
          <w:tcPr>
            <w:tcW w:w="3298" w:type="dxa"/>
            <w:vAlign w:val="center"/>
          </w:tcPr>
          <w:p w14:paraId="3B3F85E6" w14:textId="7985211C" w:rsidR="00867A55" w:rsidRPr="001F59EC" w:rsidRDefault="00CA6BF2"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1DCDC25"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2845B8A3"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DUS</w:t>
            </w:r>
          </w:p>
        </w:tc>
        <w:tc>
          <w:tcPr>
            <w:tcW w:w="3300" w:type="dxa"/>
            <w:vAlign w:val="center"/>
          </w:tcPr>
          <w:p w14:paraId="15C91CCF"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Düsseldorf</w:t>
            </w:r>
          </w:p>
        </w:tc>
        <w:tc>
          <w:tcPr>
            <w:tcW w:w="3298" w:type="dxa"/>
            <w:vAlign w:val="center"/>
          </w:tcPr>
          <w:p w14:paraId="5F62F1A3"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016BFC2"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40F660CA"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CGN</w:t>
            </w:r>
          </w:p>
        </w:tc>
        <w:tc>
          <w:tcPr>
            <w:tcW w:w="3300" w:type="dxa"/>
            <w:vAlign w:val="center"/>
          </w:tcPr>
          <w:p w14:paraId="46EC0E35"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Köln</w:t>
            </w:r>
          </w:p>
        </w:tc>
        <w:tc>
          <w:tcPr>
            <w:tcW w:w="3298" w:type="dxa"/>
            <w:vAlign w:val="center"/>
          </w:tcPr>
          <w:p w14:paraId="68E9E583"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51063B5" w14:textId="77777777" w:rsidTr="00006EB7">
        <w:trPr>
          <w:cnfStyle w:val="000000010000" w:firstRow="0" w:lastRow="0" w:firstColumn="0" w:lastColumn="0" w:oddVBand="0" w:evenVBand="0" w:oddHBand="0" w:evenHBand="1"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3C76845"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MUC</w:t>
            </w:r>
          </w:p>
        </w:tc>
        <w:tc>
          <w:tcPr>
            <w:tcW w:w="3300" w:type="dxa"/>
            <w:vAlign w:val="center"/>
          </w:tcPr>
          <w:p w14:paraId="03F7DD0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München</w:t>
            </w:r>
          </w:p>
        </w:tc>
        <w:tc>
          <w:tcPr>
            <w:tcW w:w="3298" w:type="dxa"/>
            <w:vAlign w:val="center"/>
          </w:tcPr>
          <w:p w14:paraId="56E75E10"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5FA79D71" w14:textId="77777777" w:rsidTr="00006EB7">
        <w:trPr>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60CDCCB3"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MGL</w:t>
            </w:r>
          </w:p>
        </w:tc>
        <w:tc>
          <w:tcPr>
            <w:tcW w:w="3300" w:type="dxa"/>
            <w:vAlign w:val="center"/>
          </w:tcPr>
          <w:p w14:paraId="5232E6D6"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Mönchengladbach</w:t>
            </w:r>
          </w:p>
        </w:tc>
        <w:tc>
          <w:tcPr>
            <w:tcW w:w="3298" w:type="dxa"/>
            <w:vAlign w:val="center"/>
          </w:tcPr>
          <w:p w14:paraId="05CE8A98"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9BF43B6"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C4FE90B"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BER</w:t>
            </w:r>
          </w:p>
        </w:tc>
        <w:tc>
          <w:tcPr>
            <w:tcW w:w="3300" w:type="dxa"/>
            <w:vAlign w:val="center"/>
          </w:tcPr>
          <w:p w14:paraId="60AC218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Berlin</w:t>
            </w:r>
          </w:p>
        </w:tc>
        <w:tc>
          <w:tcPr>
            <w:tcW w:w="3298" w:type="dxa"/>
            <w:vAlign w:val="center"/>
          </w:tcPr>
          <w:p w14:paraId="468F7D1B"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7E2D7A58"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09955ADD"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HAM</w:t>
            </w:r>
          </w:p>
        </w:tc>
        <w:tc>
          <w:tcPr>
            <w:tcW w:w="3300" w:type="dxa"/>
            <w:vAlign w:val="center"/>
          </w:tcPr>
          <w:p w14:paraId="41CB772C"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Hamburg</w:t>
            </w:r>
          </w:p>
        </w:tc>
        <w:tc>
          <w:tcPr>
            <w:tcW w:w="3298" w:type="dxa"/>
            <w:vAlign w:val="center"/>
          </w:tcPr>
          <w:p w14:paraId="35A7B73D"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w:t>
            </w:r>
          </w:p>
        </w:tc>
      </w:tr>
      <w:tr w:rsidR="00867A55" w:rsidRPr="001F59EC" w14:paraId="06723C59" w14:textId="77777777" w:rsidTr="00006EB7">
        <w:trPr>
          <w:cnfStyle w:val="000000010000" w:firstRow="0" w:lastRow="0" w:firstColumn="0" w:lastColumn="0" w:oddVBand="0" w:evenVBand="0" w:oddHBand="0" w:evenHBand="1" w:firstRowFirstColumn="0" w:firstRowLastColumn="0" w:lastRowFirstColumn="0" w:lastRowLastColumn="0"/>
          <w:trHeight w:val="388"/>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31BB8458"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DTM</w:t>
            </w:r>
          </w:p>
        </w:tc>
        <w:tc>
          <w:tcPr>
            <w:tcW w:w="3300" w:type="dxa"/>
            <w:vAlign w:val="center"/>
          </w:tcPr>
          <w:p w14:paraId="01D0FFE9" w14:textId="77777777"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Dortmund</w:t>
            </w:r>
          </w:p>
        </w:tc>
        <w:tc>
          <w:tcPr>
            <w:tcW w:w="3298" w:type="dxa"/>
            <w:vAlign w:val="center"/>
          </w:tcPr>
          <w:p w14:paraId="49F63C40" w14:textId="7441C30D" w:rsidR="00867A55" w:rsidRPr="001F59EC" w:rsidRDefault="218DE66B" w:rsidP="00006EB7">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color w:val="0070C0"/>
              </w:rPr>
              <w:t>BIG</w:t>
            </w:r>
            <w:r w:rsidRPr="001F59EC">
              <w:rPr>
                <w:rFonts w:asciiTheme="majorHAnsi" w:hAnsiTheme="majorHAnsi" w:cstheme="majorHAnsi"/>
              </w:rPr>
              <w:t xml:space="preserve"> / </w:t>
            </w:r>
            <w:r w:rsidR="00572A1E" w:rsidRPr="001F59EC">
              <w:rPr>
                <w:rFonts w:asciiTheme="majorHAnsi" w:hAnsiTheme="majorHAnsi" w:cstheme="majorHAnsi"/>
                <w:color w:val="C00000"/>
              </w:rPr>
              <w:t>Proact</w:t>
            </w:r>
          </w:p>
        </w:tc>
      </w:tr>
      <w:tr w:rsidR="00867A55" w:rsidRPr="001F59EC" w14:paraId="62C8341C" w14:textId="77777777" w:rsidTr="00006EB7">
        <w:trPr>
          <w:trHeight w:val="373"/>
        </w:trPr>
        <w:tc>
          <w:tcPr>
            <w:cnfStyle w:val="001000000000" w:firstRow="0" w:lastRow="0" w:firstColumn="1" w:lastColumn="0" w:oddVBand="0" w:evenVBand="0" w:oddHBand="0" w:evenHBand="0" w:firstRowFirstColumn="0" w:firstRowLastColumn="0" w:lastRowFirstColumn="0" w:lastRowLastColumn="0"/>
            <w:tcW w:w="2631" w:type="dxa"/>
            <w:vAlign w:val="center"/>
          </w:tcPr>
          <w:p w14:paraId="6781C552" w14:textId="77777777" w:rsidR="00867A55" w:rsidRPr="001F59EC" w:rsidRDefault="218DE66B" w:rsidP="00006EB7">
            <w:pPr>
              <w:rPr>
                <w:rFonts w:asciiTheme="majorHAnsi" w:hAnsiTheme="majorHAnsi" w:cstheme="majorHAnsi"/>
              </w:rPr>
            </w:pPr>
            <w:r w:rsidRPr="001F59EC">
              <w:rPr>
                <w:rFonts w:asciiTheme="majorHAnsi" w:hAnsiTheme="majorHAnsi" w:cstheme="majorHAnsi"/>
              </w:rPr>
              <w:t>FRA</w:t>
            </w:r>
          </w:p>
        </w:tc>
        <w:tc>
          <w:tcPr>
            <w:tcW w:w="3300" w:type="dxa"/>
            <w:vAlign w:val="center"/>
          </w:tcPr>
          <w:p w14:paraId="787BD452" w14:textId="77777777" w:rsidR="00867A55" w:rsidRPr="001F59EC" w:rsidRDefault="218DE66B"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3298" w:type="dxa"/>
            <w:vAlign w:val="center"/>
          </w:tcPr>
          <w:p w14:paraId="418D3F75" w14:textId="7976B704" w:rsidR="00867A55" w:rsidRPr="001F59EC" w:rsidRDefault="00572A1E" w:rsidP="00006EB7">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w:t>
            </w:r>
          </w:p>
        </w:tc>
      </w:tr>
    </w:tbl>
    <w:p w14:paraId="51A0AAFE" w14:textId="2617279D" w:rsidR="000E267B" w:rsidRPr="001F59EC" w:rsidRDefault="000E267B" w:rsidP="00867A55">
      <w:pPr>
        <w:rPr>
          <w:rFonts w:asciiTheme="majorHAnsi" w:hAnsiTheme="majorHAnsi" w:cstheme="majorHAnsi"/>
        </w:rPr>
      </w:pPr>
    </w:p>
    <w:p w14:paraId="61577ED6" w14:textId="77777777" w:rsidR="000E267B" w:rsidRPr="001F59EC" w:rsidRDefault="000E267B">
      <w:pPr>
        <w:rPr>
          <w:rFonts w:asciiTheme="majorHAnsi" w:hAnsiTheme="majorHAnsi" w:cstheme="majorHAnsi"/>
        </w:rPr>
      </w:pPr>
      <w:r w:rsidRPr="001F59EC">
        <w:rPr>
          <w:rFonts w:asciiTheme="majorHAnsi" w:hAnsiTheme="majorHAnsi" w:cstheme="majorHAnsi"/>
        </w:rPr>
        <w:br w:type="page"/>
      </w:r>
    </w:p>
    <w:p w14:paraId="15602FD1" w14:textId="77777777" w:rsidR="00867A55" w:rsidRPr="001F59EC" w:rsidRDefault="00867A55" w:rsidP="00867A55">
      <w:pPr>
        <w:rPr>
          <w:rFonts w:asciiTheme="majorHAnsi" w:hAnsiTheme="majorHAnsi" w:cstheme="majorHAnsi"/>
        </w:rPr>
      </w:pPr>
    </w:p>
    <w:p w14:paraId="1BCCAA51" w14:textId="046212F8" w:rsidR="00867A55" w:rsidRPr="001F59EC" w:rsidRDefault="218DE66B" w:rsidP="6B06F679">
      <w:pPr>
        <w:pStyle w:val="berschrift3"/>
        <w:rPr>
          <w:rFonts w:asciiTheme="majorHAnsi" w:hAnsiTheme="majorHAnsi" w:cstheme="majorBidi"/>
        </w:rPr>
      </w:pPr>
      <w:bookmarkStart w:id="66" w:name="_Toc993847893"/>
      <w:r w:rsidRPr="6B06F679">
        <w:rPr>
          <w:rFonts w:asciiTheme="majorHAnsi" w:hAnsiTheme="majorHAnsi" w:cstheme="majorBidi"/>
        </w:rPr>
        <w:t>MPLS Standorte BIG</w:t>
      </w:r>
      <w:bookmarkEnd w:id="66"/>
    </w:p>
    <w:p w14:paraId="15AEA950"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Für die neuen WAN-Anschlüsse der Webdiscount wurde eine Standortliste ermittelt, die zusätzlich die Standorte der TAE-Dosen dokumentiert. Dies ist für den Migrationsprozess bedeutend, da bei Installation der neuen WAN-Router die Standorte der Anschlüsse bekannt sein müssen.</w:t>
      </w:r>
    </w:p>
    <w:p w14:paraId="68A22B44"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Liste zeigt die Standorte:</w:t>
      </w:r>
    </w:p>
    <w:tbl>
      <w:tblPr>
        <w:tblStyle w:val="ahdFormatvorlage2"/>
        <w:tblW w:w="9441" w:type="dxa"/>
        <w:tblLook w:val="04A0" w:firstRow="1" w:lastRow="0" w:firstColumn="1" w:lastColumn="0" w:noHBand="0" w:noVBand="1"/>
      </w:tblPr>
      <w:tblGrid>
        <w:gridCol w:w="439"/>
        <w:gridCol w:w="773"/>
        <w:gridCol w:w="1851"/>
        <w:gridCol w:w="2461"/>
        <w:gridCol w:w="567"/>
        <w:gridCol w:w="1768"/>
        <w:gridCol w:w="1582"/>
      </w:tblGrid>
      <w:tr w:rsidR="00893F73" w:rsidRPr="001F59EC" w14:paraId="4DA961C9" w14:textId="77777777" w:rsidTr="00006EB7">
        <w:trPr>
          <w:cnfStyle w:val="100000000000" w:firstRow="1" w:lastRow="0" w:firstColumn="0" w:lastColumn="0" w:oddVBand="0" w:evenVBand="0" w:oddHBand="0" w:evenHBand="0" w:firstRowFirstColumn="0" w:firstRowLastColumn="0" w:lastRowFirstColumn="0" w:lastRowLastColumn="0"/>
          <w:trHeight w:val="420"/>
        </w:trPr>
        <w:tc>
          <w:tcPr>
            <w:tcW w:w="439" w:type="dxa"/>
            <w:hideMark/>
          </w:tcPr>
          <w:p w14:paraId="3062BB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ID</w:t>
            </w:r>
          </w:p>
        </w:tc>
        <w:tc>
          <w:tcPr>
            <w:tcW w:w="773" w:type="dxa"/>
            <w:hideMark/>
          </w:tcPr>
          <w:p w14:paraId="56B84C8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PLZ</w:t>
            </w:r>
          </w:p>
        </w:tc>
        <w:tc>
          <w:tcPr>
            <w:tcW w:w="1851" w:type="dxa"/>
            <w:hideMark/>
          </w:tcPr>
          <w:p w14:paraId="775C521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Stadt</w:t>
            </w:r>
          </w:p>
        </w:tc>
        <w:tc>
          <w:tcPr>
            <w:tcW w:w="2461" w:type="dxa"/>
            <w:hideMark/>
          </w:tcPr>
          <w:p w14:paraId="2BC6635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Straße</w:t>
            </w:r>
          </w:p>
        </w:tc>
        <w:tc>
          <w:tcPr>
            <w:tcW w:w="567" w:type="dxa"/>
            <w:hideMark/>
          </w:tcPr>
          <w:p w14:paraId="74DF08B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Nr.</w:t>
            </w:r>
          </w:p>
        </w:tc>
        <w:tc>
          <w:tcPr>
            <w:tcW w:w="1768" w:type="dxa"/>
            <w:hideMark/>
          </w:tcPr>
          <w:p w14:paraId="2B5DCF6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Etage im Gebäude</w:t>
            </w:r>
          </w:p>
        </w:tc>
        <w:tc>
          <w:tcPr>
            <w:tcW w:w="1582" w:type="dxa"/>
            <w:hideMark/>
          </w:tcPr>
          <w:p w14:paraId="48E9D55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Lage TAE Dose</w:t>
            </w:r>
          </w:p>
        </w:tc>
      </w:tr>
      <w:tr w:rsidR="00867A55" w:rsidRPr="001F59EC" w14:paraId="27CA9DB1" w14:textId="77777777" w:rsidTr="00006EB7">
        <w:trPr>
          <w:trHeight w:val="420"/>
        </w:trPr>
        <w:tc>
          <w:tcPr>
            <w:tcW w:w="439" w:type="dxa"/>
            <w:noWrap/>
            <w:hideMark/>
          </w:tcPr>
          <w:p w14:paraId="7619424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w:t>
            </w:r>
          </w:p>
        </w:tc>
        <w:tc>
          <w:tcPr>
            <w:tcW w:w="773" w:type="dxa"/>
            <w:noWrap/>
            <w:hideMark/>
          </w:tcPr>
          <w:p w14:paraId="4211352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31785</w:t>
            </w:r>
          </w:p>
        </w:tc>
        <w:tc>
          <w:tcPr>
            <w:tcW w:w="1851" w:type="dxa"/>
            <w:noWrap/>
            <w:hideMark/>
          </w:tcPr>
          <w:p w14:paraId="292FEC7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Hameln</w:t>
            </w:r>
          </w:p>
        </w:tc>
        <w:tc>
          <w:tcPr>
            <w:tcW w:w="2461" w:type="dxa"/>
            <w:noWrap/>
            <w:hideMark/>
          </w:tcPr>
          <w:p w14:paraId="2E8F2A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Kuhlmannstr.</w:t>
            </w:r>
          </w:p>
        </w:tc>
        <w:tc>
          <w:tcPr>
            <w:tcW w:w="567" w:type="dxa"/>
            <w:noWrap/>
            <w:hideMark/>
          </w:tcPr>
          <w:p w14:paraId="456072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11</w:t>
            </w:r>
          </w:p>
        </w:tc>
        <w:tc>
          <w:tcPr>
            <w:tcW w:w="1768" w:type="dxa"/>
            <w:noWrap/>
            <w:hideMark/>
          </w:tcPr>
          <w:p w14:paraId="2017C42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4ACCA45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E322330" w14:textId="77777777" w:rsidTr="00006EB7">
        <w:trPr>
          <w:trHeight w:val="420"/>
        </w:trPr>
        <w:tc>
          <w:tcPr>
            <w:tcW w:w="439" w:type="dxa"/>
            <w:noWrap/>
            <w:hideMark/>
          </w:tcPr>
          <w:p w14:paraId="2310463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w:t>
            </w:r>
          </w:p>
        </w:tc>
        <w:tc>
          <w:tcPr>
            <w:tcW w:w="773" w:type="dxa"/>
            <w:noWrap/>
            <w:hideMark/>
          </w:tcPr>
          <w:p w14:paraId="4262D80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42275</w:t>
            </w:r>
          </w:p>
        </w:tc>
        <w:tc>
          <w:tcPr>
            <w:tcW w:w="1851" w:type="dxa"/>
            <w:noWrap/>
            <w:hideMark/>
          </w:tcPr>
          <w:p w14:paraId="6505ED1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Wuppertal</w:t>
            </w:r>
          </w:p>
        </w:tc>
        <w:tc>
          <w:tcPr>
            <w:tcW w:w="2461" w:type="dxa"/>
            <w:hideMark/>
          </w:tcPr>
          <w:p w14:paraId="2F656AD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Schuchardstr.</w:t>
            </w:r>
          </w:p>
        </w:tc>
        <w:tc>
          <w:tcPr>
            <w:tcW w:w="567" w:type="dxa"/>
            <w:hideMark/>
          </w:tcPr>
          <w:p w14:paraId="60BF972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28</w:t>
            </w:r>
          </w:p>
        </w:tc>
        <w:tc>
          <w:tcPr>
            <w:tcW w:w="1768" w:type="dxa"/>
            <w:noWrap/>
            <w:hideMark/>
          </w:tcPr>
          <w:p w14:paraId="3115F0E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 OG</w:t>
            </w:r>
          </w:p>
        </w:tc>
        <w:tc>
          <w:tcPr>
            <w:tcW w:w="1582" w:type="dxa"/>
            <w:noWrap/>
            <w:hideMark/>
          </w:tcPr>
          <w:p w14:paraId="31C8C4C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12366EE4" w14:textId="77777777" w:rsidTr="00006EB7">
        <w:trPr>
          <w:trHeight w:val="420"/>
        </w:trPr>
        <w:tc>
          <w:tcPr>
            <w:tcW w:w="439" w:type="dxa"/>
            <w:noWrap/>
            <w:hideMark/>
          </w:tcPr>
          <w:p w14:paraId="647CF64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w:t>
            </w:r>
          </w:p>
        </w:tc>
        <w:tc>
          <w:tcPr>
            <w:tcW w:w="773" w:type="dxa"/>
            <w:noWrap/>
            <w:hideMark/>
          </w:tcPr>
          <w:p w14:paraId="2900D5C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50189</w:t>
            </w:r>
          </w:p>
        </w:tc>
        <w:tc>
          <w:tcPr>
            <w:tcW w:w="1851" w:type="dxa"/>
            <w:noWrap/>
            <w:hideMark/>
          </w:tcPr>
          <w:p w14:paraId="2016719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Elsdorf</w:t>
            </w:r>
          </w:p>
        </w:tc>
        <w:tc>
          <w:tcPr>
            <w:tcW w:w="2461" w:type="dxa"/>
            <w:noWrap/>
            <w:hideMark/>
          </w:tcPr>
          <w:p w14:paraId="1811559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Dürener Str.</w:t>
            </w:r>
          </w:p>
        </w:tc>
        <w:tc>
          <w:tcPr>
            <w:tcW w:w="567" w:type="dxa"/>
            <w:noWrap/>
            <w:hideMark/>
          </w:tcPr>
          <w:p w14:paraId="6C0DA5F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40</w:t>
            </w:r>
          </w:p>
        </w:tc>
        <w:tc>
          <w:tcPr>
            <w:tcW w:w="1768" w:type="dxa"/>
            <w:noWrap/>
            <w:hideMark/>
          </w:tcPr>
          <w:p w14:paraId="62A42D2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Keller</w:t>
            </w:r>
          </w:p>
        </w:tc>
        <w:tc>
          <w:tcPr>
            <w:tcW w:w="1582" w:type="dxa"/>
            <w:noWrap/>
            <w:hideMark/>
          </w:tcPr>
          <w:p w14:paraId="4F65DF5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4F122728" w14:textId="77777777" w:rsidTr="00006EB7">
        <w:trPr>
          <w:trHeight w:val="420"/>
        </w:trPr>
        <w:tc>
          <w:tcPr>
            <w:tcW w:w="439" w:type="dxa"/>
            <w:noWrap/>
            <w:hideMark/>
          </w:tcPr>
          <w:p w14:paraId="4D48E99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6</w:t>
            </w:r>
          </w:p>
        </w:tc>
        <w:tc>
          <w:tcPr>
            <w:tcW w:w="773" w:type="dxa"/>
            <w:noWrap/>
            <w:hideMark/>
          </w:tcPr>
          <w:p w14:paraId="0135E14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51465</w:t>
            </w:r>
          </w:p>
        </w:tc>
        <w:tc>
          <w:tcPr>
            <w:tcW w:w="1851" w:type="dxa"/>
            <w:noWrap/>
            <w:hideMark/>
          </w:tcPr>
          <w:p w14:paraId="0B104D1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Bergisch-Gladbach</w:t>
            </w:r>
          </w:p>
        </w:tc>
        <w:tc>
          <w:tcPr>
            <w:tcW w:w="2461" w:type="dxa"/>
            <w:noWrap/>
            <w:hideMark/>
          </w:tcPr>
          <w:p w14:paraId="0B694AB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Richard-Zanders-Str.</w:t>
            </w:r>
          </w:p>
        </w:tc>
        <w:tc>
          <w:tcPr>
            <w:tcW w:w="567" w:type="dxa"/>
            <w:noWrap/>
            <w:hideMark/>
          </w:tcPr>
          <w:p w14:paraId="6163FCA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2-6</w:t>
            </w:r>
          </w:p>
        </w:tc>
        <w:tc>
          <w:tcPr>
            <w:tcW w:w="1768" w:type="dxa"/>
            <w:noWrap/>
            <w:hideMark/>
          </w:tcPr>
          <w:p w14:paraId="53E13EC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0332CDE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2E3EFF13" w14:textId="77777777" w:rsidTr="00006EB7">
        <w:trPr>
          <w:trHeight w:val="420"/>
        </w:trPr>
        <w:tc>
          <w:tcPr>
            <w:tcW w:w="439" w:type="dxa"/>
            <w:noWrap/>
            <w:hideMark/>
          </w:tcPr>
          <w:p w14:paraId="0674F64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w:t>
            </w:r>
          </w:p>
        </w:tc>
        <w:tc>
          <w:tcPr>
            <w:tcW w:w="773" w:type="dxa"/>
            <w:noWrap/>
            <w:hideMark/>
          </w:tcPr>
          <w:p w14:paraId="501832D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52068</w:t>
            </w:r>
          </w:p>
        </w:tc>
        <w:tc>
          <w:tcPr>
            <w:tcW w:w="1851" w:type="dxa"/>
            <w:noWrap/>
            <w:hideMark/>
          </w:tcPr>
          <w:p w14:paraId="4B626A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 neue HV</w:t>
            </w:r>
          </w:p>
        </w:tc>
        <w:tc>
          <w:tcPr>
            <w:tcW w:w="2461" w:type="dxa"/>
            <w:noWrap/>
            <w:hideMark/>
          </w:tcPr>
          <w:p w14:paraId="19ABAD6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Hüttenstr.</w:t>
            </w:r>
          </w:p>
        </w:tc>
        <w:tc>
          <w:tcPr>
            <w:tcW w:w="567" w:type="dxa"/>
            <w:noWrap/>
            <w:hideMark/>
          </w:tcPr>
          <w:p w14:paraId="6A283CE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w:t>
            </w:r>
          </w:p>
        </w:tc>
        <w:tc>
          <w:tcPr>
            <w:tcW w:w="1768" w:type="dxa"/>
            <w:noWrap/>
            <w:hideMark/>
          </w:tcPr>
          <w:p w14:paraId="24B6619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 Raum E.18</w:t>
            </w:r>
          </w:p>
        </w:tc>
        <w:tc>
          <w:tcPr>
            <w:tcW w:w="1582" w:type="dxa"/>
            <w:noWrap/>
            <w:hideMark/>
          </w:tcPr>
          <w:p w14:paraId="03CB6DC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11B0A1D7" w14:textId="77777777" w:rsidTr="00006EB7">
        <w:trPr>
          <w:trHeight w:val="420"/>
        </w:trPr>
        <w:tc>
          <w:tcPr>
            <w:tcW w:w="439" w:type="dxa"/>
            <w:noWrap/>
            <w:hideMark/>
          </w:tcPr>
          <w:p w14:paraId="41CC53F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w:t>
            </w:r>
          </w:p>
        </w:tc>
        <w:tc>
          <w:tcPr>
            <w:tcW w:w="773" w:type="dxa"/>
            <w:noWrap/>
            <w:hideMark/>
          </w:tcPr>
          <w:p w14:paraId="56BD2EC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52068</w:t>
            </w:r>
          </w:p>
        </w:tc>
        <w:tc>
          <w:tcPr>
            <w:tcW w:w="1851" w:type="dxa"/>
            <w:noWrap/>
            <w:hideMark/>
          </w:tcPr>
          <w:p w14:paraId="32B937A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 Roter Ochse</w:t>
            </w:r>
          </w:p>
        </w:tc>
        <w:tc>
          <w:tcPr>
            <w:tcW w:w="2461" w:type="dxa"/>
            <w:noWrap/>
            <w:hideMark/>
          </w:tcPr>
          <w:p w14:paraId="0699D37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Hüttenstr.</w:t>
            </w:r>
          </w:p>
        </w:tc>
        <w:tc>
          <w:tcPr>
            <w:tcW w:w="567" w:type="dxa"/>
            <w:noWrap/>
            <w:hideMark/>
          </w:tcPr>
          <w:p w14:paraId="56518FF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w:t>
            </w:r>
          </w:p>
        </w:tc>
        <w:tc>
          <w:tcPr>
            <w:tcW w:w="1768" w:type="dxa"/>
            <w:noWrap/>
            <w:hideMark/>
          </w:tcPr>
          <w:p w14:paraId="120C98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c>
          <w:tcPr>
            <w:tcW w:w="1582" w:type="dxa"/>
            <w:noWrap/>
            <w:hideMark/>
          </w:tcPr>
          <w:p w14:paraId="0835C41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54869F18" w14:textId="77777777" w:rsidTr="00006EB7">
        <w:trPr>
          <w:trHeight w:val="420"/>
        </w:trPr>
        <w:tc>
          <w:tcPr>
            <w:tcW w:w="439" w:type="dxa"/>
            <w:noWrap/>
            <w:hideMark/>
          </w:tcPr>
          <w:p w14:paraId="403D75C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9</w:t>
            </w:r>
          </w:p>
        </w:tc>
        <w:tc>
          <w:tcPr>
            <w:tcW w:w="773" w:type="dxa"/>
            <w:noWrap/>
            <w:hideMark/>
          </w:tcPr>
          <w:p w14:paraId="10DBD70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52222</w:t>
            </w:r>
          </w:p>
        </w:tc>
        <w:tc>
          <w:tcPr>
            <w:tcW w:w="1851" w:type="dxa"/>
            <w:noWrap/>
            <w:hideMark/>
          </w:tcPr>
          <w:p w14:paraId="5CD5779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Stolberg</w:t>
            </w:r>
          </w:p>
        </w:tc>
        <w:tc>
          <w:tcPr>
            <w:tcW w:w="2461" w:type="dxa"/>
            <w:noWrap/>
            <w:hideMark/>
          </w:tcPr>
          <w:p w14:paraId="045AD23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Willy-Bandt-Platz</w:t>
            </w:r>
          </w:p>
        </w:tc>
        <w:tc>
          <w:tcPr>
            <w:tcW w:w="567" w:type="dxa"/>
            <w:noWrap/>
            <w:hideMark/>
          </w:tcPr>
          <w:p w14:paraId="2B3EB44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w:t>
            </w:r>
          </w:p>
        </w:tc>
        <w:tc>
          <w:tcPr>
            <w:tcW w:w="1768" w:type="dxa"/>
            <w:noWrap/>
            <w:hideMark/>
          </w:tcPr>
          <w:p w14:paraId="1F97327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067869F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7952BCC" w14:textId="77777777" w:rsidTr="00006EB7">
        <w:trPr>
          <w:trHeight w:val="420"/>
        </w:trPr>
        <w:tc>
          <w:tcPr>
            <w:tcW w:w="439" w:type="dxa"/>
            <w:noWrap/>
            <w:hideMark/>
          </w:tcPr>
          <w:p w14:paraId="4B923E8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10</w:t>
            </w:r>
          </w:p>
        </w:tc>
        <w:tc>
          <w:tcPr>
            <w:tcW w:w="773" w:type="dxa"/>
            <w:noWrap/>
            <w:hideMark/>
          </w:tcPr>
          <w:p w14:paraId="4476711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52224</w:t>
            </w:r>
          </w:p>
        </w:tc>
        <w:tc>
          <w:tcPr>
            <w:tcW w:w="1851" w:type="dxa"/>
            <w:noWrap/>
            <w:hideMark/>
          </w:tcPr>
          <w:p w14:paraId="0EDDD00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Stolberg</w:t>
            </w:r>
          </w:p>
        </w:tc>
        <w:tc>
          <w:tcPr>
            <w:tcW w:w="2461" w:type="dxa"/>
            <w:noWrap/>
            <w:hideMark/>
          </w:tcPr>
          <w:p w14:paraId="6E8297B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Zweifaller Str.</w:t>
            </w:r>
          </w:p>
        </w:tc>
        <w:tc>
          <w:tcPr>
            <w:tcW w:w="567" w:type="dxa"/>
            <w:noWrap/>
            <w:hideMark/>
          </w:tcPr>
          <w:p w14:paraId="230385B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130</w:t>
            </w:r>
          </w:p>
        </w:tc>
        <w:tc>
          <w:tcPr>
            <w:tcW w:w="1768" w:type="dxa"/>
            <w:noWrap/>
            <w:hideMark/>
          </w:tcPr>
          <w:p w14:paraId="592DEB3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 Zugang über Werkstechniker</w:t>
            </w:r>
          </w:p>
        </w:tc>
        <w:tc>
          <w:tcPr>
            <w:tcW w:w="1582" w:type="dxa"/>
            <w:noWrap/>
            <w:hideMark/>
          </w:tcPr>
          <w:p w14:paraId="51A6659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2E517838" w14:textId="77777777" w:rsidTr="00006EB7">
        <w:trPr>
          <w:trHeight w:val="420"/>
        </w:trPr>
        <w:tc>
          <w:tcPr>
            <w:tcW w:w="439" w:type="dxa"/>
            <w:noWrap/>
            <w:hideMark/>
          </w:tcPr>
          <w:p w14:paraId="30BE23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11</w:t>
            </w:r>
          </w:p>
        </w:tc>
        <w:tc>
          <w:tcPr>
            <w:tcW w:w="773" w:type="dxa"/>
            <w:noWrap/>
            <w:hideMark/>
          </w:tcPr>
          <w:p w14:paraId="095D13E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52249</w:t>
            </w:r>
          </w:p>
        </w:tc>
        <w:tc>
          <w:tcPr>
            <w:tcW w:w="1851" w:type="dxa"/>
            <w:noWrap/>
            <w:hideMark/>
          </w:tcPr>
          <w:p w14:paraId="52D1FB2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Eschweiler</w:t>
            </w:r>
          </w:p>
        </w:tc>
        <w:tc>
          <w:tcPr>
            <w:tcW w:w="2461" w:type="dxa"/>
            <w:noWrap/>
            <w:hideMark/>
          </w:tcPr>
          <w:p w14:paraId="5C9C1C3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Indestr.</w:t>
            </w:r>
          </w:p>
        </w:tc>
        <w:tc>
          <w:tcPr>
            <w:tcW w:w="567" w:type="dxa"/>
            <w:noWrap/>
            <w:hideMark/>
          </w:tcPr>
          <w:p w14:paraId="6BF46F0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121</w:t>
            </w:r>
          </w:p>
        </w:tc>
        <w:tc>
          <w:tcPr>
            <w:tcW w:w="1768" w:type="dxa"/>
            <w:noWrap/>
            <w:hideMark/>
          </w:tcPr>
          <w:p w14:paraId="1B537C9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CDE7C3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7D5DD8E0" w14:textId="77777777" w:rsidTr="00006EB7">
        <w:trPr>
          <w:trHeight w:val="420"/>
        </w:trPr>
        <w:tc>
          <w:tcPr>
            <w:tcW w:w="439" w:type="dxa"/>
            <w:noWrap/>
            <w:hideMark/>
          </w:tcPr>
          <w:p w14:paraId="067DD59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12</w:t>
            </w:r>
          </w:p>
        </w:tc>
        <w:tc>
          <w:tcPr>
            <w:tcW w:w="773" w:type="dxa"/>
            <w:noWrap/>
            <w:hideMark/>
          </w:tcPr>
          <w:p w14:paraId="24779BC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52349</w:t>
            </w:r>
          </w:p>
        </w:tc>
        <w:tc>
          <w:tcPr>
            <w:tcW w:w="1851" w:type="dxa"/>
            <w:noWrap/>
            <w:hideMark/>
          </w:tcPr>
          <w:p w14:paraId="1BA01BA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w:t>
            </w:r>
          </w:p>
        </w:tc>
        <w:tc>
          <w:tcPr>
            <w:tcW w:w="2461" w:type="dxa"/>
            <w:noWrap/>
            <w:hideMark/>
          </w:tcPr>
          <w:p w14:paraId="6851A0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(Kleine) Zehnthofstr.</w:t>
            </w:r>
          </w:p>
        </w:tc>
        <w:tc>
          <w:tcPr>
            <w:tcW w:w="567" w:type="dxa"/>
            <w:noWrap/>
            <w:hideMark/>
          </w:tcPr>
          <w:p w14:paraId="1E96591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32</w:t>
            </w:r>
          </w:p>
        </w:tc>
        <w:tc>
          <w:tcPr>
            <w:tcW w:w="1768" w:type="dxa"/>
            <w:noWrap/>
            <w:hideMark/>
          </w:tcPr>
          <w:p w14:paraId="08E5AB4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DE8219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7731B41" w14:textId="77777777" w:rsidTr="00006EB7">
        <w:trPr>
          <w:trHeight w:val="420"/>
        </w:trPr>
        <w:tc>
          <w:tcPr>
            <w:tcW w:w="439" w:type="dxa"/>
            <w:noWrap/>
            <w:hideMark/>
          </w:tcPr>
          <w:p w14:paraId="1455F19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13</w:t>
            </w:r>
          </w:p>
        </w:tc>
        <w:tc>
          <w:tcPr>
            <w:tcW w:w="773" w:type="dxa"/>
            <w:noWrap/>
            <w:hideMark/>
          </w:tcPr>
          <w:p w14:paraId="40226D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52353</w:t>
            </w:r>
          </w:p>
        </w:tc>
        <w:tc>
          <w:tcPr>
            <w:tcW w:w="1851" w:type="dxa"/>
            <w:noWrap/>
            <w:hideMark/>
          </w:tcPr>
          <w:p w14:paraId="03DED8F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Düren</w:t>
            </w:r>
          </w:p>
        </w:tc>
        <w:tc>
          <w:tcPr>
            <w:tcW w:w="2461" w:type="dxa"/>
            <w:noWrap/>
            <w:hideMark/>
          </w:tcPr>
          <w:p w14:paraId="1735348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An Gut Nazareth</w:t>
            </w:r>
          </w:p>
        </w:tc>
        <w:tc>
          <w:tcPr>
            <w:tcW w:w="567" w:type="dxa"/>
            <w:noWrap/>
            <w:hideMark/>
          </w:tcPr>
          <w:p w14:paraId="6F2BC6A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73</w:t>
            </w:r>
          </w:p>
        </w:tc>
        <w:tc>
          <w:tcPr>
            <w:tcW w:w="1768" w:type="dxa"/>
            <w:noWrap/>
            <w:hideMark/>
          </w:tcPr>
          <w:p w14:paraId="7D70B85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EG</w:t>
            </w:r>
          </w:p>
        </w:tc>
        <w:tc>
          <w:tcPr>
            <w:tcW w:w="1582" w:type="dxa"/>
            <w:noWrap/>
            <w:hideMark/>
          </w:tcPr>
          <w:p w14:paraId="685C494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4840EC8" w14:textId="77777777" w:rsidTr="00006EB7">
        <w:trPr>
          <w:trHeight w:val="420"/>
        </w:trPr>
        <w:tc>
          <w:tcPr>
            <w:tcW w:w="439" w:type="dxa"/>
            <w:noWrap/>
            <w:hideMark/>
          </w:tcPr>
          <w:p w14:paraId="55E961E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14</w:t>
            </w:r>
          </w:p>
        </w:tc>
        <w:tc>
          <w:tcPr>
            <w:tcW w:w="773" w:type="dxa"/>
            <w:noWrap/>
            <w:hideMark/>
          </w:tcPr>
          <w:p w14:paraId="755CE9B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52428</w:t>
            </w:r>
          </w:p>
        </w:tc>
        <w:tc>
          <w:tcPr>
            <w:tcW w:w="1851" w:type="dxa"/>
            <w:noWrap/>
            <w:hideMark/>
          </w:tcPr>
          <w:p w14:paraId="087E66A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Jülich</w:t>
            </w:r>
          </w:p>
        </w:tc>
        <w:tc>
          <w:tcPr>
            <w:tcW w:w="2461" w:type="dxa"/>
            <w:noWrap/>
            <w:hideMark/>
          </w:tcPr>
          <w:p w14:paraId="7433BF7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Düsseldorfer Str.</w:t>
            </w:r>
          </w:p>
        </w:tc>
        <w:tc>
          <w:tcPr>
            <w:tcW w:w="567" w:type="dxa"/>
            <w:noWrap/>
            <w:hideMark/>
          </w:tcPr>
          <w:p w14:paraId="00464DE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23</w:t>
            </w:r>
          </w:p>
        </w:tc>
        <w:tc>
          <w:tcPr>
            <w:tcW w:w="1768" w:type="dxa"/>
            <w:noWrap/>
            <w:hideMark/>
          </w:tcPr>
          <w:p w14:paraId="24270D4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Keller</w:t>
            </w:r>
          </w:p>
        </w:tc>
        <w:tc>
          <w:tcPr>
            <w:tcW w:w="1582" w:type="dxa"/>
            <w:noWrap/>
            <w:hideMark/>
          </w:tcPr>
          <w:p w14:paraId="09343F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Serverschrank</w:t>
            </w:r>
          </w:p>
        </w:tc>
      </w:tr>
      <w:tr w:rsidR="00867A55" w:rsidRPr="001F59EC" w14:paraId="3A99002C" w14:textId="77777777" w:rsidTr="00006EB7">
        <w:trPr>
          <w:trHeight w:val="420"/>
        </w:trPr>
        <w:tc>
          <w:tcPr>
            <w:tcW w:w="439" w:type="dxa"/>
            <w:noWrap/>
            <w:hideMark/>
          </w:tcPr>
          <w:p w14:paraId="4937D94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15</w:t>
            </w:r>
          </w:p>
        </w:tc>
        <w:tc>
          <w:tcPr>
            <w:tcW w:w="773" w:type="dxa"/>
            <w:noWrap/>
            <w:hideMark/>
          </w:tcPr>
          <w:p w14:paraId="7E979C0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10969</w:t>
            </w:r>
          </w:p>
        </w:tc>
        <w:tc>
          <w:tcPr>
            <w:tcW w:w="1851" w:type="dxa"/>
            <w:noWrap/>
            <w:hideMark/>
          </w:tcPr>
          <w:p w14:paraId="194AE3C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Berllin</w:t>
            </w:r>
          </w:p>
        </w:tc>
        <w:tc>
          <w:tcPr>
            <w:tcW w:w="2461" w:type="dxa"/>
            <w:noWrap/>
            <w:hideMark/>
          </w:tcPr>
          <w:p w14:paraId="6911651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Markgrafenstraße</w:t>
            </w:r>
          </w:p>
        </w:tc>
        <w:tc>
          <w:tcPr>
            <w:tcW w:w="567" w:type="dxa"/>
            <w:noWrap/>
            <w:hideMark/>
          </w:tcPr>
          <w:p w14:paraId="5B5F2F3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62</w:t>
            </w:r>
          </w:p>
        </w:tc>
        <w:tc>
          <w:tcPr>
            <w:tcW w:w="1768" w:type="dxa"/>
            <w:noWrap/>
            <w:hideMark/>
          </w:tcPr>
          <w:p w14:paraId="6DA33C5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A4F2DB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15D48C69" w14:textId="77777777" w:rsidTr="00006EB7">
        <w:trPr>
          <w:trHeight w:val="420"/>
        </w:trPr>
        <w:tc>
          <w:tcPr>
            <w:tcW w:w="439" w:type="dxa"/>
            <w:noWrap/>
            <w:hideMark/>
          </w:tcPr>
          <w:p w14:paraId="1AA871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16</w:t>
            </w:r>
          </w:p>
        </w:tc>
        <w:tc>
          <w:tcPr>
            <w:tcW w:w="773" w:type="dxa"/>
            <w:noWrap/>
            <w:hideMark/>
          </w:tcPr>
          <w:p w14:paraId="4B099E7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40477</w:t>
            </w:r>
          </w:p>
        </w:tc>
        <w:tc>
          <w:tcPr>
            <w:tcW w:w="1851" w:type="dxa"/>
            <w:noWrap/>
            <w:hideMark/>
          </w:tcPr>
          <w:p w14:paraId="4B11F98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Düsseldorf</w:t>
            </w:r>
          </w:p>
        </w:tc>
        <w:tc>
          <w:tcPr>
            <w:tcW w:w="2461" w:type="dxa"/>
            <w:noWrap/>
            <w:hideMark/>
          </w:tcPr>
          <w:p w14:paraId="0B9E7AE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Fischerstraße</w:t>
            </w:r>
          </w:p>
        </w:tc>
        <w:tc>
          <w:tcPr>
            <w:tcW w:w="567" w:type="dxa"/>
            <w:noWrap/>
            <w:hideMark/>
          </w:tcPr>
          <w:p w14:paraId="59DD8EA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w:t>
            </w:r>
          </w:p>
        </w:tc>
        <w:tc>
          <w:tcPr>
            <w:tcW w:w="1768" w:type="dxa"/>
            <w:noWrap/>
            <w:hideMark/>
          </w:tcPr>
          <w:p w14:paraId="23B5EF3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15A5D47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73E96310" w14:textId="77777777" w:rsidTr="00006EB7">
        <w:trPr>
          <w:trHeight w:val="420"/>
        </w:trPr>
        <w:tc>
          <w:tcPr>
            <w:tcW w:w="439" w:type="dxa"/>
            <w:noWrap/>
            <w:hideMark/>
          </w:tcPr>
          <w:p w14:paraId="161B4DF2"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17</w:t>
            </w:r>
          </w:p>
        </w:tc>
        <w:tc>
          <w:tcPr>
            <w:tcW w:w="773" w:type="dxa"/>
            <w:noWrap/>
            <w:hideMark/>
          </w:tcPr>
          <w:p w14:paraId="308A006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50933</w:t>
            </w:r>
          </w:p>
        </w:tc>
        <w:tc>
          <w:tcPr>
            <w:tcW w:w="1851" w:type="dxa"/>
            <w:noWrap/>
            <w:hideMark/>
          </w:tcPr>
          <w:p w14:paraId="393F225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Köln</w:t>
            </w:r>
          </w:p>
        </w:tc>
        <w:tc>
          <w:tcPr>
            <w:tcW w:w="2461" w:type="dxa"/>
            <w:noWrap/>
            <w:hideMark/>
          </w:tcPr>
          <w:p w14:paraId="4614A3FE"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Aachener Str.</w:t>
            </w:r>
          </w:p>
        </w:tc>
        <w:tc>
          <w:tcPr>
            <w:tcW w:w="567" w:type="dxa"/>
            <w:noWrap/>
            <w:hideMark/>
          </w:tcPr>
          <w:p w14:paraId="20E418F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300</w:t>
            </w:r>
          </w:p>
        </w:tc>
        <w:tc>
          <w:tcPr>
            <w:tcW w:w="1768" w:type="dxa"/>
            <w:noWrap/>
            <w:hideMark/>
          </w:tcPr>
          <w:p w14:paraId="699DD54D"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670CDF8F"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6CD39444" w14:textId="77777777" w:rsidTr="00006EB7">
        <w:trPr>
          <w:trHeight w:val="420"/>
        </w:trPr>
        <w:tc>
          <w:tcPr>
            <w:tcW w:w="439" w:type="dxa"/>
            <w:noWrap/>
            <w:hideMark/>
          </w:tcPr>
          <w:p w14:paraId="5B8A4F27"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18</w:t>
            </w:r>
          </w:p>
        </w:tc>
        <w:tc>
          <w:tcPr>
            <w:tcW w:w="773" w:type="dxa"/>
            <w:noWrap/>
            <w:hideMark/>
          </w:tcPr>
          <w:p w14:paraId="640B6C3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22297</w:t>
            </w:r>
          </w:p>
        </w:tc>
        <w:tc>
          <w:tcPr>
            <w:tcW w:w="1851" w:type="dxa"/>
            <w:noWrap/>
            <w:hideMark/>
          </w:tcPr>
          <w:p w14:paraId="2542C2FC"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Hamburg</w:t>
            </w:r>
          </w:p>
        </w:tc>
        <w:tc>
          <w:tcPr>
            <w:tcW w:w="2461" w:type="dxa"/>
            <w:noWrap/>
            <w:hideMark/>
          </w:tcPr>
          <w:p w14:paraId="0D3F0AF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Überseering</w:t>
            </w:r>
          </w:p>
        </w:tc>
        <w:tc>
          <w:tcPr>
            <w:tcW w:w="567" w:type="dxa"/>
            <w:noWrap/>
            <w:hideMark/>
          </w:tcPr>
          <w:p w14:paraId="4693D81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45</w:t>
            </w:r>
          </w:p>
        </w:tc>
        <w:tc>
          <w:tcPr>
            <w:tcW w:w="1768" w:type="dxa"/>
            <w:noWrap/>
            <w:hideMark/>
          </w:tcPr>
          <w:p w14:paraId="30D656C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9CB06E0"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1AD4D7F8" w14:textId="77777777" w:rsidTr="00006EB7">
        <w:trPr>
          <w:trHeight w:val="420"/>
        </w:trPr>
        <w:tc>
          <w:tcPr>
            <w:tcW w:w="439" w:type="dxa"/>
            <w:noWrap/>
            <w:hideMark/>
          </w:tcPr>
          <w:p w14:paraId="0BEBED3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19</w:t>
            </w:r>
          </w:p>
        </w:tc>
        <w:tc>
          <w:tcPr>
            <w:tcW w:w="773" w:type="dxa"/>
            <w:noWrap/>
            <w:hideMark/>
          </w:tcPr>
          <w:p w14:paraId="74F7274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81737</w:t>
            </w:r>
          </w:p>
        </w:tc>
        <w:tc>
          <w:tcPr>
            <w:tcW w:w="1851" w:type="dxa"/>
            <w:noWrap/>
            <w:hideMark/>
          </w:tcPr>
          <w:p w14:paraId="48AA844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München</w:t>
            </w:r>
          </w:p>
        </w:tc>
        <w:tc>
          <w:tcPr>
            <w:tcW w:w="2461" w:type="dxa"/>
            <w:noWrap/>
            <w:hideMark/>
          </w:tcPr>
          <w:p w14:paraId="50A1FF65"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Thomas-Dehler-Str.</w:t>
            </w:r>
          </w:p>
        </w:tc>
        <w:tc>
          <w:tcPr>
            <w:tcW w:w="567" w:type="dxa"/>
            <w:noWrap/>
            <w:hideMark/>
          </w:tcPr>
          <w:p w14:paraId="71CFB0D6"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w:t>
            </w:r>
          </w:p>
        </w:tc>
        <w:tc>
          <w:tcPr>
            <w:tcW w:w="1768" w:type="dxa"/>
            <w:noWrap/>
            <w:hideMark/>
          </w:tcPr>
          <w:p w14:paraId="47BFF83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2AA1C37A"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r w:rsidR="00867A55" w:rsidRPr="001F59EC" w14:paraId="7308FAB4" w14:textId="77777777" w:rsidTr="00006EB7">
        <w:trPr>
          <w:trHeight w:val="420"/>
        </w:trPr>
        <w:tc>
          <w:tcPr>
            <w:tcW w:w="439" w:type="dxa"/>
            <w:noWrap/>
            <w:hideMark/>
          </w:tcPr>
          <w:p w14:paraId="726E04DB"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20</w:t>
            </w:r>
          </w:p>
        </w:tc>
        <w:tc>
          <w:tcPr>
            <w:tcW w:w="773" w:type="dxa"/>
            <w:noWrap/>
            <w:hideMark/>
          </w:tcPr>
          <w:p w14:paraId="01BD358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41066</w:t>
            </w:r>
          </w:p>
        </w:tc>
        <w:tc>
          <w:tcPr>
            <w:tcW w:w="1851" w:type="dxa"/>
            <w:noWrap/>
            <w:hideMark/>
          </w:tcPr>
          <w:p w14:paraId="52BA57B9"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Mönchengladbach</w:t>
            </w:r>
          </w:p>
        </w:tc>
        <w:tc>
          <w:tcPr>
            <w:tcW w:w="2461" w:type="dxa"/>
            <w:noWrap/>
            <w:hideMark/>
          </w:tcPr>
          <w:p w14:paraId="51C44773"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Grunewaldstraße</w:t>
            </w:r>
          </w:p>
        </w:tc>
        <w:tc>
          <w:tcPr>
            <w:tcW w:w="567" w:type="dxa"/>
            <w:noWrap/>
            <w:hideMark/>
          </w:tcPr>
          <w:p w14:paraId="71F5DF31"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59</w:t>
            </w:r>
          </w:p>
        </w:tc>
        <w:tc>
          <w:tcPr>
            <w:tcW w:w="1768" w:type="dxa"/>
            <w:noWrap/>
            <w:hideMark/>
          </w:tcPr>
          <w:p w14:paraId="00804188"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In Bearbeitung</w:t>
            </w:r>
          </w:p>
        </w:tc>
        <w:tc>
          <w:tcPr>
            <w:tcW w:w="1582" w:type="dxa"/>
            <w:noWrap/>
            <w:hideMark/>
          </w:tcPr>
          <w:p w14:paraId="535EB314" w14:textId="77777777" w:rsidR="00867A55" w:rsidRPr="001F59EC" w:rsidRDefault="218DE66B" w:rsidP="218DE66B">
            <w:pPr>
              <w:rPr>
                <w:rFonts w:asciiTheme="majorHAnsi" w:hAnsiTheme="majorHAnsi" w:cstheme="majorHAnsi"/>
                <w:lang w:eastAsia="de-DE"/>
              </w:rPr>
            </w:pPr>
            <w:r w:rsidRPr="001F59EC">
              <w:rPr>
                <w:rFonts w:asciiTheme="majorHAnsi" w:hAnsiTheme="majorHAnsi" w:cstheme="majorHAnsi"/>
                <w:lang w:eastAsia="de-DE"/>
              </w:rPr>
              <w:t> </w:t>
            </w:r>
          </w:p>
        </w:tc>
      </w:tr>
    </w:tbl>
    <w:p w14:paraId="3A86BB09" w14:textId="3E0EC187" w:rsidR="00F90723" w:rsidRPr="001F59EC" w:rsidRDefault="00F90723" w:rsidP="00867A55">
      <w:pPr>
        <w:rPr>
          <w:rFonts w:asciiTheme="majorHAnsi" w:hAnsiTheme="majorHAnsi" w:cstheme="majorHAnsi"/>
        </w:rPr>
      </w:pPr>
    </w:p>
    <w:p w14:paraId="57232E5C" w14:textId="77777777" w:rsidR="00F90723" w:rsidRPr="001F59EC" w:rsidRDefault="00F90723">
      <w:pPr>
        <w:rPr>
          <w:rFonts w:asciiTheme="majorHAnsi" w:hAnsiTheme="majorHAnsi" w:cstheme="majorHAnsi"/>
        </w:rPr>
      </w:pPr>
      <w:r w:rsidRPr="001F59EC">
        <w:rPr>
          <w:rFonts w:asciiTheme="majorHAnsi" w:hAnsiTheme="majorHAnsi" w:cstheme="majorHAnsi"/>
        </w:rPr>
        <w:br w:type="page"/>
      </w:r>
    </w:p>
    <w:p w14:paraId="5BAE0550" w14:textId="77777777" w:rsidR="00867A55" w:rsidRPr="001F59EC" w:rsidRDefault="00867A55" w:rsidP="00867A55">
      <w:pPr>
        <w:rPr>
          <w:rFonts w:asciiTheme="majorHAnsi" w:hAnsiTheme="majorHAnsi" w:cstheme="majorHAnsi"/>
        </w:rPr>
      </w:pPr>
    </w:p>
    <w:p w14:paraId="5DC2149F" w14:textId="77777777" w:rsidR="00867A55" w:rsidRPr="001F59EC" w:rsidRDefault="218DE66B" w:rsidP="6B06F679">
      <w:pPr>
        <w:pStyle w:val="berschrift3"/>
        <w:rPr>
          <w:rFonts w:asciiTheme="majorHAnsi" w:hAnsiTheme="majorHAnsi" w:cstheme="majorBidi"/>
        </w:rPr>
      </w:pPr>
      <w:bookmarkStart w:id="67" w:name="_Toc963839487"/>
      <w:r w:rsidRPr="6B06F679">
        <w:rPr>
          <w:rFonts w:asciiTheme="majorHAnsi" w:hAnsiTheme="majorHAnsi" w:cstheme="majorBidi"/>
        </w:rPr>
        <w:t>MPLS Standortmigration</w:t>
      </w:r>
      <w:bookmarkEnd w:id="67"/>
    </w:p>
    <w:p w14:paraId="799DF51F" w14:textId="7F626B41"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w:t>
      </w:r>
      <w:r w:rsidR="00572A1E" w:rsidRPr="001F59EC">
        <w:rPr>
          <w:rFonts w:asciiTheme="majorHAnsi" w:hAnsiTheme="majorHAnsi" w:cstheme="majorHAnsi"/>
        </w:rPr>
        <w:t>Proact</w:t>
      </w:r>
      <w:r w:rsidRPr="001F59EC">
        <w:rPr>
          <w:rFonts w:asciiTheme="majorHAnsi" w:hAnsiTheme="majorHAnsi" w:cstheme="majorHAnsi"/>
        </w:rPr>
        <w:t xml:space="preserve"> MPLS wird parallel zum bestehenden MPLS aufgebaut und hat keinen Einfluss auf die Infrastruktur der actimonda und BIG Standorte. </w:t>
      </w:r>
    </w:p>
    <w:p w14:paraId="3BD18C8A"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Folgende Migrationsschritte und Hinweise sind hier festgehalten:</w:t>
      </w:r>
    </w:p>
    <w:p w14:paraId="710961B9"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Der Standort X erhält einen neuen Router für den Standort von der Webdiscount.</w:t>
      </w:r>
    </w:p>
    <w:p w14:paraId="0FF6DD03"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Die Default-Gateway-Adressen der Standort-Netzwerke werden übernommen (siehe IP-Subnetzliste).</w:t>
      </w:r>
    </w:p>
    <w:p w14:paraId="0C8977A9" w14:textId="77777777"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Zum Umschaltungszeitpunkt wird das Netzwerkabel vom bestehenden MPLS-Router auf den neuen Router gesteckt. Die verschiedenen Subnetzwerke werden via VLAN-Tagging an den Router übergeben.</w:t>
      </w:r>
    </w:p>
    <w:p w14:paraId="10C05162" w14:textId="56AD59A2"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 xml:space="preserve">Zwecks OSPF-Routing ist der Weg zur </w:t>
      </w:r>
      <w:r w:rsidR="00572A1E" w:rsidRPr="001F59EC">
        <w:rPr>
          <w:rFonts w:asciiTheme="majorHAnsi" w:hAnsiTheme="majorHAnsi" w:cstheme="majorHAnsi"/>
        </w:rPr>
        <w:t>Proact</w:t>
      </w:r>
      <w:r w:rsidRPr="001F59EC">
        <w:rPr>
          <w:rFonts w:asciiTheme="majorHAnsi" w:hAnsiTheme="majorHAnsi" w:cstheme="majorHAnsi"/>
        </w:rPr>
        <w:t xml:space="preserve"> Cloud Frankfurt gesichert und durch die Direktverbindung zur itsc der Zugriff auf die Ressourcen gewährleistet, sofern die Netzwerkumschaltung vor der Dienste-Transition durchgeführt wird.</w:t>
      </w:r>
    </w:p>
    <w:p w14:paraId="3CFEDEEA" w14:textId="6A1CDA01" w:rsidR="00867A55" w:rsidRPr="001F59EC" w:rsidRDefault="218DE66B" w:rsidP="00867A55">
      <w:pPr>
        <w:pStyle w:val="Aufzhlung"/>
        <w:rPr>
          <w:rFonts w:asciiTheme="majorHAnsi" w:hAnsiTheme="majorHAnsi" w:cstheme="majorHAnsi"/>
        </w:rPr>
      </w:pPr>
      <w:r w:rsidRPr="001F59EC">
        <w:rPr>
          <w:rFonts w:asciiTheme="majorHAnsi" w:hAnsiTheme="majorHAnsi" w:cstheme="majorHAnsi"/>
        </w:rPr>
        <w:t xml:space="preserve">Anpassung des Routings für den Standort Seitens der itsc in Richtung DIrekverbindung </w:t>
      </w:r>
      <w:r w:rsidR="00572A1E" w:rsidRPr="001F59EC">
        <w:rPr>
          <w:rFonts w:asciiTheme="majorHAnsi" w:hAnsiTheme="majorHAnsi" w:cstheme="majorHAnsi"/>
        </w:rPr>
        <w:t>Proact</w:t>
      </w:r>
      <w:r w:rsidRPr="001F59EC">
        <w:rPr>
          <w:rFonts w:asciiTheme="majorHAnsi" w:hAnsiTheme="majorHAnsi" w:cstheme="majorHAnsi"/>
        </w:rPr>
        <w:t>, damit der Standort über den neuen Weg das itsc erreicht.</w:t>
      </w:r>
    </w:p>
    <w:p w14:paraId="799DADFE" w14:textId="740A2EB0" w:rsidR="007E05CD" w:rsidRPr="001F59EC" w:rsidRDefault="218DE66B" w:rsidP="007E05CD">
      <w:pPr>
        <w:rPr>
          <w:rFonts w:asciiTheme="majorHAnsi" w:hAnsiTheme="majorHAnsi" w:cstheme="majorHAnsi"/>
        </w:rPr>
      </w:pPr>
      <w:r w:rsidRPr="001F59EC">
        <w:rPr>
          <w:rFonts w:asciiTheme="majorHAnsi" w:hAnsiTheme="majorHAnsi" w:cstheme="majorHAnsi"/>
        </w:rPr>
        <w:t>Zwecks Fail-Back kann das Netzwerkkabel auf den „alten“ MPLS-Router zurückgesteckt werden, sofern die Verbindungen nicht funktionieren.</w:t>
      </w:r>
    </w:p>
    <w:p w14:paraId="22D823EB" w14:textId="2E5D9EEF" w:rsidR="001C57C9" w:rsidRPr="001F59EC" w:rsidRDefault="001C57C9">
      <w:pPr>
        <w:rPr>
          <w:rFonts w:asciiTheme="majorHAnsi" w:hAnsiTheme="majorHAnsi" w:cstheme="majorHAnsi"/>
        </w:rPr>
      </w:pPr>
    </w:p>
    <w:p w14:paraId="76C6C444"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4AFCAA6F" w14:textId="5AFEA9D9" w:rsidR="00F37BFC" w:rsidRPr="001F59EC" w:rsidRDefault="218DE66B" w:rsidP="6B06F679">
      <w:pPr>
        <w:pStyle w:val="berschrift1"/>
        <w:rPr>
          <w:rFonts w:asciiTheme="majorHAnsi" w:hAnsiTheme="majorHAnsi" w:cstheme="majorBidi"/>
        </w:rPr>
      </w:pPr>
      <w:bookmarkStart w:id="68" w:name="_Toc647552873"/>
      <w:r w:rsidRPr="6B06F679">
        <w:rPr>
          <w:rFonts w:asciiTheme="majorHAnsi" w:hAnsiTheme="majorHAnsi" w:cstheme="majorBidi"/>
        </w:rPr>
        <w:lastRenderedPageBreak/>
        <w:t>Active Directory Service</w:t>
      </w:r>
      <w:bookmarkEnd w:id="64"/>
      <w:bookmarkEnd w:id="68"/>
    </w:p>
    <w:p w14:paraId="5A23376B" w14:textId="77777777" w:rsidR="00F37BFC" w:rsidRPr="001F59EC" w:rsidRDefault="218DE66B" w:rsidP="6B06F679">
      <w:pPr>
        <w:pStyle w:val="berschrift2"/>
        <w:rPr>
          <w:rFonts w:asciiTheme="majorHAnsi" w:hAnsiTheme="majorHAnsi" w:cstheme="majorBidi"/>
        </w:rPr>
      </w:pPr>
      <w:bookmarkStart w:id="69" w:name="_Toc62024137"/>
      <w:bookmarkStart w:id="70" w:name="_Toc2119483962"/>
      <w:r w:rsidRPr="6B06F679">
        <w:rPr>
          <w:rFonts w:asciiTheme="majorHAnsi" w:hAnsiTheme="majorHAnsi" w:cstheme="majorBidi"/>
        </w:rPr>
        <w:t>Infrastruktur</w:t>
      </w:r>
      <w:bookmarkEnd w:id="69"/>
      <w:bookmarkEnd w:id="70"/>
    </w:p>
    <w:p w14:paraId="1411EE9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Beim BIG Active Directory (AD) handelt es sich um die ROOT Domäne krankenkasse.de mit der Child Domäne big.krankenkasse.de. Sämtliche Userobjekte und Server sind in der Domäne big.krankenkasse.de. </w:t>
      </w:r>
    </w:p>
    <w:tbl>
      <w:tblPr>
        <w:tblStyle w:val="ahdFormatvorlage1"/>
        <w:tblW w:w="9067" w:type="dxa"/>
        <w:tblLook w:val="04A0" w:firstRow="1" w:lastRow="0" w:firstColumn="1" w:lastColumn="0" w:noHBand="0" w:noVBand="1"/>
      </w:tblPr>
      <w:tblGrid>
        <w:gridCol w:w="3095"/>
        <w:gridCol w:w="1354"/>
        <w:gridCol w:w="1250"/>
        <w:gridCol w:w="1482"/>
        <w:gridCol w:w="1886"/>
      </w:tblGrid>
      <w:tr w:rsidR="00F37BFC" w:rsidRPr="001F59EC" w14:paraId="0A8071C7"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tcPr>
          <w:p w14:paraId="0EFA23B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DNS Name</w:t>
            </w:r>
          </w:p>
        </w:tc>
        <w:tc>
          <w:tcPr>
            <w:tcW w:w="1354" w:type="dxa"/>
          </w:tcPr>
          <w:p w14:paraId="2D38102C"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w:t>
            </w:r>
          </w:p>
        </w:tc>
        <w:tc>
          <w:tcPr>
            <w:tcW w:w="1250" w:type="dxa"/>
          </w:tcPr>
          <w:p w14:paraId="5AD13DC7"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Standort</w:t>
            </w:r>
          </w:p>
        </w:tc>
        <w:tc>
          <w:tcPr>
            <w:tcW w:w="1482" w:type="dxa"/>
          </w:tcPr>
          <w:p w14:paraId="283BD44F"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OS</w:t>
            </w:r>
          </w:p>
        </w:tc>
        <w:tc>
          <w:tcPr>
            <w:tcW w:w="1886" w:type="dxa"/>
          </w:tcPr>
          <w:p w14:paraId="1A4CAC73"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Rollen</w:t>
            </w:r>
          </w:p>
        </w:tc>
      </w:tr>
      <w:tr w:rsidR="00F37BFC" w:rsidRPr="001F59EC" w14:paraId="79C34B30" w14:textId="77777777" w:rsidTr="218DE66B">
        <w:tc>
          <w:tcPr>
            <w:cnfStyle w:val="001000000000" w:firstRow="0" w:lastRow="0" w:firstColumn="1" w:lastColumn="0" w:oddVBand="0" w:evenVBand="0" w:oddHBand="0" w:evenHBand="0" w:firstRowFirstColumn="0" w:firstRowLastColumn="0" w:lastRowFirstColumn="0" w:lastRowLastColumn="0"/>
            <w:tcW w:w="3095" w:type="dxa"/>
            <w:vAlign w:val="center"/>
          </w:tcPr>
          <w:p w14:paraId="52583D8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big-vrootdc01.krankenkasse.de</w:t>
            </w:r>
          </w:p>
        </w:tc>
        <w:tc>
          <w:tcPr>
            <w:tcW w:w="1354" w:type="dxa"/>
            <w:vAlign w:val="center"/>
          </w:tcPr>
          <w:p w14:paraId="1E3C3E3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10.18.20.3</w:t>
            </w:r>
          </w:p>
        </w:tc>
        <w:tc>
          <w:tcPr>
            <w:tcW w:w="1250" w:type="dxa"/>
            <w:vAlign w:val="center"/>
          </w:tcPr>
          <w:p w14:paraId="082C120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1DBCAA6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69E10D2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w:t>
            </w:r>
          </w:p>
        </w:tc>
      </w:tr>
      <w:tr w:rsidR="00F37BFC" w:rsidRPr="001F59EC" w14:paraId="4695782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vAlign w:val="center"/>
          </w:tcPr>
          <w:p w14:paraId="54287A7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big-vrootdc02.krankenkasse.de</w:t>
            </w:r>
          </w:p>
        </w:tc>
        <w:tc>
          <w:tcPr>
            <w:tcW w:w="1354" w:type="dxa"/>
            <w:vAlign w:val="center"/>
          </w:tcPr>
          <w:p w14:paraId="2FEEA47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10.18.20.4</w:t>
            </w:r>
          </w:p>
        </w:tc>
        <w:tc>
          <w:tcPr>
            <w:tcW w:w="1250" w:type="dxa"/>
            <w:vAlign w:val="center"/>
          </w:tcPr>
          <w:p w14:paraId="7128010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26BD6D2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4C11166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w:t>
            </w:r>
          </w:p>
        </w:tc>
      </w:tr>
      <w:tr w:rsidR="00F37BFC" w:rsidRPr="001F59EC" w14:paraId="721D6307" w14:textId="77777777" w:rsidTr="218DE66B">
        <w:tc>
          <w:tcPr>
            <w:cnfStyle w:val="001000000000" w:firstRow="0" w:lastRow="0" w:firstColumn="1" w:lastColumn="0" w:oddVBand="0" w:evenVBand="0" w:oddHBand="0" w:evenHBand="0" w:firstRowFirstColumn="0" w:firstRowLastColumn="0" w:lastRowFirstColumn="0" w:lastRowLastColumn="0"/>
            <w:tcW w:w="3095" w:type="dxa"/>
            <w:vAlign w:val="center"/>
          </w:tcPr>
          <w:p w14:paraId="6F308C3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big-vdc01.big.krankenkasse.de</w:t>
            </w:r>
          </w:p>
        </w:tc>
        <w:tc>
          <w:tcPr>
            <w:tcW w:w="1354" w:type="dxa"/>
            <w:vAlign w:val="center"/>
          </w:tcPr>
          <w:p w14:paraId="347F544C" w14:textId="3C750082"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10.1</w:t>
            </w:r>
            <w:r w:rsidR="00BA4119" w:rsidRPr="001F59EC">
              <w:rPr>
                <w:rFonts w:asciiTheme="majorHAnsi" w:hAnsiTheme="majorHAnsi" w:cstheme="majorHAnsi"/>
              </w:rPr>
              <w:t>1</w:t>
            </w:r>
            <w:r w:rsidRPr="001F59EC">
              <w:rPr>
                <w:rFonts w:asciiTheme="majorHAnsi" w:hAnsiTheme="majorHAnsi" w:cstheme="majorHAnsi"/>
              </w:rPr>
              <w:t>8.</w:t>
            </w:r>
            <w:r w:rsidR="00BA4119" w:rsidRPr="001F59EC">
              <w:rPr>
                <w:rFonts w:asciiTheme="majorHAnsi" w:hAnsiTheme="majorHAnsi" w:cstheme="majorHAnsi"/>
              </w:rPr>
              <w:t>0</w:t>
            </w:r>
            <w:r w:rsidRPr="001F59EC">
              <w:rPr>
                <w:rFonts w:asciiTheme="majorHAnsi" w:hAnsiTheme="majorHAnsi" w:cstheme="majorHAnsi"/>
              </w:rPr>
              <w:t>.1</w:t>
            </w:r>
          </w:p>
        </w:tc>
        <w:tc>
          <w:tcPr>
            <w:tcW w:w="1250" w:type="dxa"/>
            <w:vAlign w:val="center"/>
          </w:tcPr>
          <w:p w14:paraId="13D1C473"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716A254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1024E2C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 DHCP</w:t>
            </w:r>
          </w:p>
        </w:tc>
      </w:tr>
      <w:tr w:rsidR="00F37BFC" w:rsidRPr="001F59EC" w14:paraId="0055D4F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95" w:type="dxa"/>
            <w:vAlign w:val="center"/>
          </w:tcPr>
          <w:p w14:paraId="6C6D0936"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big-vdc02.big.krankenkasse.de</w:t>
            </w:r>
          </w:p>
        </w:tc>
        <w:tc>
          <w:tcPr>
            <w:tcW w:w="1354" w:type="dxa"/>
            <w:vAlign w:val="center"/>
          </w:tcPr>
          <w:p w14:paraId="2E075E9F" w14:textId="41F7B24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w:t>
            </w:r>
            <w:r w:rsidR="00BA4119" w:rsidRPr="001F59EC">
              <w:rPr>
                <w:rFonts w:asciiTheme="majorHAnsi" w:hAnsiTheme="majorHAnsi" w:cstheme="majorHAnsi"/>
              </w:rPr>
              <w:t>1</w:t>
            </w:r>
            <w:r w:rsidRPr="001F59EC">
              <w:rPr>
                <w:rFonts w:asciiTheme="majorHAnsi" w:hAnsiTheme="majorHAnsi" w:cstheme="majorHAnsi"/>
              </w:rPr>
              <w:t>8.</w:t>
            </w:r>
            <w:r w:rsidR="00BA4119" w:rsidRPr="001F59EC">
              <w:rPr>
                <w:rFonts w:asciiTheme="majorHAnsi" w:hAnsiTheme="majorHAnsi" w:cstheme="majorHAnsi"/>
              </w:rPr>
              <w:t>0</w:t>
            </w:r>
            <w:r w:rsidRPr="001F59EC">
              <w:rPr>
                <w:rFonts w:asciiTheme="majorHAnsi" w:hAnsiTheme="majorHAnsi" w:cstheme="majorHAnsi"/>
              </w:rPr>
              <w:t>.2</w:t>
            </w:r>
          </w:p>
        </w:tc>
        <w:tc>
          <w:tcPr>
            <w:tcW w:w="1250" w:type="dxa"/>
            <w:vAlign w:val="center"/>
          </w:tcPr>
          <w:p w14:paraId="6BC5B2E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Frankfurt</w:t>
            </w:r>
          </w:p>
        </w:tc>
        <w:tc>
          <w:tcPr>
            <w:tcW w:w="1482" w:type="dxa"/>
            <w:vAlign w:val="center"/>
          </w:tcPr>
          <w:p w14:paraId="1A6E450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Server 2019</w:t>
            </w:r>
          </w:p>
        </w:tc>
        <w:tc>
          <w:tcPr>
            <w:tcW w:w="1886" w:type="dxa"/>
            <w:vAlign w:val="center"/>
          </w:tcPr>
          <w:p w14:paraId="135A0A9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AD, DNS, DHCP</w:t>
            </w:r>
          </w:p>
        </w:tc>
      </w:tr>
    </w:tbl>
    <w:p w14:paraId="77D70C52" w14:textId="60DE63F7" w:rsidR="00F37BFC" w:rsidRPr="001F59EC" w:rsidRDefault="00F37BFC" w:rsidP="00F37BFC">
      <w:pPr>
        <w:rPr>
          <w:rFonts w:asciiTheme="majorHAnsi" w:hAnsiTheme="majorHAnsi" w:cstheme="majorHAnsi"/>
        </w:rPr>
      </w:pPr>
    </w:p>
    <w:p w14:paraId="0210850E" w14:textId="77777777" w:rsidR="00F37BFC" w:rsidRPr="001F59EC" w:rsidRDefault="218DE66B" w:rsidP="6B06F679">
      <w:pPr>
        <w:pStyle w:val="berschrift2"/>
        <w:rPr>
          <w:rFonts w:asciiTheme="majorHAnsi" w:hAnsiTheme="majorHAnsi" w:cstheme="majorBidi"/>
        </w:rPr>
      </w:pPr>
      <w:bookmarkStart w:id="71" w:name="_Toc62024138"/>
      <w:bookmarkStart w:id="72" w:name="_Toc1938157430"/>
      <w:r w:rsidRPr="6B06F679">
        <w:rPr>
          <w:rFonts w:asciiTheme="majorHAnsi" w:hAnsiTheme="majorHAnsi" w:cstheme="majorBidi"/>
        </w:rPr>
        <w:t>Sites und Services</w:t>
      </w:r>
      <w:bookmarkEnd w:id="71"/>
      <w:bookmarkEnd w:id="72"/>
    </w:p>
    <w:p w14:paraId="2C72C051" w14:textId="37526B9D" w:rsidR="00F37BFC" w:rsidRPr="001F59EC" w:rsidRDefault="218DE66B" w:rsidP="00893F73">
      <w:pPr>
        <w:spacing w:before="240" w:after="240"/>
        <w:rPr>
          <w:rFonts w:asciiTheme="majorHAnsi" w:hAnsiTheme="majorHAnsi" w:cstheme="majorHAnsi"/>
        </w:rPr>
      </w:pPr>
      <w:r w:rsidRPr="001F59EC">
        <w:rPr>
          <w:rFonts w:asciiTheme="majorHAnsi" w:hAnsiTheme="majorHAnsi" w:cstheme="majorHAnsi"/>
        </w:rPr>
        <w:t>Es gibt zwei Sites, Frankfurt und Dortmund.</w:t>
      </w:r>
      <w:r w:rsidR="469BB224" w:rsidRPr="001F59EC">
        <w:rPr>
          <w:rFonts w:asciiTheme="majorHAnsi" w:eastAsia="Cairo" w:hAnsiTheme="majorHAnsi" w:cstheme="majorHAnsi"/>
          <w:szCs w:val="20"/>
        </w:rPr>
        <w:t xml:space="preserve"> Die Site Dortmund ist historisch bedingt noch in der Konfiguration vorhanden, enthält jedoch keine aktive Infrastruktur mehr.</w:t>
      </w:r>
      <w:r w:rsidR="00E537C1">
        <w:rPr>
          <w:rFonts w:asciiTheme="majorHAnsi" w:eastAsia="Cairo" w:hAnsiTheme="majorHAnsi" w:cstheme="majorHAnsi"/>
          <w:szCs w:val="20"/>
        </w:rPr>
        <w:br/>
      </w:r>
    </w:p>
    <w:p w14:paraId="6D6F72AC" w14:textId="77777777" w:rsidR="00F37BFC" w:rsidRPr="001F59EC" w:rsidRDefault="218DE66B" w:rsidP="6B06F679">
      <w:pPr>
        <w:pStyle w:val="berschrift3"/>
        <w:rPr>
          <w:rFonts w:asciiTheme="majorHAnsi" w:hAnsiTheme="majorHAnsi" w:cstheme="majorBidi"/>
        </w:rPr>
      </w:pPr>
      <w:bookmarkStart w:id="73" w:name="_Toc62024139"/>
      <w:bookmarkStart w:id="74" w:name="_Toc1869501095"/>
      <w:r w:rsidRPr="6B06F679">
        <w:rPr>
          <w:rFonts w:asciiTheme="majorHAnsi" w:hAnsiTheme="majorHAnsi" w:cstheme="majorBidi"/>
        </w:rPr>
        <w:t>Subnets</w:t>
      </w:r>
      <w:bookmarkEnd w:id="73"/>
      <w:bookmarkEnd w:id="74"/>
    </w:p>
    <w:tbl>
      <w:tblPr>
        <w:tblW w:w="9067" w:type="dxa"/>
        <w:tblLayout w:type="fixed"/>
        <w:tblCellMar>
          <w:left w:w="70" w:type="dxa"/>
          <w:right w:w="70" w:type="dxa"/>
        </w:tblCellMar>
        <w:tblLook w:val="04A0" w:firstRow="1" w:lastRow="0" w:firstColumn="1" w:lastColumn="0" w:noHBand="0" w:noVBand="1"/>
      </w:tblPr>
      <w:tblGrid>
        <w:gridCol w:w="1980"/>
        <w:gridCol w:w="2410"/>
        <w:gridCol w:w="2126"/>
        <w:gridCol w:w="2551"/>
      </w:tblGrid>
      <w:tr w:rsidR="00F37BFC" w:rsidRPr="001F59EC" w14:paraId="466DF046"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shd w:val="clear" w:color="auto" w:fill="C00000"/>
            <w:vAlign w:val="center"/>
            <w:hideMark/>
          </w:tcPr>
          <w:p w14:paraId="678F1C87"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Name</w:t>
            </w:r>
          </w:p>
        </w:tc>
        <w:tc>
          <w:tcPr>
            <w:tcW w:w="2410" w:type="dxa"/>
            <w:tcBorders>
              <w:top w:val="single" w:sz="4" w:space="0" w:color="auto"/>
              <w:left w:val="nil"/>
              <w:bottom w:val="single" w:sz="4" w:space="0" w:color="auto"/>
              <w:right w:val="single" w:sz="4" w:space="0" w:color="auto"/>
            </w:tcBorders>
            <w:shd w:val="clear" w:color="auto" w:fill="C00000"/>
            <w:vAlign w:val="center"/>
            <w:hideMark/>
          </w:tcPr>
          <w:p w14:paraId="7846648B"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Standort</w:t>
            </w:r>
          </w:p>
        </w:tc>
        <w:tc>
          <w:tcPr>
            <w:tcW w:w="2126" w:type="dxa"/>
            <w:tcBorders>
              <w:top w:val="single" w:sz="4" w:space="0" w:color="auto"/>
              <w:left w:val="nil"/>
              <w:bottom w:val="single" w:sz="4" w:space="0" w:color="auto"/>
              <w:right w:val="single" w:sz="4" w:space="0" w:color="auto"/>
            </w:tcBorders>
            <w:shd w:val="clear" w:color="auto" w:fill="C00000"/>
            <w:vAlign w:val="center"/>
            <w:hideMark/>
          </w:tcPr>
          <w:p w14:paraId="3F8C3237"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Typ</w:t>
            </w:r>
          </w:p>
        </w:tc>
        <w:tc>
          <w:tcPr>
            <w:tcW w:w="2551" w:type="dxa"/>
            <w:tcBorders>
              <w:top w:val="single" w:sz="4" w:space="0" w:color="auto"/>
              <w:left w:val="nil"/>
              <w:bottom w:val="single" w:sz="4" w:space="0" w:color="auto"/>
              <w:right w:val="single" w:sz="4" w:space="0" w:color="auto"/>
            </w:tcBorders>
            <w:shd w:val="clear" w:color="auto" w:fill="C00000"/>
            <w:vAlign w:val="center"/>
            <w:hideMark/>
          </w:tcPr>
          <w:p w14:paraId="006F3C6E" w14:textId="77777777" w:rsidR="00F37BFC" w:rsidRPr="001F59EC" w:rsidRDefault="218DE66B" w:rsidP="00006EB7">
            <w:pPr>
              <w:rPr>
                <w:rFonts w:asciiTheme="majorHAnsi" w:hAnsiTheme="majorHAnsi" w:cstheme="majorHAnsi"/>
                <w:lang w:eastAsia="de-DE"/>
              </w:rPr>
            </w:pPr>
            <w:r w:rsidRPr="001F59EC">
              <w:rPr>
                <w:rFonts w:asciiTheme="majorHAnsi" w:hAnsiTheme="majorHAnsi" w:cstheme="majorHAnsi"/>
                <w:lang w:eastAsia="de-DE"/>
              </w:rPr>
              <w:t>Beschreibung</w:t>
            </w:r>
          </w:p>
        </w:tc>
      </w:tr>
      <w:tr w:rsidR="00206F70" w:rsidRPr="001F59EC" w14:paraId="048051D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2A77CA2" w14:textId="6710DC4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10.0.128.0/23</w:t>
            </w:r>
          </w:p>
        </w:tc>
        <w:tc>
          <w:tcPr>
            <w:tcW w:w="2410" w:type="dxa"/>
            <w:tcBorders>
              <w:top w:val="nil"/>
              <w:left w:val="nil"/>
              <w:bottom w:val="single" w:sz="4" w:space="0" w:color="auto"/>
              <w:right w:val="single" w:sz="4" w:space="0" w:color="auto"/>
            </w:tcBorders>
            <w:noWrap/>
            <w:vAlign w:val="center"/>
          </w:tcPr>
          <w:p w14:paraId="6E651190" w14:textId="0CDF30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65FC2CB" w14:textId="695B9FC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2C0AB82" w14:textId="77777777" w:rsidR="00206F70" w:rsidRPr="001F59EC" w:rsidRDefault="00206F70" w:rsidP="00006EB7">
            <w:pPr>
              <w:rPr>
                <w:rFonts w:asciiTheme="majorHAnsi" w:hAnsiTheme="majorHAnsi" w:cstheme="majorHAnsi"/>
                <w:lang w:eastAsia="de-DE"/>
              </w:rPr>
            </w:pPr>
          </w:p>
        </w:tc>
      </w:tr>
      <w:tr w:rsidR="00206F70" w:rsidRPr="001F59EC" w14:paraId="5384748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9CFDCF3" w14:textId="7B0EBA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10.0.93.0/24</w:t>
            </w:r>
          </w:p>
        </w:tc>
        <w:tc>
          <w:tcPr>
            <w:tcW w:w="2410" w:type="dxa"/>
            <w:tcBorders>
              <w:top w:val="nil"/>
              <w:left w:val="nil"/>
              <w:bottom w:val="single" w:sz="4" w:space="0" w:color="auto"/>
              <w:right w:val="single" w:sz="4" w:space="0" w:color="auto"/>
            </w:tcBorders>
            <w:noWrap/>
            <w:vAlign w:val="center"/>
          </w:tcPr>
          <w:p w14:paraId="465C3330" w14:textId="7F08C1A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249B44" w14:textId="0DFA598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9656FF2" w14:textId="584917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Bitmarck</w:t>
            </w:r>
          </w:p>
        </w:tc>
      </w:tr>
      <w:tr w:rsidR="00206F70" w:rsidRPr="001F59EC" w14:paraId="39ED2501"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B762752" w14:textId="070A638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10.100.10.0/24</w:t>
            </w:r>
          </w:p>
        </w:tc>
        <w:tc>
          <w:tcPr>
            <w:tcW w:w="2410" w:type="dxa"/>
            <w:tcBorders>
              <w:top w:val="nil"/>
              <w:left w:val="nil"/>
              <w:bottom w:val="single" w:sz="4" w:space="0" w:color="auto"/>
              <w:right w:val="single" w:sz="4" w:space="0" w:color="auto"/>
            </w:tcBorders>
            <w:noWrap/>
            <w:vAlign w:val="center"/>
          </w:tcPr>
          <w:p w14:paraId="1ECF3FF2" w14:textId="3499E20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FD4E183" w14:textId="0E80FD2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4DC13B6" w14:textId="77777777" w:rsidR="00206F70" w:rsidRPr="001F59EC" w:rsidRDefault="00206F70" w:rsidP="00006EB7">
            <w:pPr>
              <w:rPr>
                <w:rFonts w:asciiTheme="majorHAnsi" w:hAnsiTheme="majorHAnsi" w:cstheme="majorHAnsi"/>
                <w:lang w:eastAsia="de-DE"/>
              </w:rPr>
            </w:pPr>
          </w:p>
        </w:tc>
      </w:tr>
      <w:tr w:rsidR="00206F70" w:rsidRPr="001F59EC" w14:paraId="669C1F4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9B162D1" w14:textId="057CE6D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10.100.12.0/24</w:t>
            </w:r>
          </w:p>
        </w:tc>
        <w:tc>
          <w:tcPr>
            <w:tcW w:w="2410" w:type="dxa"/>
            <w:tcBorders>
              <w:top w:val="nil"/>
              <w:left w:val="nil"/>
              <w:bottom w:val="single" w:sz="4" w:space="0" w:color="auto"/>
              <w:right w:val="single" w:sz="4" w:space="0" w:color="auto"/>
            </w:tcBorders>
            <w:noWrap/>
            <w:vAlign w:val="center"/>
          </w:tcPr>
          <w:p w14:paraId="0528C266" w14:textId="23B06A8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7B667B3" w14:textId="41F354CC"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BB4EAAE" w14:textId="77777777" w:rsidR="00206F70" w:rsidRPr="001F59EC" w:rsidRDefault="00206F70" w:rsidP="00006EB7">
            <w:pPr>
              <w:rPr>
                <w:rFonts w:asciiTheme="majorHAnsi" w:hAnsiTheme="majorHAnsi" w:cstheme="majorHAnsi"/>
                <w:lang w:eastAsia="de-DE"/>
              </w:rPr>
            </w:pPr>
          </w:p>
        </w:tc>
      </w:tr>
      <w:tr w:rsidR="00206F70" w:rsidRPr="001F59EC" w14:paraId="4EFCF728"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E69C430" w14:textId="2F08DFD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10.100.14.0/24</w:t>
            </w:r>
          </w:p>
        </w:tc>
        <w:tc>
          <w:tcPr>
            <w:tcW w:w="2410" w:type="dxa"/>
            <w:tcBorders>
              <w:top w:val="nil"/>
              <w:left w:val="nil"/>
              <w:bottom w:val="single" w:sz="4" w:space="0" w:color="auto"/>
              <w:right w:val="single" w:sz="4" w:space="0" w:color="auto"/>
            </w:tcBorders>
            <w:noWrap/>
            <w:vAlign w:val="center"/>
          </w:tcPr>
          <w:p w14:paraId="0A98188B" w14:textId="02800A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7F23B54" w14:textId="05296B2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2DACD25" w14:textId="77777777" w:rsidR="00206F70" w:rsidRPr="001F59EC" w:rsidRDefault="00206F70" w:rsidP="00006EB7">
            <w:pPr>
              <w:rPr>
                <w:rFonts w:asciiTheme="majorHAnsi" w:hAnsiTheme="majorHAnsi" w:cstheme="majorHAnsi"/>
                <w:lang w:eastAsia="de-DE"/>
              </w:rPr>
            </w:pPr>
          </w:p>
        </w:tc>
      </w:tr>
      <w:tr w:rsidR="00206F70" w:rsidRPr="001F59EC" w14:paraId="78E239F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9A296F7" w14:textId="210167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10.100.15.0/24</w:t>
            </w:r>
          </w:p>
        </w:tc>
        <w:tc>
          <w:tcPr>
            <w:tcW w:w="2410" w:type="dxa"/>
            <w:tcBorders>
              <w:top w:val="nil"/>
              <w:left w:val="nil"/>
              <w:bottom w:val="single" w:sz="4" w:space="0" w:color="auto"/>
              <w:right w:val="single" w:sz="4" w:space="0" w:color="auto"/>
            </w:tcBorders>
            <w:noWrap/>
            <w:vAlign w:val="center"/>
          </w:tcPr>
          <w:p w14:paraId="4D866EFA" w14:textId="4DF62FB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95C4037" w14:textId="7892786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3185E31" w14:textId="77777777" w:rsidR="00206F70" w:rsidRPr="001F59EC" w:rsidRDefault="00206F70" w:rsidP="00006EB7">
            <w:pPr>
              <w:rPr>
                <w:rFonts w:asciiTheme="majorHAnsi" w:hAnsiTheme="majorHAnsi" w:cstheme="majorHAnsi"/>
                <w:lang w:eastAsia="de-DE"/>
              </w:rPr>
            </w:pPr>
          </w:p>
        </w:tc>
      </w:tr>
      <w:tr w:rsidR="00206F70" w:rsidRPr="001F59EC" w14:paraId="3D24A94A"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9D6B377" w14:textId="262210F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10.100.18.0/24</w:t>
            </w:r>
          </w:p>
        </w:tc>
        <w:tc>
          <w:tcPr>
            <w:tcW w:w="2410" w:type="dxa"/>
            <w:tcBorders>
              <w:top w:val="nil"/>
              <w:left w:val="nil"/>
              <w:bottom w:val="single" w:sz="4" w:space="0" w:color="auto"/>
              <w:right w:val="single" w:sz="4" w:space="0" w:color="auto"/>
            </w:tcBorders>
            <w:noWrap/>
            <w:vAlign w:val="center"/>
          </w:tcPr>
          <w:p w14:paraId="5CAFA416" w14:textId="03F2804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936C13F" w14:textId="092FA00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4A08540" w14:textId="77777777" w:rsidR="00206F70" w:rsidRPr="001F59EC" w:rsidRDefault="00206F70" w:rsidP="00006EB7">
            <w:pPr>
              <w:rPr>
                <w:rFonts w:asciiTheme="majorHAnsi" w:hAnsiTheme="majorHAnsi" w:cstheme="majorHAnsi"/>
                <w:lang w:eastAsia="de-DE"/>
              </w:rPr>
            </w:pPr>
          </w:p>
        </w:tc>
      </w:tr>
      <w:tr w:rsidR="00206F70" w:rsidRPr="001F59EC" w14:paraId="1D56064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7F48D6" w14:textId="031BC30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10.100.33.0/24</w:t>
            </w:r>
          </w:p>
        </w:tc>
        <w:tc>
          <w:tcPr>
            <w:tcW w:w="2410" w:type="dxa"/>
            <w:tcBorders>
              <w:top w:val="nil"/>
              <w:left w:val="nil"/>
              <w:bottom w:val="single" w:sz="4" w:space="0" w:color="auto"/>
              <w:right w:val="single" w:sz="4" w:space="0" w:color="auto"/>
            </w:tcBorders>
            <w:noWrap/>
            <w:vAlign w:val="center"/>
          </w:tcPr>
          <w:p w14:paraId="281A0220" w14:textId="5B16A9A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8D04AF0" w14:textId="0F76728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9D78D57" w14:textId="77777777" w:rsidR="00206F70" w:rsidRPr="001F59EC" w:rsidRDefault="00206F70" w:rsidP="00006EB7">
            <w:pPr>
              <w:rPr>
                <w:rFonts w:asciiTheme="majorHAnsi" w:hAnsiTheme="majorHAnsi" w:cstheme="majorHAnsi"/>
                <w:lang w:eastAsia="de-DE"/>
              </w:rPr>
            </w:pPr>
          </w:p>
        </w:tc>
      </w:tr>
      <w:tr w:rsidR="00206F70" w:rsidRPr="001F59EC" w14:paraId="5436A63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83B395F" w14:textId="4E13E11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10.100.36.0/24</w:t>
            </w:r>
          </w:p>
        </w:tc>
        <w:tc>
          <w:tcPr>
            <w:tcW w:w="2410" w:type="dxa"/>
            <w:tcBorders>
              <w:top w:val="nil"/>
              <w:left w:val="nil"/>
              <w:bottom w:val="single" w:sz="4" w:space="0" w:color="auto"/>
              <w:right w:val="single" w:sz="4" w:space="0" w:color="auto"/>
            </w:tcBorders>
            <w:noWrap/>
            <w:vAlign w:val="center"/>
          </w:tcPr>
          <w:p w14:paraId="63149CBE" w14:textId="6BAEC62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8CE1DCF" w14:textId="2AF3E89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65A608D" w14:textId="77777777" w:rsidR="00206F70" w:rsidRPr="001F59EC" w:rsidRDefault="00206F70" w:rsidP="00006EB7">
            <w:pPr>
              <w:rPr>
                <w:rFonts w:asciiTheme="majorHAnsi" w:hAnsiTheme="majorHAnsi" w:cstheme="majorHAnsi"/>
                <w:lang w:eastAsia="de-DE"/>
              </w:rPr>
            </w:pPr>
          </w:p>
        </w:tc>
      </w:tr>
      <w:tr w:rsidR="00206F70" w:rsidRPr="001F59EC" w14:paraId="304641C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F9441A9" w14:textId="6A2E7B1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10.100.38.0/24</w:t>
            </w:r>
          </w:p>
        </w:tc>
        <w:tc>
          <w:tcPr>
            <w:tcW w:w="2410" w:type="dxa"/>
            <w:tcBorders>
              <w:top w:val="nil"/>
              <w:left w:val="nil"/>
              <w:bottom w:val="single" w:sz="4" w:space="0" w:color="auto"/>
              <w:right w:val="single" w:sz="4" w:space="0" w:color="auto"/>
            </w:tcBorders>
            <w:noWrap/>
            <w:vAlign w:val="center"/>
          </w:tcPr>
          <w:p w14:paraId="05A7BF86" w14:textId="1433F3F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F6B23F7" w14:textId="2823652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C4F7B9F" w14:textId="77777777" w:rsidR="00206F70" w:rsidRPr="001F59EC" w:rsidRDefault="00206F70" w:rsidP="00006EB7">
            <w:pPr>
              <w:rPr>
                <w:rFonts w:asciiTheme="majorHAnsi" w:hAnsiTheme="majorHAnsi" w:cstheme="majorHAnsi"/>
                <w:lang w:eastAsia="de-DE"/>
              </w:rPr>
            </w:pPr>
          </w:p>
        </w:tc>
      </w:tr>
      <w:tr w:rsidR="00206F70" w:rsidRPr="001F59EC" w14:paraId="062B371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2563FEB" w14:textId="70EC973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10.100.39.0/24</w:t>
            </w:r>
          </w:p>
        </w:tc>
        <w:tc>
          <w:tcPr>
            <w:tcW w:w="2410" w:type="dxa"/>
            <w:tcBorders>
              <w:top w:val="nil"/>
              <w:left w:val="nil"/>
              <w:bottom w:val="single" w:sz="4" w:space="0" w:color="auto"/>
              <w:right w:val="single" w:sz="4" w:space="0" w:color="auto"/>
            </w:tcBorders>
            <w:noWrap/>
            <w:vAlign w:val="center"/>
          </w:tcPr>
          <w:p w14:paraId="11DEDEEF" w14:textId="3F729B4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E1B3205" w14:textId="2ABB115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45AB052" w14:textId="77777777" w:rsidR="00206F70" w:rsidRPr="001F59EC" w:rsidRDefault="00206F70" w:rsidP="00006EB7">
            <w:pPr>
              <w:rPr>
                <w:rFonts w:asciiTheme="majorHAnsi" w:hAnsiTheme="majorHAnsi" w:cstheme="majorHAnsi"/>
                <w:lang w:eastAsia="de-DE"/>
              </w:rPr>
            </w:pPr>
          </w:p>
        </w:tc>
      </w:tr>
      <w:tr w:rsidR="00206F70" w:rsidRPr="001F59EC" w14:paraId="3306FBCE"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EC7BFD" w14:textId="6593F7D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10.100.4.0/24</w:t>
            </w:r>
          </w:p>
        </w:tc>
        <w:tc>
          <w:tcPr>
            <w:tcW w:w="2410" w:type="dxa"/>
            <w:tcBorders>
              <w:top w:val="nil"/>
              <w:left w:val="nil"/>
              <w:bottom w:val="single" w:sz="4" w:space="0" w:color="auto"/>
              <w:right w:val="single" w:sz="4" w:space="0" w:color="auto"/>
            </w:tcBorders>
            <w:noWrap/>
            <w:vAlign w:val="center"/>
          </w:tcPr>
          <w:p w14:paraId="055D7992" w14:textId="7897BB6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E0D95A7" w14:textId="6FFD8FD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A3309AD" w14:textId="77777777" w:rsidR="00206F70" w:rsidRPr="001F59EC" w:rsidRDefault="00206F70" w:rsidP="00006EB7">
            <w:pPr>
              <w:rPr>
                <w:rFonts w:asciiTheme="majorHAnsi" w:hAnsiTheme="majorHAnsi" w:cstheme="majorHAnsi"/>
                <w:lang w:eastAsia="de-DE"/>
              </w:rPr>
            </w:pPr>
          </w:p>
        </w:tc>
      </w:tr>
      <w:tr w:rsidR="00206F70" w:rsidRPr="001F59EC" w14:paraId="74679ED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2DF6CC07" w14:textId="6D84567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10.100.40.0/24</w:t>
            </w:r>
          </w:p>
        </w:tc>
        <w:tc>
          <w:tcPr>
            <w:tcW w:w="2410" w:type="dxa"/>
            <w:tcBorders>
              <w:top w:val="nil"/>
              <w:left w:val="nil"/>
              <w:bottom w:val="single" w:sz="4" w:space="0" w:color="auto"/>
              <w:right w:val="single" w:sz="4" w:space="0" w:color="auto"/>
            </w:tcBorders>
            <w:noWrap/>
            <w:vAlign w:val="center"/>
          </w:tcPr>
          <w:p w14:paraId="6FFDF93D" w14:textId="08F5FCF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D4F8B0C" w14:textId="5FF601D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F964F28" w14:textId="77777777" w:rsidR="00206F70" w:rsidRPr="001F59EC" w:rsidRDefault="00206F70" w:rsidP="00006EB7">
            <w:pPr>
              <w:rPr>
                <w:rFonts w:asciiTheme="majorHAnsi" w:hAnsiTheme="majorHAnsi" w:cstheme="majorHAnsi"/>
                <w:lang w:eastAsia="de-DE"/>
              </w:rPr>
            </w:pPr>
          </w:p>
        </w:tc>
      </w:tr>
      <w:tr w:rsidR="00206F70" w:rsidRPr="001F59EC" w14:paraId="16ECDB3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645EBA2" w14:textId="7BB28AB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lastRenderedPageBreak/>
              <w:t>10.100.41.0/24</w:t>
            </w:r>
          </w:p>
        </w:tc>
        <w:tc>
          <w:tcPr>
            <w:tcW w:w="2410" w:type="dxa"/>
            <w:tcBorders>
              <w:top w:val="nil"/>
              <w:left w:val="nil"/>
              <w:bottom w:val="single" w:sz="4" w:space="0" w:color="auto"/>
              <w:right w:val="single" w:sz="4" w:space="0" w:color="auto"/>
            </w:tcBorders>
            <w:noWrap/>
            <w:vAlign w:val="center"/>
          </w:tcPr>
          <w:p w14:paraId="036D88FC" w14:textId="0B7FC1D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1C2CEAF0" w14:textId="3F3BC2E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23DC64B" w14:textId="77777777" w:rsidR="00206F70" w:rsidRPr="001F59EC" w:rsidRDefault="00206F70" w:rsidP="00006EB7">
            <w:pPr>
              <w:rPr>
                <w:rFonts w:asciiTheme="majorHAnsi" w:hAnsiTheme="majorHAnsi" w:cstheme="majorHAnsi"/>
                <w:lang w:eastAsia="de-DE"/>
              </w:rPr>
            </w:pPr>
          </w:p>
        </w:tc>
      </w:tr>
      <w:tr w:rsidR="00206F70" w:rsidRPr="001F59EC" w14:paraId="0EB1E80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7A216F6" w14:textId="72B0C61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10.100.42.0/24</w:t>
            </w:r>
          </w:p>
        </w:tc>
        <w:tc>
          <w:tcPr>
            <w:tcW w:w="2410" w:type="dxa"/>
            <w:tcBorders>
              <w:top w:val="nil"/>
              <w:left w:val="nil"/>
              <w:bottom w:val="single" w:sz="4" w:space="0" w:color="auto"/>
              <w:right w:val="single" w:sz="4" w:space="0" w:color="auto"/>
            </w:tcBorders>
            <w:noWrap/>
            <w:vAlign w:val="center"/>
          </w:tcPr>
          <w:p w14:paraId="4057A745" w14:textId="02AB9C8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DB8DBFA" w14:textId="0CA1720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7DC04D3" w14:textId="77777777" w:rsidR="00206F70" w:rsidRPr="001F59EC" w:rsidRDefault="00206F70" w:rsidP="00006EB7">
            <w:pPr>
              <w:rPr>
                <w:rFonts w:asciiTheme="majorHAnsi" w:hAnsiTheme="majorHAnsi" w:cstheme="majorHAnsi"/>
                <w:lang w:eastAsia="de-DE"/>
              </w:rPr>
            </w:pPr>
          </w:p>
        </w:tc>
      </w:tr>
      <w:tr w:rsidR="00206F70" w:rsidRPr="001F59EC" w14:paraId="656CBF44"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A1DF734" w14:textId="289FBE0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10.100.5.0/24</w:t>
            </w:r>
          </w:p>
        </w:tc>
        <w:tc>
          <w:tcPr>
            <w:tcW w:w="2410" w:type="dxa"/>
            <w:tcBorders>
              <w:top w:val="nil"/>
              <w:left w:val="nil"/>
              <w:bottom w:val="single" w:sz="4" w:space="0" w:color="auto"/>
              <w:right w:val="single" w:sz="4" w:space="0" w:color="auto"/>
            </w:tcBorders>
            <w:noWrap/>
            <w:vAlign w:val="center"/>
          </w:tcPr>
          <w:p w14:paraId="4AA1705D" w14:textId="134AC4D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2E607DE6" w14:textId="366E4BA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6CA996D" w14:textId="77777777" w:rsidR="00206F70" w:rsidRPr="001F59EC" w:rsidRDefault="00206F70" w:rsidP="00006EB7">
            <w:pPr>
              <w:rPr>
                <w:rFonts w:asciiTheme="majorHAnsi" w:hAnsiTheme="majorHAnsi" w:cstheme="majorHAnsi"/>
                <w:lang w:eastAsia="de-DE"/>
              </w:rPr>
            </w:pPr>
          </w:p>
        </w:tc>
      </w:tr>
      <w:tr w:rsidR="00206F70" w:rsidRPr="001F59EC" w14:paraId="13E0082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7F27749" w14:textId="405A0C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10.100.6.0/24</w:t>
            </w:r>
          </w:p>
        </w:tc>
        <w:tc>
          <w:tcPr>
            <w:tcW w:w="2410" w:type="dxa"/>
            <w:tcBorders>
              <w:top w:val="nil"/>
              <w:left w:val="nil"/>
              <w:bottom w:val="single" w:sz="4" w:space="0" w:color="auto"/>
              <w:right w:val="single" w:sz="4" w:space="0" w:color="auto"/>
            </w:tcBorders>
            <w:noWrap/>
            <w:vAlign w:val="center"/>
          </w:tcPr>
          <w:p w14:paraId="4BD6EE5B" w14:textId="59A5C68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F82F3CD" w14:textId="47BF10C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DCFB1AD" w14:textId="77777777" w:rsidR="00206F70" w:rsidRPr="001F59EC" w:rsidRDefault="00206F70" w:rsidP="00006EB7">
            <w:pPr>
              <w:rPr>
                <w:rFonts w:asciiTheme="majorHAnsi" w:hAnsiTheme="majorHAnsi" w:cstheme="majorHAnsi"/>
                <w:lang w:eastAsia="de-DE"/>
              </w:rPr>
            </w:pPr>
          </w:p>
        </w:tc>
      </w:tr>
      <w:tr w:rsidR="00206F70" w:rsidRPr="001F59EC" w14:paraId="565F2F5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4A56C87" w14:textId="07F357F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10.100.7.0/24</w:t>
            </w:r>
          </w:p>
        </w:tc>
        <w:tc>
          <w:tcPr>
            <w:tcW w:w="2410" w:type="dxa"/>
            <w:tcBorders>
              <w:top w:val="nil"/>
              <w:left w:val="nil"/>
              <w:bottom w:val="single" w:sz="4" w:space="0" w:color="auto"/>
              <w:right w:val="single" w:sz="4" w:space="0" w:color="auto"/>
            </w:tcBorders>
            <w:noWrap/>
            <w:vAlign w:val="center"/>
          </w:tcPr>
          <w:p w14:paraId="29413EE7" w14:textId="1D81947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4716DED0" w14:textId="0F2A546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36EA28F" w14:textId="77777777" w:rsidR="00206F70" w:rsidRPr="001F59EC" w:rsidRDefault="00206F70" w:rsidP="00006EB7">
            <w:pPr>
              <w:rPr>
                <w:rFonts w:asciiTheme="majorHAnsi" w:hAnsiTheme="majorHAnsi" w:cstheme="majorHAnsi"/>
                <w:lang w:eastAsia="de-DE"/>
              </w:rPr>
            </w:pPr>
          </w:p>
        </w:tc>
      </w:tr>
      <w:tr w:rsidR="00206F70" w:rsidRPr="001F59EC" w14:paraId="21D7FA2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CA85CA6" w14:textId="65F3E65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10.100.8.0/24</w:t>
            </w:r>
          </w:p>
        </w:tc>
        <w:tc>
          <w:tcPr>
            <w:tcW w:w="2410" w:type="dxa"/>
            <w:tcBorders>
              <w:top w:val="nil"/>
              <w:left w:val="nil"/>
              <w:bottom w:val="single" w:sz="4" w:space="0" w:color="auto"/>
              <w:right w:val="single" w:sz="4" w:space="0" w:color="auto"/>
            </w:tcBorders>
            <w:noWrap/>
            <w:vAlign w:val="center"/>
          </w:tcPr>
          <w:p w14:paraId="01F714B1" w14:textId="58D7FD3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7EE1693E" w14:textId="711A9CA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88F7067" w14:textId="77777777" w:rsidR="00206F70" w:rsidRPr="001F59EC" w:rsidRDefault="00206F70" w:rsidP="00006EB7">
            <w:pPr>
              <w:rPr>
                <w:rFonts w:asciiTheme="majorHAnsi" w:hAnsiTheme="majorHAnsi" w:cstheme="majorHAnsi"/>
                <w:lang w:eastAsia="de-DE"/>
              </w:rPr>
            </w:pPr>
          </w:p>
        </w:tc>
      </w:tr>
      <w:tr w:rsidR="00206F70" w:rsidRPr="001F59EC" w14:paraId="4D47BBE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5A4A918" w14:textId="24F93CF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10.18.0.0/16</w:t>
            </w:r>
          </w:p>
        </w:tc>
        <w:tc>
          <w:tcPr>
            <w:tcW w:w="2410" w:type="dxa"/>
            <w:tcBorders>
              <w:top w:val="nil"/>
              <w:left w:val="nil"/>
              <w:bottom w:val="single" w:sz="4" w:space="0" w:color="auto"/>
              <w:right w:val="single" w:sz="4" w:space="0" w:color="auto"/>
            </w:tcBorders>
            <w:noWrap/>
            <w:vAlign w:val="center"/>
          </w:tcPr>
          <w:p w14:paraId="48F7F262" w14:textId="08A4987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B1A6C65" w14:textId="2D7AB53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FBD53E0" w14:textId="77777777" w:rsidR="00206F70" w:rsidRPr="001F59EC" w:rsidRDefault="00206F70" w:rsidP="00006EB7">
            <w:pPr>
              <w:rPr>
                <w:rFonts w:asciiTheme="majorHAnsi" w:hAnsiTheme="majorHAnsi" w:cstheme="majorHAnsi"/>
                <w:lang w:eastAsia="de-DE"/>
              </w:rPr>
            </w:pPr>
          </w:p>
        </w:tc>
      </w:tr>
      <w:tr w:rsidR="00206F70" w:rsidRPr="001F59EC" w14:paraId="151ADD4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3FF51D2" w14:textId="57862B6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10.18.30.0/24</w:t>
            </w:r>
          </w:p>
        </w:tc>
        <w:tc>
          <w:tcPr>
            <w:tcW w:w="2410" w:type="dxa"/>
            <w:tcBorders>
              <w:top w:val="nil"/>
              <w:left w:val="nil"/>
              <w:bottom w:val="single" w:sz="4" w:space="0" w:color="auto"/>
              <w:right w:val="single" w:sz="4" w:space="0" w:color="auto"/>
            </w:tcBorders>
            <w:noWrap/>
            <w:vAlign w:val="center"/>
          </w:tcPr>
          <w:p w14:paraId="04F2D024" w14:textId="513D2D3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227A94D" w14:textId="32FCACC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7696DFF6" w14:textId="77777777" w:rsidR="00206F70" w:rsidRPr="001F59EC" w:rsidRDefault="00206F70" w:rsidP="00006EB7">
            <w:pPr>
              <w:rPr>
                <w:rFonts w:asciiTheme="majorHAnsi" w:hAnsiTheme="majorHAnsi" w:cstheme="majorHAnsi"/>
                <w:lang w:eastAsia="de-DE"/>
              </w:rPr>
            </w:pPr>
          </w:p>
        </w:tc>
      </w:tr>
      <w:tr w:rsidR="00206F70" w:rsidRPr="001F59EC" w14:paraId="6E726BA7"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A7987A" w14:textId="227C928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10.18.31.0/24</w:t>
            </w:r>
          </w:p>
        </w:tc>
        <w:tc>
          <w:tcPr>
            <w:tcW w:w="2410" w:type="dxa"/>
            <w:tcBorders>
              <w:top w:val="nil"/>
              <w:left w:val="nil"/>
              <w:bottom w:val="single" w:sz="4" w:space="0" w:color="auto"/>
              <w:right w:val="single" w:sz="4" w:space="0" w:color="auto"/>
            </w:tcBorders>
            <w:noWrap/>
            <w:vAlign w:val="center"/>
          </w:tcPr>
          <w:p w14:paraId="32915630" w14:textId="200D144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CA44F6D" w14:textId="30D021E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687AFDD" w14:textId="77777777" w:rsidR="00206F70" w:rsidRPr="001F59EC" w:rsidRDefault="00206F70" w:rsidP="00006EB7">
            <w:pPr>
              <w:rPr>
                <w:rFonts w:asciiTheme="majorHAnsi" w:hAnsiTheme="majorHAnsi" w:cstheme="majorHAnsi"/>
                <w:lang w:eastAsia="de-DE"/>
              </w:rPr>
            </w:pPr>
          </w:p>
        </w:tc>
      </w:tr>
      <w:tr w:rsidR="00206F70" w:rsidRPr="001F59EC" w14:paraId="2A251D5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698D29D" w14:textId="3BB1EF5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10.254.240.0/21</w:t>
            </w:r>
          </w:p>
        </w:tc>
        <w:tc>
          <w:tcPr>
            <w:tcW w:w="2410" w:type="dxa"/>
            <w:tcBorders>
              <w:top w:val="nil"/>
              <w:left w:val="nil"/>
              <w:bottom w:val="single" w:sz="4" w:space="0" w:color="auto"/>
              <w:right w:val="single" w:sz="4" w:space="0" w:color="auto"/>
            </w:tcBorders>
            <w:noWrap/>
            <w:vAlign w:val="center"/>
          </w:tcPr>
          <w:p w14:paraId="1FD4AF13" w14:textId="3437B49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D4D1DCE" w14:textId="5817285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27D40A0" w14:textId="77777777" w:rsidR="00206F70" w:rsidRPr="001F59EC" w:rsidRDefault="00206F70" w:rsidP="00006EB7">
            <w:pPr>
              <w:rPr>
                <w:rFonts w:asciiTheme="majorHAnsi" w:hAnsiTheme="majorHAnsi" w:cstheme="majorHAnsi"/>
                <w:lang w:eastAsia="de-DE"/>
              </w:rPr>
            </w:pPr>
          </w:p>
        </w:tc>
      </w:tr>
      <w:tr w:rsidR="00206F70" w:rsidRPr="001F59EC" w14:paraId="1BB653C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6CE30C3C" w14:textId="0B729F1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10.254.248.0/21</w:t>
            </w:r>
          </w:p>
        </w:tc>
        <w:tc>
          <w:tcPr>
            <w:tcW w:w="2410" w:type="dxa"/>
            <w:tcBorders>
              <w:top w:val="nil"/>
              <w:left w:val="nil"/>
              <w:bottom w:val="single" w:sz="4" w:space="0" w:color="auto"/>
              <w:right w:val="single" w:sz="4" w:space="0" w:color="auto"/>
            </w:tcBorders>
            <w:noWrap/>
            <w:vAlign w:val="center"/>
          </w:tcPr>
          <w:p w14:paraId="5D594924" w14:textId="474F06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4557C0EC" w14:textId="3DC3178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290E537" w14:textId="77777777" w:rsidR="00206F70" w:rsidRPr="001F59EC" w:rsidRDefault="00206F70" w:rsidP="00006EB7">
            <w:pPr>
              <w:rPr>
                <w:rFonts w:asciiTheme="majorHAnsi" w:hAnsiTheme="majorHAnsi" w:cstheme="majorHAnsi"/>
                <w:lang w:eastAsia="de-DE"/>
              </w:rPr>
            </w:pPr>
          </w:p>
        </w:tc>
      </w:tr>
      <w:tr w:rsidR="00206F70" w:rsidRPr="001F59EC" w14:paraId="7DAB7F7F"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CB81F14" w14:textId="006B0BE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192.168.241.0/24</w:t>
            </w:r>
          </w:p>
        </w:tc>
        <w:tc>
          <w:tcPr>
            <w:tcW w:w="2410" w:type="dxa"/>
            <w:tcBorders>
              <w:top w:val="nil"/>
              <w:left w:val="nil"/>
              <w:bottom w:val="single" w:sz="4" w:space="0" w:color="auto"/>
              <w:right w:val="single" w:sz="4" w:space="0" w:color="auto"/>
            </w:tcBorders>
            <w:noWrap/>
            <w:vAlign w:val="center"/>
          </w:tcPr>
          <w:p w14:paraId="7E8D27CA" w14:textId="25B3B5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Dortmund</w:t>
            </w:r>
          </w:p>
        </w:tc>
        <w:tc>
          <w:tcPr>
            <w:tcW w:w="2126" w:type="dxa"/>
            <w:tcBorders>
              <w:top w:val="nil"/>
              <w:left w:val="nil"/>
              <w:bottom w:val="single" w:sz="4" w:space="0" w:color="auto"/>
              <w:right w:val="single" w:sz="4" w:space="0" w:color="auto"/>
            </w:tcBorders>
            <w:noWrap/>
            <w:vAlign w:val="center"/>
          </w:tcPr>
          <w:p w14:paraId="083C754F" w14:textId="7A476FA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26D142B" w14:textId="77777777" w:rsidR="00206F70" w:rsidRPr="001F59EC" w:rsidRDefault="00206F70" w:rsidP="00006EB7">
            <w:pPr>
              <w:rPr>
                <w:rFonts w:asciiTheme="majorHAnsi" w:hAnsiTheme="majorHAnsi" w:cstheme="majorHAnsi"/>
                <w:lang w:eastAsia="de-DE"/>
              </w:rPr>
            </w:pPr>
          </w:p>
        </w:tc>
      </w:tr>
      <w:tr w:rsidR="00206F70" w:rsidRPr="001F59EC" w14:paraId="70F51260"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7472F16" w14:textId="21944CAD"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210.0.229.0/24</w:t>
            </w:r>
          </w:p>
        </w:tc>
        <w:tc>
          <w:tcPr>
            <w:tcW w:w="2410" w:type="dxa"/>
            <w:tcBorders>
              <w:top w:val="nil"/>
              <w:left w:val="nil"/>
              <w:bottom w:val="single" w:sz="4" w:space="0" w:color="auto"/>
              <w:right w:val="single" w:sz="4" w:space="0" w:color="auto"/>
            </w:tcBorders>
            <w:noWrap/>
            <w:vAlign w:val="center"/>
          </w:tcPr>
          <w:p w14:paraId="40E633E3" w14:textId="514E5EA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615D96" w14:textId="4691929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64502054" w14:textId="77777777" w:rsidR="00206F70" w:rsidRPr="001F59EC" w:rsidRDefault="00206F70" w:rsidP="00006EB7">
            <w:pPr>
              <w:rPr>
                <w:rFonts w:asciiTheme="majorHAnsi" w:hAnsiTheme="majorHAnsi" w:cstheme="majorHAnsi"/>
                <w:lang w:eastAsia="de-DE"/>
              </w:rPr>
            </w:pPr>
          </w:p>
        </w:tc>
      </w:tr>
      <w:tr w:rsidR="00206F70" w:rsidRPr="001F59EC" w14:paraId="472E4BED"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4CEE13E" w14:textId="59B1A2F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210.1.229.0/24</w:t>
            </w:r>
          </w:p>
        </w:tc>
        <w:tc>
          <w:tcPr>
            <w:tcW w:w="2410" w:type="dxa"/>
            <w:tcBorders>
              <w:top w:val="nil"/>
              <w:left w:val="nil"/>
              <w:bottom w:val="single" w:sz="4" w:space="0" w:color="auto"/>
              <w:right w:val="single" w:sz="4" w:space="0" w:color="auto"/>
            </w:tcBorders>
            <w:noWrap/>
            <w:vAlign w:val="center"/>
          </w:tcPr>
          <w:p w14:paraId="0FA3BE73" w14:textId="0EC5BE1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17CDFABA" w14:textId="531A427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41866D8" w14:textId="77777777" w:rsidR="00206F70" w:rsidRPr="001F59EC" w:rsidRDefault="00206F70" w:rsidP="00006EB7">
            <w:pPr>
              <w:rPr>
                <w:rFonts w:asciiTheme="majorHAnsi" w:hAnsiTheme="majorHAnsi" w:cstheme="majorHAnsi"/>
                <w:lang w:eastAsia="de-DE"/>
              </w:rPr>
            </w:pPr>
          </w:p>
        </w:tc>
      </w:tr>
      <w:tr w:rsidR="00206F70" w:rsidRPr="001F59EC" w14:paraId="4D7CAA46"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623ACAC" w14:textId="317474F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210.2.229.0/24</w:t>
            </w:r>
          </w:p>
        </w:tc>
        <w:tc>
          <w:tcPr>
            <w:tcW w:w="2410" w:type="dxa"/>
            <w:tcBorders>
              <w:top w:val="nil"/>
              <w:left w:val="nil"/>
              <w:bottom w:val="single" w:sz="4" w:space="0" w:color="auto"/>
              <w:right w:val="single" w:sz="4" w:space="0" w:color="auto"/>
            </w:tcBorders>
            <w:noWrap/>
            <w:vAlign w:val="center"/>
          </w:tcPr>
          <w:p w14:paraId="31A419B4" w14:textId="5BB9231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F7AD259" w14:textId="68841BF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25E496DF" w14:textId="77777777" w:rsidR="00206F70" w:rsidRPr="001F59EC" w:rsidRDefault="00206F70" w:rsidP="00006EB7">
            <w:pPr>
              <w:rPr>
                <w:rFonts w:asciiTheme="majorHAnsi" w:hAnsiTheme="majorHAnsi" w:cstheme="majorHAnsi"/>
                <w:lang w:eastAsia="de-DE"/>
              </w:rPr>
            </w:pPr>
          </w:p>
        </w:tc>
      </w:tr>
      <w:tr w:rsidR="00206F70" w:rsidRPr="001F59EC" w14:paraId="401AB783"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29D2149" w14:textId="2F32DC0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210.21.229.0/24</w:t>
            </w:r>
          </w:p>
        </w:tc>
        <w:tc>
          <w:tcPr>
            <w:tcW w:w="2410" w:type="dxa"/>
            <w:tcBorders>
              <w:top w:val="nil"/>
              <w:left w:val="nil"/>
              <w:bottom w:val="single" w:sz="4" w:space="0" w:color="auto"/>
              <w:right w:val="single" w:sz="4" w:space="0" w:color="auto"/>
            </w:tcBorders>
            <w:noWrap/>
            <w:vAlign w:val="center"/>
          </w:tcPr>
          <w:p w14:paraId="2112CFE7" w14:textId="4D2FE2F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9BE9759" w14:textId="41220EB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4FC127A5" w14:textId="77777777" w:rsidR="00206F70" w:rsidRPr="001F59EC" w:rsidRDefault="00206F70" w:rsidP="00006EB7">
            <w:pPr>
              <w:rPr>
                <w:rFonts w:asciiTheme="majorHAnsi" w:hAnsiTheme="majorHAnsi" w:cstheme="majorHAnsi"/>
                <w:lang w:eastAsia="de-DE"/>
              </w:rPr>
            </w:pPr>
          </w:p>
        </w:tc>
      </w:tr>
      <w:tr w:rsidR="00206F70" w:rsidRPr="001F59EC" w14:paraId="5F6A1A3C"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5BFEFCDF" w14:textId="529A7FA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210.22.229.0/24</w:t>
            </w:r>
          </w:p>
        </w:tc>
        <w:tc>
          <w:tcPr>
            <w:tcW w:w="2410" w:type="dxa"/>
            <w:tcBorders>
              <w:top w:val="nil"/>
              <w:left w:val="nil"/>
              <w:bottom w:val="single" w:sz="4" w:space="0" w:color="auto"/>
              <w:right w:val="single" w:sz="4" w:space="0" w:color="auto"/>
            </w:tcBorders>
            <w:noWrap/>
            <w:vAlign w:val="center"/>
          </w:tcPr>
          <w:p w14:paraId="6037E082" w14:textId="0C20245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5AACD1D6" w14:textId="481E6B4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32FAED30" w14:textId="3E985A74" w:rsidR="00206F70" w:rsidRPr="001F59EC" w:rsidRDefault="00206F70" w:rsidP="00006EB7">
            <w:pPr>
              <w:rPr>
                <w:rFonts w:asciiTheme="majorHAnsi" w:hAnsiTheme="majorHAnsi" w:cstheme="majorHAnsi"/>
                <w:lang w:eastAsia="de-DE"/>
              </w:rPr>
            </w:pPr>
          </w:p>
        </w:tc>
      </w:tr>
      <w:tr w:rsidR="00206F70" w:rsidRPr="001F59EC" w14:paraId="6EFEA945"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047D5ACC" w14:textId="5205740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210.23.229.0/24</w:t>
            </w:r>
          </w:p>
        </w:tc>
        <w:tc>
          <w:tcPr>
            <w:tcW w:w="2410" w:type="dxa"/>
            <w:tcBorders>
              <w:top w:val="nil"/>
              <w:left w:val="nil"/>
              <w:bottom w:val="single" w:sz="4" w:space="0" w:color="auto"/>
              <w:right w:val="single" w:sz="4" w:space="0" w:color="auto"/>
            </w:tcBorders>
            <w:noWrap/>
            <w:vAlign w:val="center"/>
          </w:tcPr>
          <w:p w14:paraId="58110645" w14:textId="364215F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202A6DD2" w14:textId="2050F57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6C3C238" w14:textId="77777777" w:rsidR="00206F70" w:rsidRPr="001F59EC" w:rsidRDefault="00206F70" w:rsidP="00006EB7">
            <w:pPr>
              <w:rPr>
                <w:rFonts w:asciiTheme="majorHAnsi" w:hAnsiTheme="majorHAnsi" w:cstheme="majorHAnsi"/>
                <w:lang w:eastAsia="de-DE"/>
              </w:rPr>
            </w:pPr>
          </w:p>
        </w:tc>
      </w:tr>
      <w:tr w:rsidR="00206F70" w:rsidRPr="001F59EC" w14:paraId="092F4A6A"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3AB0AE7C" w14:textId="5CE5256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210.28.229.0/24</w:t>
            </w:r>
          </w:p>
        </w:tc>
        <w:tc>
          <w:tcPr>
            <w:tcW w:w="2410" w:type="dxa"/>
            <w:tcBorders>
              <w:top w:val="nil"/>
              <w:left w:val="nil"/>
              <w:bottom w:val="single" w:sz="4" w:space="0" w:color="auto"/>
              <w:right w:val="single" w:sz="4" w:space="0" w:color="auto"/>
            </w:tcBorders>
            <w:noWrap/>
            <w:vAlign w:val="center"/>
          </w:tcPr>
          <w:p w14:paraId="27228C9C" w14:textId="5DD7C39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3791409" w14:textId="3977716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7029589" w14:textId="77777777" w:rsidR="00206F70" w:rsidRPr="001F59EC" w:rsidRDefault="00206F70" w:rsidP="00006EB7">
            <w:pPr>
              <w:rPr>
                <w:rFonts w:asciiTheme="majorHAnsi" w:hAnsiTheme="majorHAnsi" w:cstheme="majorHAnsi"/>
                <w:lang w:eastAsia="de-DE"/>
              </w:rPr>
            </w:pPr>
          </w:p>
        </w:tc>
      </w:tr>
      <w:tr w:rsidR="00206F70" w:rsidRPr="001F59EC" w14:paraId="76F8D5A2"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6468D56" w14:textId="3645D4A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210.3.229.0/24</w:t>
            </w:r>
          </w:p>
        </w:tc>
        <w:tc>
          <w:tcPr>
            <w:tcW w:w="2410" w:type="dxa"/>
            <w:tcBorders>
              <w:top w:val="nil"/>
              <w:left w:val="nil"/>
              <w:bottom w:val="single" w:sz="4" w:space="0" w:color="auto"/>
              <w:right w:val="single" w:sz="4" w:space="0" w:color="auto"/>
            </w:tcBorders>
            <w:noWrap/>
            <w:vAlign w:val="center"/>
          </w:tcPr>
          <w:p w14:paraId="0BA90B5D" w14:textId="2FFB136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6F25B0A5" w14:textId="4E2369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3F69D2F" w14:textId="77777777" w:rsidR="00206F70" w:rsidRPr="001F59EC" w:rsidRDefault="00206F70" w:rsidP="00006EB7">
            <w:pPr>
              <w:rPr>
                <w:rFonts w:asciiTheme="majorHAnsi" w:hAnsiTheme="majorHAnsi" w:cstheme="majorHAnsi"/>
                <w:lang w:eastAsia="de-DE"/>
              </w:rPr>
            </w:pPr>
          </w:p>
        </w:tc>
      </w:tr>
      <w:tr w:rsidR="00206F70" w:rsidRPr="001F59EC" w14:paraId="54C0015B"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328A595" w14:textId="3FA07C1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210.34.229.0/24</w:t>
            </w:r>
          </w:p>
        </w:tc>
        <w:tc>
          <w:tcPr>
            <w:tcW w:w="2410" w:type="dxa"/>
            <w:tcBorders>
              <w:top w:val="nil"/>
              <w:left w:val="nil"/>
              <w:bottom w:val="single" w:sz="4" w:space="0" w:color="auto"/>
              <w:right w:val="single" w:sz="4" w:space="0" w:color="auto"/>
            </w:tcBorders>
            <w:noWrap/>
            <w:vAlign w:val="center"/>
          </w:tcPr>
          <w:p w14:paraId="0965172E" w14:textId="0AC5DC3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0636EF38" w14:textId="639E23F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483F0F8" w14:textId="44D6897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Berlin</w:t>
            </w:r>
          </w:p>
        </w:tc>
      </w:tr>
      <w:tr w:rsidR="00206F70" w:rsidRPr="001F59EC" w14:paraId="0F42035E"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6500E0CA" w14:textId="756509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210.37.229.0/24</w:t>
            </w:r>
          </w:p>
        </w:tc>
        <w:tc>
          <w:tcPr>
            <w:tcW w:w="2410" w:type="dxa"/>
            <w:tcBorders>
              <w:top w:val="nil"/>
              <w:left w:val="nil"/>
              <w:bottom w:val="single" w:sz="4" w:space="0" w:color="auto"/>
              <w:right w:val="single" w:sz="4" w:space="0" w:color="auto"/>
            </w:tcBorders>
            <w:noWrap/>
            <w:vAlign w:val="center"/>
          </w:tcPr>
          <w:p w14:paraId="6DBC9253" w14:textId="4037C5B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76467E66" w14:textId="36A7D4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96BFFD3" w14:textId="583D7A87" w:rsidR="00206F70" w:rsidRPr="001F59EC" w:rsidRDefault="00206F70" w:rsidP="00006EB7">
            <w:pPr>
              <w:rPr>
                <w:rFonts w:asciiTheme="majorHAnsi" w:hAnsiTheme="majorHAnsi" w:cstheme="majorHAnsi"/>
                <w:lang w:eastAsia="de-DE"/>
              </w:rPr>
            </w:pPr>
          </w:p>
        </w:tc>
      </w:tr>
      <w:tr w:rsidR="00206F70" w:rsidRPr="001F59EC" w14:paraId="150A32AC"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7287EC16" w14:textId="5F90B52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210.38.229.0/24</w:t>
            </w:r>
          </w:p>
        </w:tc>
        <w:tc>
          <w:tcPr>
            <w:tcW w:w="2410" w:type="dxa"/>
            <w:tcBorders>
              <w:top w:val="nil"/>
              <w:left w:val="nil"/>
              <w:bottom w:val="single" w:sz="4" w:space="0" w:color="auto"/>
              <w:right w:val="single" w:sz="4" w:space="0" w:color="auto"/>
            </w:tcBorders>
            <w:noWrap/>
            <w:vAlign w:val="center"/>
          </w:tcPr>
          <w:p w14:paraId="6378F802" w14:textId="4D8273E8"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2CF53D9" w14:textId="20A563D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56D06D9E" w14:textId="77777777" w:rsidR="00206F70" w:rsidRPr="001F59EC" w:rsidRDefault="00206F70" w:rsidP="00006EB7">
            <w:pPr>
              <w:rPr>
                <w:rFonts w:asciiTheme="majorHAnsi" w:hAnsiTheme="majorHAnsi" w:cstheme="majorHAnsi"/>
                <w:lang w:eastAsia="de-DE"/>
              </w:rPr>
            </w:pPr>
          </w:p>
        </w:tc>
      </w:tr>
      <w:tr w:rsidR="00206F70" w:rsidRPr="001F59EC" w14:paraId="4022E476"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4346B605" w14:textId="03F44A2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210.39.229.0/24</w:t>
            </w:r>
          </w:p>
        </w:tc>
        <w:tc>
          <w:tcPr>
            <w:tcW w:w="2410" w:type="dxa"/>
            <w:tcBorders>
              <w:top w:val="nil"/>
              <w:left w:val="nil"/>
              <w:bottom w:val="single" w:sz="4" w:space="0" w:color="auto"/>
              <w:right w:val="single" w:sz="4" w:space="0" w:color="auto"/>
            </w:tcBorders>
            <w:noWrap/>
            <w:vAlign w:val="center"/>
          </w:tcPr>
          <w:p w14:paraId="0AC1A6E0" w14:textId="4DCCCD1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422B96AC" w14:textId="44E419C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D402046" w14:textId="289DA9D1" w:rsidR="00206F70" w:rsidRPr="001F59EC" w:rsidRDefault="00206F70" w:rsidP="00006EB7">
            <w:pPr>
              <w:rPr>
                <w:rFonts w:asciiTheme="majorHAnsi" w:hAnsiTheme="majorHAnsi" w:cstheme="majorHAnsi"/>
                <w:lang w:eastAsia="de-DE"/>
              </w:rPr>
            </w:pPr>
          </w:p>
        </w:tc>
      </w:tr>
      <w:tr w:rsidR="00206F70" w:rsidRPr="001F59EC" w14:paraId="04F3F25F"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5A36434" w14:textId="7DBD08B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210.4.229.0/24</w:t>
            </w:r>
          </w:p>
        </w:tc>
        <w:tc>
          <w:tcPr>
            <w:tcW w:w="2410" w:type="dxa"/>
            <w:tcBorders>
              <w:top w:val="nil"/>
              <w:left w:val="nil"/>
              <w:bottom w:val="single" w:sz="4" w:space="0" w:color="auto"/>
              <w:right w:val="single" w:sz="4" w:space="0" w:color="auto"/>
            </w:tcBorders>
            <w:noWrap/>
            <w:vAlign w:val="center"/>
          </w:tcPr>
          <w:p w14:paraId="3847D07E" w14:textId="5804E54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nil"/>
              <w:left w:val="nil"/>
              <w:bottom w:val="single" w:sz="4" w:space="0" w:color="auto"/>
              <w:right w:val="single" w:sz="4" w:space="0" w:color="auto"/>
            </w:tcBorders>
            <w:noWrap/>
            <w:vAlign w:val="center"/>
          </w:tcPr>
          <w:p w14:paraId="3616550E" w14:textId="4EDD55B9"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11C9C76A" w14:textId="77777777" w:rsidR="00206F70" w:rsidRPr="001F59EC" w:rsidRDefault="00206F70" w:rsidP="00006EB7">
            <w:pPr>
              <w:rPr>
                <w:rFonts w:asciiTheme="majorHAnsi" w:hAnsiTheme="majorHAnsi" w:cstheme="majorHAnsi"/>
                <w:lang w:eastAsia="de-DE"/>
              </w:rPr>
            </w:pPr>
          </w:p>
        </w:tc>
      </w:tr>
      <w:tr w:rsidR="00206F70" w:rsidRPr="001F59EC" w14:paraId="1050F099" w14:textId="77777777" w:rsidTr="00006EB7">
        <w:trPr>
          <w:trHeight w:val="435"/>
        </w:trPr>
        <w:tc>
          <w:tcPr>
            <w:tcW w:w="1980" w:type="dxa"/>
            <w:tcBorders>
              <w:top w:val="nil"/>
              <w:left w:val="single" w:sz="4" w:space="0" w:color="auto"/>
              <w:bottom w:val="single" w:sz="4" w:space="0" w:color="auto"/>
              <w:right w:val="single" w:sz="4" w:space="0" w:color="auto"/>
            </w:tcBorders>
            <w:noWrap/>
            <w:vAlign w:val="center"/>
          </w:tcPr>
          <w:p w14:paraId="1DA5D738" w14:textId="1C2E6E21"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210.44.229.0/24</w:t>
            </w:r>
          </w:p>
        </w:tc>
        <w:tc>
          <w:tcPr>
            <w:tcW w:w="2410" w:type="dxa"/>
            <w:tcBorders>
              <w:top w:val="nil"/>
              <w:left w:val="nil"/>
              <w:bottom w:val="single" w:sz="4" w:space="0" w:color="auto"/>
              <w:right w:val="single" w:sz="4" w:space="0" w:color="auto"/>
            </w:tcBorders>
            <w:noWrap/>
            <w:vAlign w:val="center"/>
          </w:tcPr>
          <w:p w14:paraId="7E3E355D" w14:textId="3C43AC40" w:rsidR="00206F70" w:rsidRPr="001F59EC" w:rsidRDefault="00206F70" w:rsidP="00006EB7">
            <w:pPr>
              <w:rPr>
                <w:rFonts w:asciiTheme="majorHAnsi" w:hAnsiTheme="majorHAnsi" w:cstheme="majorHAnsi"/>
                <w:lang w:eastAsia="de-DE"/>
              </w:rPr>
            </w:pPr>
            <w:r w:rsidRPr="001F59EC">
              <w:rPr>
                <w:rFonts w:asciiTheme="majorHAnsi" w:hAnsiTheme="majorHAnsi" w:cstheme="majorHAnsi"/>
                <w:color w:val="000000"/>
                <w:sz w:val="22"/>
              </w:rPr>
              <w:t xml:space="preserve"> </w:t>
            </w:r>
          </w:p>
        </w:tc>
        <w:tc>
          <w:tcPr>
            <w:tcW w:w="2126" w:type="dxa"/>
            <w:tcBorders>
              <w:top w:val="nil"/>
              <w:left w:val="nil"/>
              <w:bottom w:val="single" w:sz="4" w:space="0" w:color="auto"/>
              <w:right w:val="single" w:sz="4" w:space="0" w:color="auto"/>
            </w:tcBorders>
            <w:noWrap/>
            <w:vAlign w:val="center"/>
          </w:tcPr>
          <w:p w14:paraId="33922F91" w14:textId="0B33D8F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nil"/>
              <w:left w:val="nil"/>
              <w:bottom w:val="single" w:sz="4" w:space="0" w:color="auto"/>
              <w:right w:val="single" w:sz="4" w:space="0" w:color="auto"/>
            </w:tcBorders>
            <w:noWrap/>
            <w:vAlign w:val="center"/>
          </w:tcPr>
          <w:p w14:paraId="0A378E0B" w14:textId="5F161FD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 Nürnberg</w:t>
            </w:r>
          </w:p>
        </w:tc>
      </w:tr>
      <w:tr w:rsidR="00206F70" w:rsidRPr="001F59EC" w14:paraId="23626F9F"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0C2AE4B1" w14:textId="6ECF6A57"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210.48.229.0/24</w:t>
            </w:r>
          </w:p>
        </w:tc>
        <w:tc>
          <w:tcPr>
            <w:tcW w:w="2410" w:type="dxa"/>
            <w:tcBorders>
              <w:top w:val="single" w:sz="4" w:space="0" w:color="auto"/>
              <w:left w:val="nil"/>
              <w:bottom w:val="single" w:sz="4" w:space="0" w:color="auto"/>
              <w:right w:val="single" w:sz="4" w:space="0" w:color="auto"/>
            </w:tcBorders>
            <w:noWrap/>
            <w:vAlign w:val="center"/>
          </w:tcPr>
          <w:p w14:paraId="64941C3C" w14:textId="262F8E82"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210C2402" w14:textId="097AD14B"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69CE1E04" w14:textId="77777777" w:rsidR="00206F70" w:rsidRPr="001F59EC" w:rsidRDefault="00206F70" w:rsidP="00006EB7">
            <w:pPr>
              <w:rPr>
                <w:rFonts w:asciiTheme="majorHAnsi" w:hAnsiTheme="majorHAnsi" w:cstheme="majorHAnsi"/>
                <w:lang w:eastAsia="de-DE"/>
              </w:rPr>
            </w:pPr>
          </w:p>
        </w:tc>
      </w:tr>
      <w:tr w:rsidR="00206F70" w:rsidRPr="001F59EC" w14:paraId="691032FB"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63D15632" w14:textId="47BBE95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210.5.229.0/24</w:t>
            </w:r>
          </w:p>
        </w:tc>
        <w:tc>
          <w:tcPr>
            <w:tcW w:w="2410" w:type="dxa"/>
            <w:tcBorders>
              <w:top w:val="single" w:sz="4" w:space="0" w:color="auto"/>
              <w:left w:val="nil"/>
              <w:bottom w:val="single" w:sz="4" w:space="0" w:color="auto"/>
              <w:right w:val="single" w:sz="4" w:space="0" w:color="auto"/>
            </w:tcBorders>
            <w:noWrap/>
            <w:vAlign w:val="center"/>
          </w:tcPr>
          <w:p w14:paraId="70E4969A" w14:textId="0EF35FD6"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0C727501" w14:textId="29B0552F"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1DFF5FF0" w14:textId="6CC0A7A4"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5.OG</w:t>
            </w:r>
          </w:p>
        </w:tc>
      </w:tr>
      <w:tr w:rsidR="00206F70" w:rsidRPr="001F59EC" w14:paraId="17E54671"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4AC7A1BF" w14:textId="35EC27E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lastRenderedPageBreak/>
              <w:t>210.6.229.0/24</w:t>
            </w:r>
          </w:p>
        </w:tc>
        <w:tc>
          <w:tcPr>
            <w:tcW w:w="2410" w:type="dxa"/>
            <w:tcBorders>
              <w:top w:val="single" w:sz="4" w:space="0" w:color="auto"/>
              <w:left w:val="nil"/>
              <w:bottom w:val="single" w:sz="4" w:space="0" w:color="auto"/>
              <w:right w:val="single" w:sz="4" w:space="0" w:color="auto"/>
            </w:tcBorders>
            <w:noWrap/>
            <w:vAlign w:val="center"/>
          </w:tcPr>
          <w:p w14:paraId="6794E8D0" w14:textId="3FC497EC"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56B457E4" w14:textId="740516FE"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5F9CA7FC" w14:textId="77777777" w:rsidR="00206F70" w:rsidRPr="001F59EC" w:rsidRDefault="00206F70" w:rsidP="00006EB7">
            <w:pPr>
              <w:rPr>
                <w:rFonts w:asciiTheme="majorHAnsi" w:hAnsiTheme="majorHAnsi" w:cstheme="majorHAnsi"/>
                <w:lang w:eastAsia="de-DE"/>
              </w:rPr>
            </w:pPr>
          </w:p>
        </w:tc>
      </w:tr>
      <w:tr w:rsidR="00206F70" w:rsidRPr="001F59EC" w14:paraId="493BB0BB"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59AFE117" w14:textId="024FFB7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210.8.229.0/24</w:t>
            </w:r>
          </w:p>
        </w:tc>
        <w:tc>
          <w:tcPr>
            <w:tcW w:w="2410" w:type="dxa"/>
            <w:tcBorders>
              <w:top w:val="single" w:sz="4" w:space="0" w:color="auto"/>
              <w:left w:val="nil"/>
              <w:bottom w:val="single" w:sz="4" w:space="0" w:color="auto"/>
              <w:right w:val="single" w:sz="4" w:space="0" w:color="auto"/>
            </w:tcBorders>
            <w:noWrap/>
            <w:vAlign w:val="center"/>
          </w:tcPr>
          <w:p w14:paraId="4B5B05E6" w14:textId="516E10EA"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7DFE1A86" w14:textId="068BCC5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184C7BF2" w14:textId="3C29C160"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 Cisco</w:t>
            </w:r>
          </w:p>
        </w:tc>
      </w:tr>
      <w:tr w:rsidR="00206F70" w:rsidRPr="001F59EC" w14:paraId="6B73047A" w14:textId="77777777" w:rsidTr="00006EB7">
        <w:trPr>
          <w:trHeight w:val="435"/>
        </w:trPr>
        <w:tc>
          <w:tcPr>
            <w:tcW w:w="1980" w:type="dxa"/>
            <w:tcBorders>
              <w:top w:val="single" w:sz="4" w:space="0" w:color="auto"/>
              <w:left w:val="single" w:sz="4" w:space="0" w:color="auto"/>
              <w:bottom w:val="single" w:sz="4" w:space="0" w:color="auto"/>
              <w:right w:val="single" w:sz="4" w:space="0" w:color="auto"/>
            </w:tcBorders>
            <w:noWrap/>
            <w:vAlign w:val="center"/>
          </w:tcPr>
          <w:p w14:paraId="7ADE80BE" w14:textId="28EC4F13"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210.9.229.0/24</w:t>
            </w:r>
          </w:p>
        </w:tc>
        <w:tc>
          <w:tcPr>
            <w:tcW w:w="2410" w:type="dxa"/>
            <w:tcBorders>
              <w:top w:val="single" w:sz="4" w:space="0" w:color="auto"/>
              <w:left w:val="nil"/>
              <w:bottom w:val="single" w:sz="4" w:space="0" w:color="auto"/>
              <w:right w:val="single" w:sz="4" w:space="0" w:color="auto"/>
            </w:tcBorders>
            <w:noWrap/>
            <w:vAlign w:val="center"/>
          </w:tcPr>
          <w:p w14:paraId="44FDFD32" w14:textId="0CA2658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Frankfurt</w:t>
            </w:r>
          </w:p>
        </w:tc>
        <w:tc>
          <w:tcPr>
            <w:tcW w:w="2126" w:type="dxa"/>
            <w:tcBorders>
              <w:top w:val="single" w:sz="4" w:space="0" w:color="auto"/>
              <w:left w:val="nil"/>
              <w:bottom w:val="single" w:sz="4" w:space="0" w:color="auto"/>
              <w:right w:val="single" w:sz="4" w:space="0" w:color="auto"/>
            </w:tcBorders>
            <w:noWrap/>
            <w:vAlign w:val="center"/>
          </w:tcPr>
          <w:p w14:paraId="5EE750E3" w14:textId="4D1D5C15" w:rsidR="00206F70" w:rsidRPr="001F59EC" w:rsidRDefault="218DE66B" w:rsidP="00006EB7">
            <w:pPr>
              <w:rPr>
                <w:rFonts w:asciiTheme="majorHAnsi" w:hAnsiTheme="majorHAnsi" w:cstheme="majorHAnsi"/>
                <w:lang w:eastAsia="de-DE"/>
              </w:rPr>
            </w:pPr>
            <w:r w:rsidRPr="001F59EC">
              <w:rPr>
                <w:rFonts w:asciiTheme="majorHAnsi" w:hAnsiTheme="majorHAnsi" w:cstheme="majorHAnsi"/>
                <w:color w:val="262626" w:themeColor="text1"/>
                <w:sz w:val="22"/>
              </w:rPr>
              <w:t>Subnetz</w:t>
            </w:r>
          </w:p>
        </w:tc>
        <w:tc>
          <w:tcPr>
            <w:tcW w:w="2551" w:type="dxa"/>
            <w:tcBorders>
              <w:top w:val="single" w:sz="4" w:space="0" w:color="auto"/>
              <w:left w:val="nil"/>
              <w:bottom w:val="single" w:sz="4" w:space="0" w:color="auto"/>
              <w:right w:val="single" w:sz="4" w:space="0" w:color="auto"/>
            </w:tcBorders>
            <w:noWrap/>
            <w:vAlign w:val="center"/>
          </w:tcPr>
          <w:p w14:paraId="6B16F99E" w14:textId="77777777" w:rsidR="00206F70" w:rsidRPr="001F59EC" w:rsidRDefault="00206F70" w:rsidP="00006EB7">
            <w:pPr>
              <w:rPr>
                <w:rFonts w:asciiTheme="majorHAnsi" w:hAnsiTheme="majorHAnsi" w:cstheme="majorHAnsi"/>
                <w:lang w:eastAsia="de-DE"/>
              </w:rPr>
            </w:pPr>
          </w:p>
        </w:tc>
      </w:tr>
    </w:tbl>
    <w:p w14:paraId="1260FD62" w14:textId="61910326" w:rsidR="00F37BFC" w:rsidRPr="001F59EC" w:rsidRDefault="00F37BFC" w:rsidP="00F37BFC">
      <w:pPr>
        <w:rPr>
          <w:rFonts w:asciiTheme="majorHAnsi" w:hAnsiTheme="majorHAnsi" w:cstheme="majorHAnsi"/>
        </w:rPr>
      </w:pPr>
    </w:p>
    <w:p w14:paraId="0E6EE041" w14:textId="77777777" w:rsidR="00F37BFC" w:rsidRPr="001F59EC" w:rsidRDefault="218DE66B" w:rsidP="6B06F679">
      <w:pPr>
        <w:pStyle w:val="berschrift3"/>
        <w:rPr>
          <w:rFonts w:asciiTheme="majorHAnsi" w:hAnsiTheme="majorHAnsi" w:cstheme="majorBidi"/>
        </w:rPr>
      </w:pPr>
      <w:bookmarkStart w:id="75" w:name="_Toc62024140"/>
      <w:bookmarkStart w:id="76" w:name="_Toc1493073602"/>
      <w:r w:rsidRPr="6B06F679">
        <w:rPr>
          <w:rFonts w:asciiTheme="majorHAnsi" w:hAnsiTheme="majorHAnsi" w:cstheme="majorBidi"/>
        </w:rPr>
        <w:t>Inter-Site Transport</w:t>
      </w:r>
      <w:bookmarkEnd w:id="75"/>
      <w:bookmarkEnd w:id="76"/>
    </w:p>
    <w:p w14:paraId="4E9DE099"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39F0135" wp14:editId="55FE02C7">
            <wp:extent cx="2216728" cy="2702661"/>
            <wp:effectExtent l="0" t="0" r="0" b="2540"/>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7"/>
                    <pic:cNvPicPr/>
                  </pic:nvPicPr>
                  <pic:blipFill>
                    <a:blip r:embed="rId62">
                      <a:extLst>
                        <a:ext uri="{28A0092B-C50C-407E-A947-70E740481C1C}">
                          <a14:useLocalDpi xmlns:a14="http://schemas.microsoft.com/office/drawing/2010/main" val="0"/>
                        </a:ext>
                      </a:extLst>
                    </a:blip>
                    <a:stretch>
                      <a:fillRect/>
                    </a:stretch>
                  </pic:blipFill>
                  <pic:spPr>
                    <a:xfrm>
                      <a:off x="0" y="0"/>
                      <a:ext cx="2216728" cy="2702661"/>
                    </a:xfrm>
                    <a:prstGeom prst="rect">
                      <a:avLst/>
                    </a:prstGeom>
                  </pic:spPr>
                </pic:pic>
              </a:graphicData>
            </a:graphic>
          </wp:inline>
        </w:drawing>
      </w:r>
    </w:p>
    <w:p w14:paraId="19BE3642" w14:textId="2E0CCCFF" w:rsidR="00F37BFC" w:rsidRPr="001F59EC" w:rsidRDefault="218DE66B" w:rsidP="00F37BFC">
      <w:pPr>
        <w:rPr>
          <w:rFonts w:asciiTheme="majorHAnsi" w:hAnsiTheme="majorHAnsi" w:cstheme="majorHAnsi"/>
        </w:rPr>
      </w:pPr>
      <w:r w:rsidRPr="001F59EC">
        <w:rPr>
          <w:rFonts w:asciiTheme="majorHAnsi" w:hAnsiTheme="majorHAnsi" w:cstheme="majorHAnsi"/>
        </w:rPr>
        <w:t>Der Replikationsintervall zwischen den Sites wurde auf Push gestellt, um die Verzögerung von 15min zu Beschleunigen. Ä</w:t>
      </w:r>
      <w:r w:rsidR="2C9948E5" w:rsidRPr="001F59EC">
        <w:rPr>
          <w:rFonts w:asciiTheme="majorHAnsi" w:hAnsiTheme="majorHAnsi" w:cstheme="majorHAnsi"/>
        </w:rPr>
        <w:t>n</w:t>
      </w:r>
      <w:r w:rsidRPr="001F59EC">
        <w:rPr>
          <w:rFonts w:asciiTheme="majorHAnsi" w:hAnsiTheme="majorHAnsi" w:cstheme="majorHAnsi"/>
        </w:rPr>
        <w:t xml:space="preserve">derungen werden somit immer direkt auf die andere Site repliziert. Dies Betrifft Objekt sowie DNS-Aktualisierungen. Per Default ist der Eintrag leer. </w:t>
      </w:r>
    </w:p>
    <w:p w14:paraId="3134524D"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0CBD72CC" wp14:editId="5AE9C22A">
            <wp:extent cx="4260850" cy="2704959"/>
            <wp:effectExtent l="0" t="0" r="6350" b="635"/>
            <wp:docPr id="22" name="Grafi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2"/>
                    <pic:cNvPicPr/>
                  </pic:nvPicPr>
                  <pic:blipFill>
                    <a:blip r:embed="rId63">
                      <a:extLst>
                        <a:ext uri="{28A0092B-C50C-407E-A947-70E740481C1C}">
                          <a14:useLocalDpi xmlns:a14="http://schemas.microsoft.com/office/drawing/2010/main" val="0"/>
                        </a:ext>
                      </a:extLst>
                    </a:blip>
                    <a:stretch>
                      <a:fillRect/>
                    </a:stretch>
                  </pic:blipFill>
                  <pic:spPr>
                    <a:xfrm>
                      <a:off x="0" y="0"/>
                      <a:ext cx="4260850" cy="2704959"/>
                    </a:xfrm>
                    <a:prstGeom prst="rect">
                      <a:avLst/>
                    </a:prstGeom>
                  </pic:spPr>
                </pic:pic>
              </a:graphicData>
            </a:graphic>
          </wp:inline>
        </w:drawing>
      </w:r>
    </w:p>
    <w:p w14:paraId="3F462306" w14:textId="77777777" w:rsidR="00F37BFC" w:rsidRDefault="00F37BFC" w:rsidP="00F37BFC">
      <w:pPr>
        <w:rPr>
          <w:rFonts w:asciiTheme="majorHAnsi" w:hAnsiTheme="majorHAnsi" w:cstheme="majorHAnsi"/>
        </w:rPr>
      </w:pPr>
    </w:p>
    <w:p w14:paraId="783B29FF" w14:textId="77777777" w:rsidR="00E537C1" w:rsidRPr="001F59EC" w:rsidRDefault="00E537C1" w:rsidP="00F37BFC">
      <w:pPr>
        <w:rPr>
          <w:rFonts w:asciiTheme="majorHAnsi" w:hAnsiTheme="majorHAnsi" w:cstheme="majorHAnsi"/>
        </w:rPr>
      </w:pPr>
    </w:p>
    <w:p w14:paraId="00BA68DD"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lastRenderedPageBreak/>
        <w:t>Default:</w:t>
      </w:r>
    </w:p>
    <w:p w14:paraId="0A5584EF" w14:textId="1ED3A769"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54CABF17" wp14:editId="0111BC89">
            <wp:extent cx="3857625" cy="1371600"/>
            <wp:effectExtent l="0" t="0" r="9525" b="0"/>
            <wp:docPr id="23"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3"/>
                    <pic:cNvPicPr/>
                  </pic:nvPicPr>
                  <pic:blipFill>
                    <a:blip r:embed="rId64">
                      <a:extLst>
                        <a:ext uri="{28A0092B-C50C-407E-A947-70E740481C1C}">
                          <a14:useLocalDpi xmlns:a14="http://schemas.microsoft.com/office/drawing/2010/main" val="0"/>
                        </a:ext>
                      </a:extLst>
                    </a:blip>
                    <a:stretch>
                      <a:fillRect/>
                    </a:stretch>
                  </pic:blipFill>
                  <pic:spPr>
                    <a:xfrm>
                      <a:off x="0" y="0"/>
                      <a:ext cx="3857625" cy="1371600"/>
                    </a:xfrm>
                    <a:prstGeom prst="rect">
                      <a:avLst/>
                    </a:prstGeom>
                  </pic:spPr>
                </pic:pic>
              </a:graphicData>
            </a:graphic>
          </wp:inline>
        </w:drawing>
      </w:r>
      <w:r w:rsidR="00E537C1">
        <w:rPr>
          <w:rFonts w:asciiTheme="majorHAnsi" w:hAnsiTheme="majorHAnsi" w:cstheme="majorHAnsi"/>
        </w:rPr>
        <w:br/>
      </w:r>
    </w:p>
    <w:p w14:paraId="0DD98378" w14:textId="77777777" w:rsidR="00F37BFC" w:rsidRPr="001F59EC" w:rsidRDefault="218DE66B" w:rsidP="6B06F679">
      <w:pPr>
        <w:pStyle w:val="berschrift2"/>
        <w:rPr>
          <w:rFonts w:asciiTheme="majorHAnsi" w:hAnsiTheme="majorHAnsi" w:cstheme="majorBidi"/>
        </w:rPr>
      </w:pPr>
      <w:bookmarkStart w:id="77" w:name="_Toc540885701"/>
      <w:bookmarkStart w:id="78" w:name="_Toc62024141"/>
      <w:r w:rsidRPr="6B06F679">
        <w:rPr>
          <w:rFonts w:asciiTheme="majorHAnsi" w:hAnsiTheme="majorHAnsi" w:cstheme="majorBidi"/>
        </w:rPr>
        <w:t>DNS</w:t>
      </w:r>
      <w:bookmarkEnd w:id="77"/>
      <w:r w:rsidRPr="6B06F679">
        <w:rPr>
          <w:rFonts w:asciiTheme="majorHAnsi" w:hAnsiTheme="majorHAnsi" w:cstheme="majorBidi"/>
        </w:rPr>
        <w:t xml:space="preserve"> </w:t>
      </w:r>
      <w:bookmarkEnd w:id="78"/>
    </w:p>
    <w:p w14:paraId="6C954BE0" w14:textId="4197D571" w:rsidR="00F37BFC" w:rsidRPr="001F59EC" w:rsidRDefault="218DE66B" w:rsidP="00F37BFC">
      <w:pPr>
        <w:rPr>
          <w:rFonts w:asciiTheme="majorHAnsi" w:hAnsiTheme="majorHAnsi" w:cstheme="majorHAnsi"/>
        </w:rPr>
      </w:pPr>
      <w:r w:rsidRPr="001F59EC">
        <w:rPr>
          <w:rFonts w:asciiTheme="majorHAnsi" w:hAnsiTheme="majorHAnsi" w:cstheme="majorHAnsi"/>
        </w:rPr>
        <w:t>Jeder Domain Controller hat sich selbst als ersten DNS Server hinterlegt. Der zweite Eintrag ist der jeweilige Partner in der Site.</w:t>
      </w:r>
    </w:p>
    <w:p w14:paraId="368CB830"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207A8BD1" wp14:editId="1852A5AC">
            <wp:extent cx="3400425" cy="819150"/>
            <wp:effectExtent l="0" t="0" r="9525" b="0"/>
            <wp:docPr id="24" name="Grafik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4"/>
                    <pic:cNvPicPr/>
                  </pic:nvPicPr>
                  <pic:blipFill>
                    <a:blip r:embed="rId65">
                      <a:extLst>
                        <a:ext uri="{28A0092B-C50C-407E-A947-70E740481C1C}">
                          <a14:useLocalDpi xmlns:a14="http://schemas.microsoft.com/office/drawing/2010/main" val="0"/>
                        </a:ext>
                      </a:extLst>
                    </a:blip>
                    <a:stretch>
                      <a:fillRect/>
                    </a:stretch>
                  </pic:blipFill>
                  <pic:spPr>
                    <a:xfrm>
                      <a:off x="0" y="0"/>
                      <a:ext cx="3400425" cy="819150"/>
                    </a:xfrm>
                    <a:prstGeom prst="rect">
                      <a:avLst/>
                    </a:prstGeom>
                  </pic:spPr>
                </pic:pic>
              </a:graphicData>
            </a:graphic>
          </wp:inline>
        </w:drawing>
      </w:r>
    </w:p>
    <w:p w14:paraId="4F82E99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Folgende Weiterleitungen sind eingerichtet. Auch hier sind nach den Public DNS Servern von quad9 und google die jeweiligen DCs der Site eingetragen.</w:t>
      </w:r>
    </w:p>
    <w:p w14:paraId="6C476199" w14:textId="653B96C7" w:rsidR="00F90723"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35AA872C" wp14:editId="6A107058">
            <wp:extent cx="2363157" cy="2768600"/>
            <wp:effectExtent l="0" t="0" r="0" b="0"/>
            <wp:docPr id="25" name="Grafik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5"/>
                    <pic:cNvPicPr/>
                  </pic:nvPicPr>
                  <pic:blipFill>
                    <a:blip r:embed="rId66">
                      <a:extLst>
                        <a:ext uri="{28A0092B-C50C-407E-A947-70E740481C1C}">
                          <a14:useLocalDpi xmlns:a14="http://schemas.microsoft.com/office/drawing/2010/main" val="0"/>
                        </a:ext>
                      </a:extLst>
                    </a:blip>
                    <a:stretch>
                      <a:fillRect/>
                    </a:stretch>
                  </pic:blipFill>
                  <pic:spPr>
                    <a:xfrm>
                      <a:off x="0" y="0"/>
                      <a:ext cx="2363157" cy="2768600"/>
                    </a:xfrm>
                    <a:prstGeom prst="rect">
                      <a:avLst/>
                    </a:prstGeom>
                  </pic:spPr>
                </pic:pic>
              </a:graphicData>
            </a:graphic>
          </wp:inline>
        </w:drawing>
      </w:r>
    </w:p>
    <w:p w14:paraId="3A1437D8" w14:textId="77777777" w:rsidR="00F90723" w:rsidRPr="001F59EC" w:rsidRDefault="00F90723">
      <w:pPr>
        <w:rPr>
          <w:rFonts w:asciiTheme="majorHAnsi" w:hAnsiTheme="majorHAnsi" w:cstheme="majorHAnsi"/>
        </w:rPr>
      </w:pPr>
      <w:r w:rsidRPr="001F59EC">
        <w:rPr>
          <w:rFonts w:asciiTheme="majorHAnsi" w:hAnsiTheme="majorHAnsi" w:cstheme="majorHAnsi"/>
        </w:rPr>
        <w:br w:type="page"/>
      </w:r>
    </w:p>
    <w:p w14:paraId="4A41226C" w14:textId="1130DFAA" w:rsidR="00D43AAE" w:rsidRPr="001F59EC" w:rsidRDefault="00D43AAE" w:rsidP="6B06F679">
      <w:pPr>
        <w:pStyle w:val="berschrift2"/>
        <w:rPr>
          <w:rFonts w:asciiTheme="majorHAnsi" w:hAnsiTheme="majorHAnsi" w:cstheme="majorBidi"/>
        </w:rPr>
      </w:pPr>
      <w:r w:rsidRPr="6B06F679">
        <w:rPr>
          <w:rFonts w:asciiTheme="majorHAnsi" w:hAnsiTheme="majorHAnsi" w:cstheme="majorBidi"/>
        </w:rPr>
        <w:lastRenderedPageBreak/>
        <w:t xml:space="preserve"> </w:t>
      </w:r>
      <w:bookmarkStart w:id="79" w:name="_Toc1754742948"/>
      <w:r w:rsidRPr="6B06F679">
        <w:rPr>
          <w:rFonts w:asciiTheme="majorHAnsi" w:hAnsiTheme="majorHAnsi" w:cstheme="majorBidi"/>
        </w:rPr>
        <w:t>LDAPS</w:t>
      </w:r>
      <w:bookmarkEnd w:id="79"/>
    </w:p>
    <w:p w14:paraId="199B48D7" w14:textId="5592E432" w:rsidR="00D43AAE" w:rsidRPr="001F59EC" w:rsidRDefault="00D43AAE" w:rsidP="00D43AAE">
      <w:pPr>
        <w:rPr>
          <w:rFonts w:asciiTheme="majorHAnsi" w:hAnsiTheme="majorHAnsi" w:cstheme="majorHAnsi"/>
        </w:rPr>
      </w:pPr>
      <w:r w:rsidRPr="001F59EC">
        <w:rPr>
          <w:rFonts w:asciiTheme="majorHAnsi" w:hAnsiTheme="majorHAnsi" w:cstheme="majorHAnsi"/>
        </w:rPr>
        <w:t>Auf den Servern sind LDAPS Zertifikate für die SSL Verschlüsselte LDAP Verbindung hinterlegt. Ausgestellt werden diese von der PKI mit einer Gültigkeit von einem Jahr.</w:t>
      </w:r>
    </w:p>
    <w:p w14:paraId="3F18DCD5" w14:textId="73329DD5" w:rsidR="00D43AAE" w:rsidRPr="001F59EC" w:rsidRDefault="00D43AAE" w:rsidP="00D43AAE">
      <w:pPr>
        <w:rPr>
          <w:rFonts w:asciiTheme="majorHAnsi" w:hAnsiTheme="majorHAnsi" w:cstheme="majorHAnsi"/>
        </w:rPr>
      </w:pPr>
      <w:r w:rsidRPr="001F59EC">
        <w:rPr>
          <w:rFonts w:asciiTheme="majorHAnsi" w:hAnsiTheme="majorHAnsi" w:cstheme="majorHAnsi"/>
          <w:noProof/>
        </w:rPr>
        <w:drawing>
          <wp:inline distT="0" distB="0" distL="0" distR="0" wp14:anchorId="77DDFB19" wp14:editId="13098AC0">
            <wp:extent cx="5760720" cy="1064260"/>
            <wp:effectExtent l="0" t="0" r="0" b="2540"/>
            <wp:docPr id="1551991216" name="Grafik 1"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91216" name="Grafik 1" descr="Ein Bild, das Text, Screenshot, Software, Schrift enthält.&#10;&#10;KI-generierte Inhalte können fehlerhaft sein."/>
                    <pic:cNvPicPr/>
                  </pic:nvPicPr>
                  <pic:blipFill>
                    <a:blip r:embed="rId67"/>
                    <a:stretch>
                      <a:fillRect/>
                    </a:stretch>
                  </pic:blipFill>
                  <pic:spPr>
                    <a:xfrm>
                      <a:off x="0" y="0"/>
                      <a:ext cx="5760720" cy="1064260"/>
                    </a:xfrm>
                    <a:prstGeom prst="rect">
                      <a:avLst/>
                    </a:prstGeom>
                  </pic:spPr>
                </pic:pic>
              </a:graphicData>
            </a:graphic>
          </wp:inline>
        </w:drawing>
      </w:r>
    </w:p>
    <w:p w14:paraId="09782970" w14:textId="77777777" w:rsidR="00F37BFC" w:rsidRPr="001F59EC" w:rsidRDefault="218DE66B" w:rsidP="6B06F679">
      <w:pPr>
        <w:pStyle w:val="berschrift2"/>
        <w:rPr>
          <w:rFonts w:asciiTheme="majorHAnsi" w:hAnsiTheme="majorHAnsi" w:cstheme="majorBidi"/>
        </w:rPr>
      </w:pPr>
      <w:bookmarkStart w:id="80" w:name="_Toc62024142"/>
      <w:bookmarkStart w:id="81" w:name="_Toc1926379115"/>
      <w:r w:rsidRPr="6B06F679">
        <w:rPr>
          <w:rFonts w:asciiTheme="majorHAnsi" w:hAnsiTheme="majorHAnsi" w:cstheme="majorBidi"/>
        </w:rPr>
        <w:t>Betrieb</w:t>
      </w:r>
      <w:bookmarkEnd w:id="80"/>
      <w:bookmarkEnd w:id="81"/>
    </w:p>
    <w:p w14:paraId="61DA7518" w14:textId="77777777" w:rsidR="00F37BFC" w:rsidRPr="001F59EC" w:rsidRDefault="218DE66B" w:rsidP="6B06F679">
      <w:pPr>
        <w:pStyle w:val="berschrift3"/>
        <w:rPr>
          <w:rFonts w:asciiTheme="majorHAnsi" w:hAnsiTheme="majorHAnsi" w:cstheme="majorBidi"/>
        </w:rPr>
      </w:pPr>
      <w:bookmarkStart w:id="82" w:name="_Toc62024143"/>
      <w:bookmarkStart w:id="83" w:name="_Toc1297036680"/>
      <w:r w:rsidRPr="6B06F679">
        <w:rPr>
          <w:rFonts w:asciiTheme="majorHAnsi" w:hAnsiTheme="majorHAnsi" w:cstheme="majorBidi"/>
        </w:rPr>
        <w:t>Betriebshinweise</w:t>
      </w:r>
      <w:bookmarkEnd w:id="82"/>
      <w:bookmarkEnd w:id="83"/>
    </w:p>
    <w:p w14:paraId="14CAF788" w14:textId="7C93286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22AC4BFF" w:rsidRPr="001F59EC">
        <w:rPr>
          <w:rFonts w:asciiTheme="majorHAnsi" w:hAnsiTheme="majorHAnsi" w:cstheme="majorHAnsi"/>
        </w:rPr>
        <w:t>Netbox</w:t>
      </w:r>
    </w:p>
    <w:p w14:paraId="4986DFC4" w14:textId="77777777" w:rsidR="00F37BFC" w:rsidRPr="001F59EC" w:rsidRDefault="218DE66B" w:rsidP="6B06F679">
      <w:pPr>
        <w:pStyle w:val="berschrift3"/>
        <w:rPr>
          <w:rFonts w:asciiTheme="majorHAnsi" w:hAnsiTheme="majorHAnsi" w:cstheme="majorBidi"/>
        </w:rPr>
      </w:pPr>
      <w:bookmarkStart w:id="84" w:name="_Toc62024144"/>
      <w:bookmarkStart w:id="85" w:name="_Toc1186024810"/>
      <w:r w:rsidRPr="6B06F679">
        <w:rPr>
          <w:rFonts w:asciiTheme="majorHAnsi" w:hAnsiTheme="majorHAnsi" w:cstheme="majorBidi"/>
        </w:rPr>
        <w:t>Updates</w:t>
      </w:r>
      <w:bookmarkEnd w:id="84"/>
      <w:bookmarkEnd w:id="85"/>
    </w:p>
    <w:p w14:paraId="5643475B" w14:textId="5C70BEE2" w:rsidR="00F37BFC" w:rsidRPr="001F59EC" w:rsidRDefault="218DE66B" w:rsidP="00F37BFC">
      <w:pPr>
        <w:rPr>
          <w:rFonts w:asciiTheme="majorHAnsi" w:eastAsia="Cairo" w:hAnsiTheme="majorHAnsi" w:cstheme="majorHAnsi"/>
          <w:szCs w:val="20"/>
        </w:rPr>
      </w:pPr>
      <w:r w:rsidRPr="001F59EC">
        <w:rPr>
          <w:rFonts w:asciiTheme="majorHAnsi" w:hAnsiTheme="majorHAnsi" w:cstheme="majorHAnsi"/>
        </w:rPr>
        <w:t xml:space="preserve">Siehe Serverliste </w:t>
      </w:r>
      <w:r w:rsidR="00042831">
        <w:rPr>
          <w:rFonts w:asciiTheme="majorHAnsi" w:hAnsiTheme="majorHAnsi" w:cstheme="majorHAnsi"/>
        </w:rPr>
        <w:t>im Kundensharepoint</w:t>
      </w:r>
      <w:r w:rsidRPr="001F59EC">
        <w:rPr>
          <w:rFonts w:asciiTheme="majorHAnsi" w:hAnsiTheme="majorHAnsi" w:cstheme="majorHAnsi"/>
        </w:rPr>
        <w:t xml:space="preserve"> </w:t>
      </w:r>
      <w:hyperlink r:id="rId68">
        <w:r w:rsidR="42687DFE" w:rsidRPr="001F59EC">
          <w:rPr>
            <w:rStyle w:val="Hyperlink"/>
            <w:rFonts w:asciiTheme="majorHAnsi" w:eastAsia="Cairo" w:hAnsiTheme="majorHAnsi" w:cstheme="majorHAnsi"/>
            <w:szCs w:val="20"/>
          </w:rPr>
          <w:t>CSP-BIG – Home</w:t>
        </w:r>
      </w:hyperlink>
    </w:p>
    <w:p w14:paraId="6E155023" w14:textId="77777777" w:rsidR="00F37BFC" w:rsidRPr="001F59EC" w:rsidRDefault="218DE66B" w:rsidP="6B06F679">
      <w:pPr>
        <w:pStyle w:val="berschrift3"/>
        <w:rPr>
          <w:rFonts w:asciiTheme="majorHAnsi" w:hAnsiTheme="majorHAnsi" w:cstheme="majorBidi"/>
        </w:rPr>
      </w:pPr>
      <w:bookmarkStart w:id="86" w:name="_Toc62024145"/>
      <w:bookmarkStart w:id="87" w:name="_Toc1432852926"/>
      <w:r w:rsidRPr="6B06F679">
        <w:rPr>
          <w:rFonts w:asciiTheme="majorHAnsi" w:hAnsiTheme="majorHAnsi" w:cstheme="majorBidi"/>
        </w:rPr>
        <w:t>Reboot</w:t>
      </w:r>
      <w:bookmarkEnd w:id="86"/>
      <w:bookmarkEnd w:id="87"/>
    </w:p>
    <w:p w14:paraId="42B04600" w14:textId="7EDDBD3B" w:rsidR="00F37BFC" w:rsidRPr="001F59EC" w:rsidRDefault="218DE66B" w:rsidP="00F37BFC">
      <w:pPr>
        <w:rPr>
          <w:rFonts w:asciiTheme="majorHAnsi" w:eastAsia="Cairo" w:hAnsiTheme="majorHAnsi" w:cstheme="majorHAnsi"/>
          <w:szCs w:val="20"/>
        </w:rPr>
      </w:pPr>
      <w:r w:rsidRPr="001F59EC">
        <w:rPr>
          <w:rFonts w:asciiTheme="majorHAnsi" w:hAnsiTheme="majorHAnsi" w:cstheme="majorHAnsi"/>
        </w:rPr>
        <w:t>Siehe Serverliste i</w:t>
      </w:r>
      <w:r w:rsidR="00042831">
        <w:rPr>
          <w:rFonts w:asciiTheme="majorHAnsi" w:hAnsiTheme="majorHAnsi" w:cstheme="majorHAnsi"/>
        </w:rPr>
        <w:t>m Kundensharepoint</w:t>
      </w:r>
      <w:r w:rsidRPr="001F59EC">
        <w:rPr>
          <w:rFonts w:asciiTheme="majorHAnsi" w:hAnsiTheme="majorHAnsi" w:cstheme="majorHAnsi"/>
        </w:rPr>
        <w:t xml:space="preserve"> </w:t>
      </w:r>
      <w:hyperlink r:id="rId69">
        <w:r w:rsidR="5C08B2D1" w:rsidRPr="001F59EC">
          <w:rPr>
            <w:rStyle w:val="Hyperlink"/>
            <w:rFonts w:asciiTheme="majorHAnsi" w:eastAsia="Cairo" w:hAnsiTheme="majorHAnsi" w:cstheme="majorHAnsi"/>
            <w:szCs w:val="20"/>
          </w:rPr>
          <w:t>CSP-BIG – Home</w:t>
        </w:r>
      </w:hyperlink>
    </w:p>
    <w:p w14:paraId="7F7A4E6E" w14:textId="77777777" w:rsidR="00F37BFC" w:rsidRPr="001F59EC" w:rsidRDefault="218DE66B" w:rsidP="6B06F679">
      <w:pPr>
        <w:pStyle w:val="berschrift3"/>
        <w:rPr>
          <w:rFonts w:asciiTheme="majorHAnsi" w:hAnsiTheme="majorHAnsi" w:cstheme="majorBidi"/>
        </w:rPr>
      </w:pPr>
      <w:bookmarkStart w:id="88" w:name="_Toc62024146"/>
      <w:bookmarkStart w:id="89" w:name="_Toc2132703273"/>
      <w:r w:rsidRPr="6B06F679">
        <w:rPr>
          <w:rFonts w:asciiTheme="majorHAnsi" w:hAnsiTheme="majorHAnsi" w:cstheme="majorBidi"/>
        </w:rPr>
        <w:t>Besonderheiten</w:t>
      </w:r>
      <w:bookmarkEnd w:id="88"/>
      <w:bookmarkEnd w:id="89"/>
    </w:p>
    <w:p w14:paraId="121FC966"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687E1635" w14:textId="77777777" w:rsidR="00F37BFC" w:rsidRPr="001F59EC" w:rsidRDefault="218DE66B" w:rsidP="6B06F679">
      <w:pPr>
        <w:pStyle w:val="berschrift3"/>
        <w:rPr>
          <w:rFonts w:asciiTheme="majorHAnsi" w:hAnsiTheme="majorHAnsi" w:cstheme="majorBidi"/>
        </w:rPr>
      </w:pPr>
      <w:bookmarkStart w:id="90" w:name="_Toc62024147"/>
      <w:bookmarkStart w:id="91" w:name="_Toc575094212"/>
      <w:r w:rsidRPr="6B06F679">
        <w:rPr>
          <w:rFonts w:asciiTheme="majorHAnsi" w:hAnsiTheme="majorHAnsi" w:cstheme="majorBidi"/>
        </w:rPr>
        <w:t>Hinweise zum Patchmanagement</w:t>
      </w:r>
      <w:bookmarkEnd w:id="90"/>
      <w:bookmarkEnd w:id="91"/>
    </w:p>
    <w:p w14:paraId="4826EC62" w14:textId="5F67DC5B"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1319D1F3" w:rsidRPr="001F59EC">
        <w:rPr>
          <w:rFonts w:asciiTheme="majorHAnsi" w:hAnsiTheme="majorHAnsi" w:cstheme="majorHAnsi"/>
        </w:rPr>
        <w:t>Netbox</w:t>
      </w:r>
    </w:p>
    <w:p w14:paraId="1847527B" w14:textId="77777777" w:rsidR="00F37BFC" w:rsidRPr="001F59EC" w:rsidRDefault="218DE66B" w:rsidP="6B06F679">
      <w:pPr>
        <w:pStyle w:val="berschrift3"/>
        <w:rPr>
          <w:rFonts w:asciiTheme="majorHAnsi" w:hAnsiTheme="majorHAnsi" w:cstheme="majorBidi"/>
        </w:rPr>
      </w:pPr>
      <w:bookmarkStart w:id="92" w:name="_Toc62024148"/>
      <w:bookmarkStart w:id="93" w:name="_Toc1528648061"/>
      <w:r w:rsidRPr="6B06F679">
        <w:rPr>
          <w:rFonts w:asciiTheme="majorHAnsi" w:hAnsiTheme="majorHAnsi" w:cstheme="majorBidi"/>
        </w:rPr>
        <w:t>Backup und Restore</w:t>
      </w:r>
      <w:bookmarkEnd w:id="92"/>
      <w:bookmarkEnd w:id="93"/>
    </w:p>
    <w:p w14:paraId="0333FB39" w14:textId="049A2E7F"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6AC36BD3" w:rsidRPr="001F59EC">
        <w:rPr>
          <w:rFonts w:asciiTheme="majorHAnsi" w:hAnsiTheme="majorHAnsi" w:cstheme="majorHAnsi"/>
        </w:rPr>
        <w:t>Netbox</w:t>
      </w:r>
    </w:p>
    <w:p w14:paraId="7C397892" w14:textId="29F663D4" w:rsidR="00F37BFC" w:rsidRPr="001F59EC" w:rsidRDefault="00A50490" w:rsidP="6B06F679">
      <w:pPr>
        <w:pStyle w:val="berschrift3"/>
        <w:rPr>
          <w:rFonts w:asciiTheme="majorHAnsi" w:hAnsiTheme="majorHAnsi" w:cstheme="majorBidi"/>
        </w:rPr>
      </w:pPr>
      <w:bookmarkStart w:id="94" w:name="_Toc62024149"/>
      <w:bookmarkStart w:id="95" w:name="_Toc490512042"/>
      <w:r w:rsidRPr="001F59EC">
        <w:rPr>
          <w:rFonts w:asciiTheme="majorHAnsi" w:hAnsiTheme="majorHAnsi" w:cstheme="majorHAnsi"/>
          <w:noProof/>
        </w:rPr>
        <w:drawing>
          <wp:anchor distT="0" distB="0" distL="114300" distR="114300" simplePos="0" relativeHeight="251658247" behindDoc="0" locked="0" layoutInCell="1" allowOverlap="1" wp14:anchorId="0404B464" wp14:editId="0522D505">
            <wp:simplePos x="0" y="0"/>
            <wp:positionH relativeFrom="column">
              <wp:posOffset>4529455</wp:posOffset>
            </wp:positionH>
            <wp:positionV relativeFrom="paragraph">
              <wp:posOffset>60960</wp:posOffset>
            </wp:positionV>
            <wp:extent cx="1273810" cy="2628900"/>
            <wp:effectExtent l="0" t="0" r="2540" b="0"/>
            <wp:wrapThrough wrapText="bothSides">
              <wp:wrapPolygon edited="0">
                <wp:start x="0" y="0"/>
                <wp:lineTo x="0" y="21443"/>
                <wp:lineTo x="21320" y="21443"/>
                <wp:lineTo x="21320" y="0"/>
                <wp:lineTo x="0" y="0"/>
              </wp:wrapPolygon>
            </wp:wrapThrough>
            <wp:docPr id="13" name="Grafi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cstate="print">
                      <a:extLst>
                        <a:ext uri="{28A0092B-C50C-407E-A947-70E740481C1C}">
                          <a14:useLocalDpi xmlns:a14="http://schemas.microsoft.com/office/drawing/2010/main" val="0"/>
                        </a:ext>
                      </a:extLst>
                    </a:blip>
                    <a:stretch>
                      <a:fillRect/>
                    </a:stretch>
                  </pic:blipFill>
                  <pic:spPr>
                    <a:xfrm>
                      <a:off x="0" y="0"/>
                      <a:ext cx="1273810" cy="2628900"/>
                    </a:xfrm>
                    <a:prstGeom prst="rect">
                      <a:avLst/>
                    </a:prstGeom>
                  </pic:spPr>
                </pic:pic>
              </a:graphicData>
            </a:graphic>
          </wp:anchor>
        </w:drawing>
      </w:r>
      <w:r w:rsidR="218DE66B" w:rsidRPr="6B06F679">
        <w:rPr>
          <w:rFonts w:asciiTheme="majorHAnsi" w:hAnsiTheme="majorHAnsi" w:cstheme="majorBidi"/>
        </w:rPr>
        <w:t>Monitoring</w:t>
      </w:r>
      <w:bookmarkEnd w:id="94"/>
      <w:bookmarkEnd w:id="95"/>
    </w:p>
    <w:p w14:paraId="231E68C0" w14:textId="77777777" w:rsidR="00F12E3C" w:rsidRPr="001F59EC" w:rsidRDefault="218DE66B" w:rsidP="00F37BFC">
      <w:pPr>
        <w:rPr>
          <w:rFonts w:asciiTheme="majorHAnsi" w:hAnsiTheme="majorHAnsi" w:cstheme="majorHAnsi"/>
        </w:rPr>
      </w:pPr>
      <w:r w:rsidRPr="001F59EC">
        <w:rPr>
          <w:rFonts w:asciiTheme="majorHAnsi" w:hAnsiTheme="majorHAnsi" w:cstheme="majorHAnsi"/>
        </w:rPr>
        <w:t>Das Monitoring des Directory Services umfasst neben dem Basismonitoring der Server unter anderem folgende Abfragen:</w:t>
      </w:r>
    </w:p>
    <w:p w14:paraId="423F37A7" w14:textId="532525BD" w:rsidR="00F12E3C"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Responsivitäts-Checks für essentielle Dienste wie DNS oder LDAP</w:t>
      </w:r>
    </w:p>
    <w:p w14:paraId="5734194F" w14:textId="76083E5A" w:rsidR="00F12E3C"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Domain Trusts</w:t>
      </w:r>
    </w:p>
    <w:p w14:paraId="354D012D" w14:textId="7D93598C" w:rsidR="001D48B1" w:rsidRPr="00A50490" w:rsidRDefault="218DE66B" w:rsidP="00166B55">
      <w:pPr>
        <w:pStyle w:val="Listenabsatz"/>
        <w:numPr>
          <w:ilvl w:val="0"/>
          <w:numId w:val="22"/>
        </w:numPr>
        <w:rPr>
          <w:rFonts w:asciiTheme="majorHAnsi" w:hAnsiTheme="majorHAnsi" w:cstheme="majorBidi"/>
        </w:rPr>
      </w:pPr>
      <w:r w:rsidRPr="2ED94763">
        <w:rPr>
          <w:rFonts w:asciiTheme="majorHAnsi" w:hAnsiTheme="majorHAnsi" w:cstheme="majorBidi"/>
        </w:rPr>
        <w:t>Replications mit weiteren Domain Controllern</w:t>
      </w:r>
    </w:p>
    <w:p w14:paraId="690F1F7B" w14:textId="72027248" w:rsidR="001D48B1" w:rsidRPr="001F59EC" w:rsidRDefault="218DE66B" w:rsidP="00166B55">
      <w:pPr>
        <w:pStyle w:val="Listenabsatz"/>
        <w:numPr>
          <w:ilvl w:val="0"/>
          <w:numId w:val="22"/>
        </w:numPr>
        <w:rPr>
          <w:rFonts w:asciiTheme="majorHAnsi" w:hAnsiTheme="majorHAnsi" w:cstheme="majorHAnsi"/>
        </w:rPr>
      </w:pPr>
      <w:r w:rsidRPr="001F59EC">
        <w:rPr>
          <w:rFonts w:asciiTheme="majorHAnsi" w:hAnsiTheme="majorHAnsi" w:cstheme="majorHAnsi"/>
        </w:rPr>
        <w:t>Verdächtige Windows Events</w:t>
      </w:r>
    </w:p>
    <w:p w14:paraId="43D36217" w14:textId="36895436" w:rsidR="00F37BFC" w:rsidRDefault="00F12E3C" w:rsidP="001D48B1">
      <w:pPr>
        <w:jc w:val="center"/>
        <w:rPr>
          <w:rFonts w:asciiTheme="majorHAnsi" w:hAnsiTheme="majorHAnsi" w:cstheme="majorHAnsi"/>
        </w:rPr>
      </w:pPr>
      <w:r w:rsidRPr="001F59EC">
        <w:rPr>
          <w:rFonts w:asciiTheme="majorHAnsi" w:hAnsiTheme="majorHAnsi" w:cstheme="majorHAnsi"/>
        </w:rPr>
        <w:br/>
      </w:r>
    </w:p>
    <w:p w14:paraId="198C8067" w14:textId="77777777" w:rsidR="00A50490" w:rsidRDefault="00A50490" w:rsidP="001D48B1">
      <w:pPr>
        <w:jc w:val="center"/>
        <w:rPr>
          <w:rFonts w:asciiTheme="majorHAnsi" w:hAnsiTheme="majorHAnsi" w:cstheme="majorHAnsi"/>
        </w:rPr>
      </w:pPr>
    </w:p>
    <w:p w14:paraId="4CE3D1E6" w14:textId="77777777" w:rsidR="00A50490" w:rsidRDefault="00A50490" w:rsidP="001D48B1">
      <w:pPr>
        <w:jc w:val="center"/>
        <w:rPr>
          <w:rFonts w:asciiTheme="majorHAnsi" w:hAnsiTheme="majorHAnsi" w:cstheme="majorHAnsi"/>
        </w:rPr>
      </w:pPr>
    </w:p>
    <w:p w14:paraId="6BCD363C" w14:textId="77777777" w:rsidR="00A50490" w:rsidRPr="001F59EC" w:rsidRDefault="00A50490" w:rsidP="001D48B1">
      <w:pPr>
        <w:jc w:val="center"/>
        <w:rPr>
          <w:rFonts w:asciiTheme="majorHAnsi" w:hAnsiTheme="majorHAnsi" w:cstheme="majorHAnsi"/>
        </w:rPr>
      </w:pPr>
    </w:p>
    <w:p w14:paraId="1F66F03D" w14:textId="0605F8A7" w:rsidR="00F37BFC" w:rsidRPr="001F59EC" w:rsidRDefault="218DE66B" w:rsidP="6B06F679">
      <w:pPr>
        <w:pStyle w:val="berschrift3"/>
        <w:rPr>
          <w:rFonts w:asciiTheme="majorHAnsi" w:hAnsiTheme="majorHAnsi" w:cstheme="majorBidi"/>
        </w:rPr>
      </w:pPr>
      <w:bookmarkStart w:id="96" w:name="_Toc62024150"/>
      <w:bookmarkStart w:id="97" w:name="_Toc480165039"/>
      <w:r w:rsidRPr="6B06F679">
        <w:rPr>
          <w:rFonts w:asciiTheme="majorHAnsi" w:hAnsiTheme="majorHAnsi" w:cstheme="majorBidi"/>
        </w:rPr>
        <w:lastRenderedPageBreak/>
        <w:t>Virenschutz</w:t>
      </w:r>
      <w:bookmarkEnd w:id="96"/>
      <w:bookmarkEnd w:id="97"/>
    </w:p>
    <w:p w14:paraId="4B1B0C82" w14:textId="1DCB127B" w:rsidR="00F37BFC" w:rsidRPr="001F59EC" w:rsidRDefault="218DE66B" w:rsidP="00F37BFC">
      <w:pPr>
        <w:rPr>
          <w:rFonts w:asciiTheme="majorHAnsi" w:hAnsiTheme="majorHAnsi" w:cstheme="majorHAnsi"/>
        </w:rPr>
      </w:pPr>
      <w:r w:rsidRPr="001F59EC">
        <w:rPr>
          <w:rFonts w:asciiTheme="majorHAnsi" w:hAnsiTheme="majorHAnsi" w:cstheme="majorHAnsi"/>
        </w:rPr>
        <w:t>Der Virenschutz wird von der BIG verwaltet.</w:t>
      </w:r>
    </w:p>
    <w:p w14:paraId="67BBA17A" w14:textId="77777777" w:rsidR="00F37BFC" w:rsidRPr="001F59EC" w:rsidRDefault="218DE66B" w:rsidP="6B06F679">
      <w:pPr>
        <w:pStyle w:val="berschrift3"/>
        <w:rPr>
          <w:rFonts w:asciiTheme="majorHAnsi" w:hAnsiTheme="majorHAnsi" w:cstheme="majorBidi"/>
        </w:rPr>
      </w:pPr>
      <w:bookmarkStart w:id="98" w:name="_Toc62024151"/>
      <w:bookmarkStart w:id="99" w:name="_Toc841413120"/>
      <w:r w:rsidRPr="6B06F679">
        <w:rPr>
          <w:rFonts w:asciiTheme="majorHAnsi" w:hAnsiTheme="majorHAnsi" w:cstheme="majorBidi"/>
        </w:rPr>
        <w:t>Verbrauchdatenerfassung</w:t>
      </w:r>
      <w:bookmarkEnd w:id="98"/>
      <w:bookmarkEnd w:id="99"/>
    </w:p>
    <w:p w14:paraId="242EC5C0"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Bei allen Serviceaccounts wurde das extensionAttribute15 mit „Funktionsaccount“ gefüllt. Alle anderen Accounts sind für die Erfassung relevant.</w:t>
      </w:r>
    </w:p>
    <w:p w14:paraId="316516F7" w14:textId="6E7831CF"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3B2E1E6" wp14:editId="3AEEC751">
            <wp:extent cx="3930403" cy="5067298"/>
            <wp:effectExtent l="0" t="0" r="0" b="0"/>
            <wp:docPr id="26" name="Grafi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6"/>
                    <pic:cNvPicPr/>
                  </pic:nvPicPr>
                  <pic:blipFill>
                    <a:blip r:embed="rId71">
                      <a:extLst>
                        <a:ext uri="{28A0092B-C50C-407E-A947-70E740481C1C}">
                          <a14:useLocalDpi xmlns:a14="http://schemas.microsoft.com/office/drawing/2010/main" val="0"/>
                        </a:ext>
                      </a:extLst>
                    </a:blip>
                    <a:stretch>
                      <a:fillRect/>
                    </a:stretch>
                  </pic:blipFill>
                  <pic:spPr>
                    <a:xfrm>
                      <a:off x="0" y="0"/>
                      <a:ext cx="3930403" cy="5067298"/>
                    </a:xfrm>
                    <a:prstGeom prst="rect">
                      <a:avLst/>
                    </a:prstGeom>
                  </pic:spPr>
                </pic:pic>
              </a:graphicData>
            </a:graphic>
          </wp:inline>
        </w:drawing>
      </w:r>
    </w:p>
    <w:p w14:paraId="0E2ECEC3" w14:textId="49FD0F7D" w:rsidR="00F37BFC" w:rsidRPr="001F59EC" w:rsidRDefault="00F37BFC" w:rsidP="00F37BFC">
      <w:pPr>
        <w:rPr>
          <w:rFonts w:asciiTheme="majorHAnsi" w:hAnsiTheme="majorHAnsi" w:cstheme="majorHAnsi"/>
        </w:rPr>
      </w:pPr>
    </w:p>
    <w:p w14:paraId="21E17A33" w14:textId="77777777" w:rsidR="006265D0" w:rsidRPr="001F59EC" w:rsidRDefault="006265D0">
      <w:pPr>
        <w:rPr>
          <w:rFonts w:asciiTheme="majorHAnsi" w:hAnsiTheme="majorHAnsi" w:cstheme="majorHAnsi"/>
          <w:b/>
          <w:sz w:val="28"/>
          <w:szCs w:val="28"/>
        </w:rPr>
      </w:pPr>
      <w:bookmarkStart w:id="100" w:name="_Toc62024152"/>
      <w:r w:rsidRPr="001F59EC">
        <w:rPr>
          <w:rFonts w:asciiTheme="majorHAnsi" w:hAnsiTheme="majorHAnsi" w:cstheme="majorHAnsi"/>
        </w:rPr>
        <w:br w:type="page"/>
      </w:r>
    </w:p>
    <w:p w14:paraId="4340479C" w14:textId="42646E1F" w:rsidR="00F37BFC" w:rsidRPr="001F59EC" w:rsidRDefault="218DE66B" w:rsidP="6B06F679">
      <w:pPr>
        <w:pStyle w:val="berschrift1"/>
        <w:rPr>
          <w:rFonts w:asciiTheme="majorHAnsi" w:hAnsiTheme="majorHAnsi" w:cstheme="majorBidi"/>
        </w:rPr>
      </w:pPr>
      <w:bookmarkStart w:id="101" w:name="_Toc522679753"/>
      <w:r w:rsidRPr="6B06F679">
        <w:rPr>
          <w:rFonts w:asciiTheme="majorHAnsi" w:hAnsiTheme="majorHAnsi" w:cstheme="majorBidi"/>
        </w:rPr>
        <w:lastRenderedPageBreak/>
        <w:t>File Services</w:t>
      </w:r>
      <w:bookmarkEnd w:id="100"/>
      <w:bookmarkEnd w:id="101"/>
    </w:p>
    <w:p w14:paraId="74D797EB" w14:textId="7848F9A4" w:rsidR="00081F56" w:rsidRPr="001F59EC" w:rsidRDefault="218DE66B" w:rsidP="00F37BFC">
      <w:pPr>
        <w:rPr>
          <w:rFonts w:asciiTheme="majorHAnsi" w:hAnsiTheme="majorHAnsi" w:cstheme="majorHAnsi"/>
        </w:rPr>
      </w:pPr>
      <w:r w:rsidRPr="001F59EC">
        <w:rPr>
          <w:rFonts w:asciiTheme="majorHAnsi" w:hAnsiTheme="majorHAnsi" w:cstheme="majorHAnsi"/>
        </w:rPr>
        <w:t xml:space="preserve">Die Fileservices werden </w:t>
      </w:r>
      <w:r w:rsidR="00081F56" w:rsidRPr="001F59EC">
        <w:rPr>
          <w:rFonts w:asciiTheme="majorHAnsi" w:hAnsiTheme="majorHAnsi" w:cstheme="majorHAnsi"/>
        </w:rPr>
        <w:t>zwei</w:t>
      </w:r>
      <w:r w:rsidRPr="001F59EC">
        <w:rPr>
          <w:rFonts w:asciiTheme="majorHAnsi" w:hAnsiTheme="majorHAnsi" w:cstheme="majorHAnsi"/>
        </w:rPr>
        <w:t xml:space="preserve"> einem Failover Cluster mit zwei Nodes in Frankfurt bereitgestellt.</w:t>
      </w:r>
    </w:p>
    <w:p w14:paraId="32392AE1" w14:textId="77777777" w:rsidR="00081F56" w:rsidRPr="001F59EC" w:rsidRDefault="00081F56" w:rsidP="00F37BFC">
      <w:pPr>
        <w:rPr>
          <w:rFonts w:asciiTheme="majorHAnsi" w:hAnsiTheme="majorHAnsi" w:cstheme="majorHAnsi"/>
        </w:rPr>
      </w:pPr>
      <w:r w:rsidRPr="001F59EC">
        <w:rPr>
          <w:rFonts w:asciiTheme="majorHAnsi" w:hAnsiTheme="majorHAnsi" w:cstheme="majorHAnsi"/>
        </w:rPr>
        <w:t xml:space="preserve">Die beiden Cluster haben unterschiedliche Aufgaben: </w:t>
      </w:r>
    </w:p>
    <w:p w14:paraId="7DD2446C" w14:textId="01638632" w:rsidR="00042831" w:rsidRPr="001F59EC" w:rsidRDefault="00423C22" w:rsidP="00F37BFC">
      <w:pPr>
        <w:rPr>
          <w:rFonts w:asciiTheme="majorHAnsi" w:hAnsiTheme="majorHAnsi" w:cstheme="majorHAnsi"/>
        </w:rPr>
      </w:pPr>
      <w:r w:rsidRPr="001F59EC">
        <w:rPr>
          <w:rFonts w:asciiTheme="majorHAnsi" w:hAnsiTheme="majorHAnsi" w:cstheme="majorHAnsi"/>
        </w:rPr>
        <w:t xml:space="preserve">Das Cluster </w:t>
      </w:r>
      <w:r w:rsidRPr="001F59EC">
        <w:rPr>
          <w:rFonts w:asciiTheme="majorHAnsi" w:hAnsiTheme="majorHAnsi" w:cstheme="majorHAnsi"/>
          <w:b/>
          <w:bCs/>
        </w:rPr>
        <w:t>b</w:t>
      </w:r>
      <w:r w:rsidR="00F47E0E" w:rsidRPr="001F59EC">
        <w:rPr>
          <w:rFonts w:asciiTheme="majorHAnsi" w:hAnsiTheme="majorHAnsi" w:cstheme="majorHAnsi"/>
          <w:b/>
          <w:bCs/>
        </w:rPr>
        <w:t>ig-vfileclu01</w:t>
      </w:r>
      <w:r w:rsidR="00F47E0E" w:rsidRPr="001F59EC">
        <w:rPr>
          <w:rFonts w:asciiTheme="majorHAnsi" w:hAnsiTheme="majorHAnsi" w:cstheme="majorHAnsi"/>
        </w:rPr>
        <w:t xml:space="preserve"> stellt den regulären Fileserver der BIG bereit, das </w:t>
      </w:r>
      <w:r w:rsidRPr="001F59EC">
        <w:rPr>
          <w:rFonts w:asciiTheme="majorHAnsi" w:hAnsiTheme="majorHAnsi" w:cstheme="majorHAnsi"/>
        </w:rPr>
        <w:t xml:space="preserve">Cluster </w:t>
      </w:r>
      <w:r w:rsidRPr="001F59EC">
        <w:rPr>
          <w:rFonts w:asciiTheme="majorHAnsi" w:hAnsiTheme="majorHAnsi" w:cstheme="majorHAnsi"/>
          <w:b/>
          <w:bCs/>
        </w:rPr>
        <w:t>big-vffslclu01</w:t>
      </w:r>
      <w:r w:rsidRPr="001F59EC">
        <w:rPr>
          <w:rFonts w:asciiTheme="majorHAnsi" w:hAnsiTheme="majorHAnsi" w:cstheme="majorHAnsi"/>
        </w:rPr>
        <w:t xml:space="preserve"> dient der Ablage der FSlogix Profile für die Citrix Worker.</w:t>
      </w:r>
      <w:r w:rsidR="00042831">
        <w:rPr>
          <w:rFonts w:asciiTheme="majorHAnsi" w:hAnsiTheme="majorHAnsi" w:cstheme="majorHAnsi"/>
        </w:rPr>
        <w:br/>
      </w:r>
    </w:p>
    <w:p w14:paraId="55E969C3" w14:textId="0B060E23" w:rsidR="00081F56" w:rsidRPr="001F59EC" w:rsidRDefault="00047C1B" w:rsidP="6B06F679">
      <w:pPr>
        <w:pStyle w:val="berschrift2"/>
        <w:rPr>
          <w:rFonts w:asciiTheme="majorHAnsi" w:hAnsiTheme="majorHAnsi" w:cstheme="majorBidi"/>
        </w:rPr>
      </w:pPr>
      <w:bookmarkStart w:id="102" w:name="_Toc722226676"/>
      <w:r w:rsidRPr="6B06F679">
        <w:rPr>
          <w:rFonts w:asciiTheme="majorHAnsi" w:hAnsiTheme="majorHAnsi" w:cstheme="majorBidi"/>
        </w:rPr>
        <w:t>big-vfileclu01</w:t>
      </w:r>
      <w:r w:rsidR="000A483B" w:rsidRPr="6B06F679">
        <w:rPr>
          <w:rFonts w:asciiTheme="majorHAnsi" w:hAnsiTheme="majorHAnsi" w:cstheme="majorBidi"/>
        </w:rPr>
        <w:t>.big.krankenkasse.de</w:t>
      </w:r>
      <w:bookmarkEnd w:id="102"/>
    </w:p>
    <w:p w14:paraId="27B15D84" w14:textId="77777777" w:rsidR="00F37BFC" w:rsidRPr="001F59EC" w:rsidRDefault="218DE66B" w:rsidP="6B06F679">
      <w:pPr>
        <w:pStyle w:val="berschrift3"/>
        <w:rPr>
          <w:rFonts w:asciiTheme="majorHAnsi" w:hAnsiTheme="majorHAnsi" w:cstheme="majorBidi"/>
        </w:rPr>
      </w:pPr>
      <w:bookmarkStart w:id="103" w:name="_Toc62024153"/>
      <w:bookmarkStart w:id="104" w:name="_Toc2136782673"/>
      <w:r w:rsidRPr="6B06F679">
        <w:rPr>
          <w:rFonts w:asciiTheme="majorHAnsi" w:hAnsiTheme="majorHAnsi" w:cstheme="majorBidi"/>
        </w:rPr>
        <w:t>Infrastruktur</w:t>
      </w:r>
      <w:bookmarkEnd w:id="103"/>
      <w:bookmarkEnd w:id="104"/>
    </w:p>
    <w:tbl>
      <w:tblPr>
        <w:tblStyle w:val="ahdFormatvorlage2"/>
        <w:tblW w:w="9288" w:type="dxa"/>
        <w:tblLayout w:type="fixed"/>
        <w:tblLook w:val="01E0" w:firstRow="1" w:lastRow="1" w:firstColumn="1" w:lastColumn="1" w:noHBand="0" w:noVBand="0"/>
      </w:tblPr>
      <w:tblGrid>
        <w:gridCol w:w="1698"/>
        <w:gridCol w:w="4701"/>
        <w:gridCol w:w="2889"/>
      </w:tblGrid>
      <w:tr w:rsidR="00F37BFC" w:rsidRPr="001F59EC" w14:paraId="66AE961E" w14:textId="77777777" w:rsidTr="218DE66B">
        <w:trPr>
          <w:cnfStyle w:val="100000000000" w:firstRow="1" w:lastRow="0" w:firstColumn="0" w:lastColumn="0" w:oddVBand="0" w:evenVBand="0" w:oddHBand="0" w:evenHBand="0" w:firstRowFirstColumn="0" w:firstRowLastColumn="0" w:lastRowFirstColumn="0" w:lastRowLastColumn="0"/>
        </w:trPr>
        <w:tc>
          <w:tcPr>
            <w:tcW w:w="1698" w:type="dxa"/>
          </w:tcPr>
          <w:p w14:paraId="5A5D6984"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Hostname</w:t>
            </w:r>
          </w:p>
        </w:tc>
        <w:tc>
          <w:tcPr>
            <w:tcW w:w="4701" w:type="dxa"/>
          </w:tcPr>
          <w:p w14:paraId="4CA5E19E"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Funktion</w:t>
            </w:r>
          </w:p>
        </w:tc>
        <w:tc>
          <w:tcPr>
            <w:tcW w:w="2889" w:type="dxa"/>
          </w:tcPr>
          <w:p w14:paraId="12CD3D1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IP-Adresse</w:t>
            </w:r>
          </w:p>
        </w:tc>
      </w:tr>
      <w:tr w:rsidR="00F37BFC" w:rsidRPr="001F59EC" w14:paraId="0404195F" w14:textId="77777777" w:rsidTr="218DE66B">
        <w:tc>
          <w:tcPr>
            <w:tcW w:w="1698" w:type="dxa"/>
          </w:tcPr>
          <w:p w14:paraId="52C1DE28"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big-vfilec01</w:t>
            </w:r>
          </w:p>
        </w:tc>
        <w:tc>
          <w:tcPr>
            <w:tcW w:w="4701" w:type="dxa"/>
          </w:tcPr>
          <w:p w14:paraId="72747587"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Node 1</w:t>
            </w:r>
          </w:p>
        </w:tc>
        <w:tc>
          <w:tcPr>
            <w:tcW w:w="2889" w:type="dxa"/>
          </w:tcPr>
          <w:p w14:paraId="78CDA371"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10.18.20.10</w:t>
            </w:r>
          </w:p>
        </w:tc>
      </w:tr>
      <w:tr w:rsidR="00F37BFC" w:rsidRPr="001F59EC" w14:paraId="22F74D80" w14:textId="77777777" w:rsidTr="218DE66B">
        <w:tc>
          <w:tcPr>
            <w:tcW w:w="1698" w:type="dxa"/>
          </w:tcPr>
          <w:p w14:paraId="2C4DF39B" w14:textId="2A32E7CD" w:rsidR="00F37BFC" w:rsidRPr="001F59EC" w:rsidRDefault="218DE66B" w:rsidP="00465310">
            <w:pPr>
              <w:rPr>
                <w:rFonts w:asciiTheme="majorHAnsi" w:hAnsiTheme="majorHAnsi" w:cstheme="majorHAnsi"/>
              </w:rPr>
            </w:pPr>
            <w:r w:rsidRPr="001F59EC">
              <w:rPr>
                <w:rFonts w:asciiTheme="majorHAnsi" w:hAnsiTheme="majorHAnsi" w:cstheme="majorHAnsi"/>
              </w:rPr>
              <w:t>big-vfilec0</w:t>
            </w:r>
            <w:r w:rsidR="005414A8" w:rsidRPr="001F59EC">
              <w:rPr>
                <w:rFonts w:asciiTheme="majorHAnsi" w:hAnsiTheme="majorHAnsi" w:cstheme="majorHAnsi"/>
              </w:rPr>
              <w:t>3</w:t>
            </w:r>
          </w:p>
        </w:tc>
        <w:tc>
          <w:tcPr>
            <w:tcW w:w="4701" w:type="dxa"/>
          </w:tcPr>
          <w:p w14:paraId="45874D96"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Node 2</w:t>
            </w:r>
          </w:p>
        </w:tc>
        <w:tc>
          <w:tcPr>
            <w:tcW w:w="2889" w:type="dxa"/>
          </w:tcPr>
          <w:p w14:paraId="72B849E2" w14:textId="5A1DAAAB" w:rsidR="00F37BFC" w:rsidRPr="001F59EC" w:rsidRDefault="218DE66B" w:rsidP="00465310">
            <w:pPr>
              <w:rPr>
                <w:rFonts w:asciiTheme="majorHAnsi" w:hAnsiTheme="majorHAnsi" w:cstheme="majorHAnsi"/>
              </w:rPr>
            </w:pPr>
            <w:r w:rsidRPr="001F59EC">
              <w:rPr>
                <w:rFonts w:asciiTheme="majorHAnsi" w:hAnsiTheme="majorHAnsi" w:cstheme="majorHAnsi"/>
              </w:rPr>
              <w:t>10.18.20.1</w:t>
            </w:r>
            <w:r w:rsidR="00031F00" w:rsidRPr="001F59EC">
              <w:rPr>
                <w:rFonts w:asciiTheme="majorHAnsi" w:hAnsiTheme="majorHAnsi" w:cstheme="majorHAnsi"/>
              </w:rPr>
              <w:t>8</w:t>
            </w:r>
          </w:p>
        </w:tc>
      </w:tr>
      <w:tr w:rsidR="00F37BFC" w:rsidRPr="001F59EC" w14:paraId="0D2BF301" w14:textId="77777777" w:rsidTr="218DE66B">
        <w:tc>
          <w:tcPr>
            <w:tcW w:w="1698" w:type="dxa"/>
          </w:tcPr>
          <w:p w14:paraId="0464FEA5"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big-vfileclu01</w:t>
            </w:r>
          </w:p>
        </w:tc>
        <w:tc>
          <w:tcPr>
            <w:tcW w:w="4701" w:type="dxa"/>
          </w:tcPr>
          <w:p w14:paraId="3189BCE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Cluster Name</w:t>
            </w:r>
          </w:p>
        </w:tc>
        <w:tc>
          <w:tcPr>
            <w:tcW w:w="2889" w:type="dxa"/>
          </w:tcPr>
          <w:p w14:paraId="0C21F11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10.18.20.12</w:t>
            </w:r>
          </w:p>
        </w:tc>
      </w:tr>
      <w:tr w:rsidR="00F37BFC" w:rsidRPr="001F59EC" w14:paraId="6DEED162" w14:textId="77777777" w:rsidTr="218DE66B">
        <w:tc>
          <w:tcPr>
            <w:tcW w:w="1698" w:type="dxa"/>
          </w:tcPr>
          <w:p w14:paraId="6A161E70"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big-vfilei01</w:t>
            </w:r>
          </w:p>
        </w:tc>
        <w:tc>
          <w:tcPr>
            <w:tcW w:w="4701" w:type="dxa"/>
          </w:tcPr>
          <w:p w14:paraId="6D9AADEA"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Instanz BIG</w:t>
            </w:r>
          </w:p>
        </w:tc>
        <w:tc>
          <w:tcPr>
            <w:tcW w:w="2889" w:type="dxa"/>
          </w:tcPr>
          <w:p w14:paraId="620ED42E"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10.18.20.14</w:t>
            </w:r>
          </w:p>
        </w:tc>
      </w:tr>
      <w:tr w:rsidR="00F37BFC" w:rsidRPr="001F59EC" w14:paraId="611151BE" w14:textId="77777777" w:rsidTr="218DE66B">
        <w:tc>
          <w:tcPr>
            <w:tcW w:w="1698" w:type="dxa"/>
          </w:tcPr>
          <w:p w14:paraId="7DE3934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big-vfilei02</w:t>
            </w:r>
          </w:p>
        </w:tc>
        <w:tc>
          <w:tcPr>
            <w:tcW w:w="4701" w:type="dxa"/>
          </w:tcPr>
          <w:p w14:paraId="1E964CEF"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Fileserver Instanz actimonda</w:t>
            </w:r>
          </w:p>
        </w:tc>
        <w:tc>
          <w:tcPr>
            <w:tcW w:w="2889" w:type="dxa"/>
          </w:tcPr>
          <w:p w14:paraId="07123895"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10.18.20.15</w:t>
            </w:r>
          </w:p>
        </w:tc>
      </w:tr>
      <w:tr w:rsidR="008C271B" w:rsidRPr="001F59EC" w14:paraId="6141ADE0" w14:textId="77777777" w:rsidTr="218DE66B">
        <w:tc>
          <w:tcPr>
            <w:tcW w:w="1698" w:type="dxa"/>
          </w:tcPr>
          <w:p w14:paraId="25FD7E4C" w14:textId="5885F1E3" w:rsidR="008C271B" w:rsidRPr="001F59EC" w:rsidRDefault="218DE66B" w:rsidP="00465310">
            <w:pPr>
              <w:rPr>
                <w:rFonts w:asciiTheme="majorHAnsi" w:hAnsiTheme="majorHAnsi" w:cstheme="majorHAnsi"/>
              </w:rPr>
            </w:pPr>
            <w:r w:rsidRPr="001F59EC">
              <w:rPr>
                <w:rFonts w:asciiTheme="majorHAnsi" w:hAnsiTheme="majorHAnsi" w:cstheme="majorHAnsi"/>
              </w:rPr>
              <w:t>big-vfilei03</w:t>
            </w:r>
          </w:p>
        </w:tc>
        <w:tc>
          <w:tcPr>
            <w:tcW w:w="4701" w:type="dxa"/>
          </w:tcPr>
          <w:p w14:paraId="08E2F285" w14:textId="65A9BDC8" w:rsidR="008C271B" w:rsidRPr="001F59EC" w:rsidRDefault="218DE66B" w:rsidP="00465310">
            <w:pPr>
              <w:rPr>
                <w:rFonts w:asciiTheme="majorHAnsi" w:hAnsiTheme="majorHAnsi" w:cstheme="majorHAnsi"/>
              </w:rPr>
            </w:pPr>
            <w:r w:rsidRPr="001F59EC">
              <w:rPr>
                <w:rFonts w:asciiTheme="majorHAnsi" w:hAnsiTheme="majorHAnsi" w:cstheme="majorHAnsi"/>
              </w:rPr>
              <w:t>Fileserver Instanz BIG (Ablösung Netapp)</w:t>
            </w:r>
          </w:p>
        </w:tc>
        <w:tc>
          <w:tcPr>
            <w:tcW w:w="2889" w:type="dxa"/>
          </w:tcPr>
          <w:p w14:paraId="057E81AE" w14:textId="3375F2FA" w:rsidR="008C271B" w:rsidRPr="001F59EC" w:rsidRDefault="218DE66B" w:rsidP="00465310">
            <w:pPr>
              <w:rPr>
                <w:rFonts w:asciiTheme="majorHAnsi" w:hAnsiTheme="majorHAnsi" w:cstheme="majorHAnsi"/>
              </w:rPr>
            </w:pPr>
            <w:r w:rsidRPr="001F59EC">
              <w:rPr>
                <w:rFonts w:asciiTheme="majorHAnsi" w:hAnsiTheme="majorHAnsi" w:cstheme="majorHAnsi"/>
              </w:rPr>
              <w:t>10.18.20.16</w:t>
            </w:r>
          </w:p>
        </w:tc>
      </w:tr>
      <w:tr w:rsidR="00F37BFC" w:rsidRPr="001F59EC" w14:paraId="5B9F15FA" w14:textId="77777777" w:rsidTr="218DE66B">
        <w:tc>
          <w:tcPr>
            <w:tcW w:w="1698" w:type="dxa"/>
          </w:tcPr>
          <w:p w14:paraId="7079C6E7" w14:textId="53B489BA" w:rsidR="00F37BFC" w:rsidRPr="001F59EC" w:rsidRDefault="0096219A" w:rsidP="00465310">
            <w:pPr>
              <w:rPr>
                <w:rFonts w:asciiTheme="majorHAnsi" w:hAnsiTheme="majorHAnsi" w:cstheme="majorHAnsi"/>
              </w:rPr>
            </w:pPr>
            <w:r w:rsidRPr="001F59EC">
              <w:rPr>
                <w:rFonts w:asciiTheme="majorHAnsi" w:hAnsiTheme="majorHAnsi" w:cstheme="majorHAnsi"/>
              </w:rPr>
              <w:t>big-vfilei04</w:t>
            </w:r>
          </w:p>
        </w:tc>
        <w:tc>
          <w:tcPr>
            <w:tcW w:w="4701" w:type="dxa"/>
          </w:tcPr>
          <w:p w14:paraId="0AD086CE" w14:textId="4B805535" w:rsidR="00F37BFC" w:rsidRPr="001F59EC" w:rsidRDefault="0096219A" w:rsidP="218DE66B">
            <w:pPr>
              <w:rPr>
                <w:rFonts w:asciiTheme="majorHAnsi" w:hAnsiTheme="majorHAnsi" w:cstheme="majorHAnsi"/>
                <w:lang w:val="en-US"/>
              </w:rPr>
            </w:pPr>
            <w:r w:rsidRPr="001F59EC">
              <w:rPr>
                <w:rFonts w:asciiTheme="majorHAnsi" w:hAnsiTheme="majorHAnsi" w:cstheme="majorHAnsi"/>
                <w:lang w:val="en-US"/>
              </w:rPr>
              <w:t xml:space="preserve">Fileserver Instanz </w:t>
            </w:r>
          </w:p>
        </w:tc>
        <w:tc>
          <w:tcPr>
            <w:tcW w:w="2889" w:type="dxa"/>
          </w:tcPr>
          <w:p w14:paraId="7CD03C1D" w14:textId="4294B975" w:rsidR="00F37BFC" w:rsidRPr="001F59EC" w:rsidRDefault="218DE66B" w:rsidP="00465310">
            <w:pPr>
              <w:rPr>
                <w:rFonts w:asciiTheme="majorHAnsi" w:hAnsiTheme="majorHAnsi" w:cstheme="majorHAnsi"/>
              </w:rPr>
            </w:pPr>
            <w:r w:rsidRPr="001F59EC">
              <w:rPr>
                <w:rFonts w:asciiTheme="majorHAnsi" w:hAnsiTheme="majorHAnsi" w:cstheme="majorHAnsi"/>
              </w:rPr>
              <w:t>10.18.20.1</w:t>
            </w:r>
            <w:r w:rsidR="0096219A" w:rsidRPr="001F59EC">
              <w:rPr>
                <w:rFonts w:asciiTheme="majorHAnsi" w:hAnsiTheme="majorHAnsi" w:cstheme="majorHAnsi"/>
              </w:rPr>
              <w:t>7</w:t>
            </w:r>
          </w:p>
        </w:tc>
      </w:tr>
    </w:tbl>
    <w:p w14:paraId="01C1318E" w14:textId="77777777" w:rsidR="00F37BFC" w:rsidRPr="001F59EC" w:rsidRDefault="00F37BFC" w:rsidP="00F37BFC">
      <w:pPr>
        <w:rPr>
          <w:rFonts w:asciiTheme="majorHAnsi" w:hAnsiTheme="majorHAnsi" w:cstheme="majorHAnsi"/>
        </w:rPr>
      </w:pPr>
    </w:p>
    <w:p w14:paraId="6B96B720" w14:textId="77777777" w:rsidR="00F37BFC" w:rsidRPr="001F59EC" w:rsidRDefault="218DE66B" w:rsidP="6B06F679">
      <w:pPr>
        <w:pStyle w:val="berschrift3"/>
        <w:rPr>
          <w:rFonts w:asciiTheme="majorHAnsi" w:hAnsiTheme="majorHAnsi" w:cstheme="majorBidi"/>
        </w:rPr>
      </w:pPr>
      <w:bookmarkStart w:id="105" w:name="_Toc62024154"/>
      <w:bookmarkStart w:id="106" w:name="_Toc1079499049"/>
      <w:r w:rsidRPr="6B06F679">
        <w:rPr>
          <w:rFonts w:asciiTheme="majorHAnsi" w:hAnsiTheme="majorHAnsi" w:cstheme="majorBidi"/>
        </w:rPr>
        <w:t>Konfiguration</w:t>
      </w:r>
      <w:bookmarkEnd w:id="105"/>
      <w:bookmarkEnd w:id="106"/>
    </w:p>
    <w:p w14:paraId="0FFC4837"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Zugehörige LUNs / Datenträger</w:t>
      </w:r>
    </w:p>
    <w:tbl>
      <w:tblPr>
        <w:tblStyle w:val="ahdFormatvorlage2"/>
        <w:tblW w:w="9307" w:type="dxa"/>
        <w:tblLayout w:type="fixed"/>
        <w:tblLook w:val="01E0" w:firstRow="1" w:lastRow="1" w:firstColumn="1" w:lastColumn="1" w:noHBand="0" w:noVBand="0"/>
      </w:tblPr>
      <w:tblGrid>
        <w:gridCol w:w="8219"/>
        <w:gridCol w:w="1088"/>
      </w:tblGrid>
      <w:tr w:rsidR="00F37BFC" w:rsidRPr="001F59EC" w14:paraId="7228ABE4" w14:textId="77777777" w:rsidTr="218DE66B">
        <w:trPr>
          <w:cnfStyle w:val="100000000000" w:firstRow="1" w:lastRow="0" w:firstColumn="0" w:lastColumn="0" w:oddVBand="0" w:evenVBand="0" w:oddHBand="0" w:evenHBand="0" w:firstRowFirstColumn="0" w:firstRowLastColumn="0" w:lastRowFirstColumn="0" w:lastRowLastColumn="0"/>
          <w:trHeight w:val="520"/>
        </w:trPr>
        <w:tc>
          <w:tcPr>
            <w:tcW w:w="8219" w:type="dxa"/>
          </w:tcPr>
          <w:p w14:paraId="5C6B1B67"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LUN</w:t>
            </w:r>
          </w:p>
        </w:tc>
        <w:tc>
          <w:tcPr>
            <w:tcW w:w="1088" w:type="dxa"/>
          </w:tcPr>
          <w:p w14:paraId="14072BD1"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Funktion</w:t>
            </w:r>
          </w:p>
        </w:tc>
      </w:tr>
      <w:tr w:rsidR="00F37BFC" w:rsidRPr="001F59EC" w14:paraId="7022FDA1" w14:textId="77777777" w:rsidTr="218DE66B">
        <w:trPr>
          <w:trHeight w:val="361"/>
        </w:trPr>
        <w:tc>
          <w:tcPr>
            <w:tcW w:w="8219" w:type="dxa"/>
          </w:tcPr>
          <w:p w14:paraId="1D57482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svm-frabig01:/vol/svmfrabig01_big_vfileclu01_quorum/svmfrabig01_big_vfileclu01_quorum.lun</w:t>
            </w:r>
          </w:p>
        </w:tc>
        <w:tc>
          <w:tcPr>
            <w:tcW w:w="1088" w:type="dxa"/>
          </w:tcPr>
          <w:p w14:paraId="387809F6"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Quorum</w:t>
            </w:r>
          </w:p>
        </w:tc>
      </w:tr>
      <w:tr w:rsidR="00F37BFC" w:rsidRPr="001F59EC" w14:paraId="7641645B" w14:textId="77777777" w:rsidTr="218DE66B">
        <w:trPr>
          <w:trHeight w:val="510"/>
        </w:trPr>
        <w:tc>
          <w:tcPr>
            <w:tcW w:w="8219" w:type="dxa"/>
          </w:tcPr>
          <w:p w14:paraId="0968EC79"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svm-frabig01:/vol/svmfrabig01_big_vfilei01_apps/svmfrabig01_big_vfilei01_apps.lun</w:t>
            </w:r>
          </w:p>
        </w:tc>
        <w:tc>
          <w:tcPr>
            <w:tcW w:w="1088" w:type="dxa"/>
          </w:tcPr>
          <w:p w14:paraId="19448F7D"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F:</w:t>
            </w:r>
          </w:p>
        </w:tc>
      </w:tr>
      <w:tr w:rsidR="00F37BFC" w:rsidRPr="001F59EC" w14:paraId="78DFB398" w14:textId="77777777" w:rsidTr="218DE66B">
        <w:trPr>
          <w:trHeight w:val="510"/>
        </w:trPr>
        <w:tc>
          <w:tcPr>
            <w:tcW w:w="8219" w:type="dxa"/>
          </w:tcPr>
          <w:p w14:paraId="45B3EEDE" w14:textId="77777777" w:rsidR="00F37BFC" w:rsidRPr="001F59EC" w:rsidRDefault="218DE66B" w:rsidP="218DE66B">
            <w:pPr>
              <w:rPr>
                <w:rFonts w:asciiTheme="majorHAnsi" w:hAnsiTheme="majorHAnsi" w:cstheme="majorHAnsi"/>
                <w:lang w:val="en-US"/>
              </w:rPr>
            </w:pPr>
            <w:r w:rsidRPr="001F59EC">
              <w:rPr>
                <w:rFonts w:asciiTheme="majorHAnsi" w:hAnsiTheme="majorHAnsi" w:cstheme="majorHAnsi"/>
                <w:lang w:val="en-US"/>
              </w:rPr>
              <w:t>svm-frabig01:/vol/svmfrabig01_big_vfilei01_home01/svmfrabig01_big_vfilei01_home01.lun</w:t>
            </w:r>
          </w:p>
        </w:tc>
        <w:tc>
          <w:tcPr>
            <w:tcW w:w="1088" w:type="dxa"/>
          </w:tcPr>
          <w:p w14:paraId="22DFA593"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G:</w:t>
            </w:r>
          </w:p>
        </w:tc>
      </w:tr>
      <w:tr w:rsidR="00F37BFC" w:rsidRPr="001F59EC" w14:paraId="7AFD83BF" w14:textId="77777777" w:rsidTr="218DE66B">
        <w:trPr>
          <w:trHeight w:val="510"/>
        </w:trPr>
        <w:tc>
          <w:tcPr>
            <w:tcW w:w="8219" w:type="dxa"/>
          </w:tcPr>
          <w:p w14:paraId="38F9BB17" w14:textId="77777777" w:rsidR="00F37BFC" w:rsidRPr="001F59EC" w:rsidRDefault="218DE66B" w:rsidP="218DE66B">
            <w:pPr>
              <w:rPr>
                <w:rFonts w:asciiTheme="majorHAnsi" w:hAnsiTheme="majorHAnsi" w:cstheme="majorHAnsi"/>
                <w:lang w:val="en-US"/>
              </w:rPr>
            </w:pPr>
            <w:r w:rsidRPr="001F59EC">
              <w:rPr>
                <w:rFonts w:asciiTheme="majorHAnsi" w:hAnsiTheme="majorHAnsi" w:cstheme="majorHAnsi"/>
                <w:lang w:val="en-US"/>
              </w:rPr>
              <w:t>svm-frabig01:/vol/svmfrabig01_big_vfilei02_actimonda/svmfrabig01_big_vfilei02_actimonda.lun</w:t>
            </w:r>
          </w:p>
        </w:tc>
        <w:tc>
          <w:tcPr>
            <w:tcW w:w="1088" w:type="dxa"/>
          </w:tcPr>
          <w:p w14:paraId="5F8B3858" w14:textId="77777777" w:rsidR="00F37BFC" w:rsidRPr="001F59EC" w:rsidRDefault="218DE66B" w:rsidP="00465310">
            <w:pPr>
              <w:rPr>
                <w:rFonts w:asciiTheme="majorHAnsi" w:hAnsiTheme="majorHAnsi" w:cstheme="majorHAnsi"/>
              </w:rPr>
            </w:pPr>
            <w:r w:rsidRPr="001F59EC">
              <w:rPr>
                <w:rFonts w:asciiTheme="majorHAnsi" w:hAnsiTheme="majorHAnsi" w:cstheme="majorHAnsi"/>
              </w:rPr>
              <w:t>E:</w:t>
            </w:r>
          </w:p>
        </w:tc>
      </w:tr>
      <w:tr w:rsidR="008C271B" w:rsidRPr="001F59EC" w14:paraId="2CEB6F05" w14:textId="77777777" w:rsidTr="218DE66B">
        <w:trPr>
          <w:trHeight w:val="510"/>
        </w:trPr>
        <w:tc>
          <w:tcPr>
            <w:tcW w:w="8219" w:type="dxa"/>
          </w:tcPr>
          <w:p w14:paraId="26710821" w14:textId="3606C255" w:rsidR="008C271B"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/vol/svmfrabig01_big_vfilei03_data01/svmfrabig01_big_vfilei03_data01.lun</w:t>
            </w:r>
          </w:p>
        </w:tc>
        <w:tc>
          <w:tcPr>
            <w:tcW w:w="1088" w:type="dxa"/>
          </w:tcPr>
          <w:p w14:paraId="5951A9C9" w14:textId="65C1BA34" w:rsidR="008C271B" w:rsidRPr="001F59EC" w:rsidRDefault="218DE66B" w:rsidP="00465310">
            <w:pPr>
              <w:rPr>
                <w:rFonts w:asciiTheme="majorHAnsi" w:hAnsiTheme="majorHAnsi" w:cstheme="majorHAnsi"/>
              </w:rPr>
            </w:pPr>
            <w:r w:rsidRPr="001F59EC">
              <w:rPr>
                <w:rFonts w:asciiTheme="majorHAnsi" w:hAnsiTheme="majorHAnsi" w:cstheme="majorHAnsi"/>
              </w:rPr>
              <w:t>L:</w:t>
            </w:r>
          </w:p>
        </w:tc>
      </w:tr>
      <w:tr w:rsidR="000F2D44" w:rsidRPr="001F59EC" w14:paraId="663B236B" w14:textId="77777777" w:rsidTr="218DE66B">
        <w:trPr>
          <w:trHeight w:val="510"/>
        </w:trPr>
        <w:tc>
          <w:tcPr>
            <w:tcW w:w="8219" w:type="dxa"/>
          </w:tcPr>
          <w:p w14:paraId="31F0F8AF" w14:textId="3026999A" w:rsidR="000F2D44"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/vol/svmfrabig01_big_vfilei03_data02/svmfrabig01_big_vfilei03_data02.lun</w:t>
            </w:r>
          </w:p>
        </w:tc>
        <w:tc>
          <w:tcPr>
            <w:tcW w:w="1088" w:type="dxa"/>
          </w:tcPr>
          <w:p w14:paraId="04810F78" w14:textId="2E67AF80" w:rsidR="000F2D44" w:rsidRPr="001F59EC" w:rsidRDefault="218DE66B" w:rsidP="00465310">
            <w:pPr>
              <w:rPr>
                <w:rFonts w:asciiTheme="majorHAnsi" w:hAnsiTheme="majorHAnsi" w:cstheme="majorHAnsi"/>
              </w:rPr>
            </w:pPr>
            <w:r w:rsidRPr="001F59EC">
              <w:rPr>
                <w:rFonts w:asciiTheme="majorHAnsi" w:hAnsiTheme="majorHAnsi" w:cstheme="majorHAnsi"/>
              </w:rPr>
              <w:t>K:</w:t>
            </w:r>
          </w:p>
        </w:tc>
      </w:tr>
      <w:tr w:rsidR="00B37273" w:rsidRPr="001F59EC" w14:paraId="386D658C" w14:textId="77777777" w:rsidTr="218DE66B">
        <w:trPr>
          <w:trHeight w:val="510"/>
        </w:trPr>
        <w:tc>
          <w:tcPr>
            <w:tcW w:w="8219" w:type="dxa"/>
          </w:tcPr>
          <w:p w14:paraId="18D89472" w14:textId="16F69DB9" w:rsidR="00B37273" w:rsidRPr="001F59EC" w:rsidRDefault="007412B5" w:rsidP="218DE66B">
            <w:pPr>
              <w:rPr>
                <w:rFonts w:asciiTheme="majorHAnsi" w:hAnsiTheme="majorHAnsi" w:cstheme="majorHAnsi"/>
                <w:lang w:val="en-US"/>
              </w:rPr>
            </w:pPr>
            <w:r w:rsidRPr="001F59EC">
              <w:rPr>
                <w:rFonts w:asciiTheme="majorHAnsi" w:hAnsiTheme="majorHAnsi" w:cstheme="majorHAnsi"/>
                <w:lang w:val="en-US"/>
              </w:rPr>
              <w:t>/vol/</w:t>
            </w:r>
            <w:r w:rsidR="00A83ED0" w:rsidRPr="001F59EC">
              <w:rPr>
                <w:rFonts w:asciiTheme="majorHAnsi" w:hAnsiTheme="majorHAnsi" w:cstheme="majorHAnsi"/>
                <w:lang w:val="en-US"/>
              </w:rPr>
              <w:t>svmfrabig01_big_vfilei04_archive01_singlesite/</w:t>
            </w:r>
            <w:r w:rsidR="00332B3D" w:rsidRPr="001F59EC">
              <w:rPr>
                <w:rFonts w:asciiTheme="majorHAnsi" w:hAnsiTheme="majorHAnsi" w:cstheme="majorHAnsi"/>
                <w:lang w:val="en-US"/>
              </w:rPr>
              <w:t>svmfrabig01_big_vfilei04_archive01_singlesite.lun</w:t>
            </w:r>
          </w:p>
        </w:tc>
        <w:tc>
          <w:tcPr>
            <w:tcW w:w="1088" w:type="dxa"/>
          </w:tcPr>
          <w:p w14:paraId="47C3AA69" w14:textId="0208CF36" w:rsidR="00B37273" w:rsidRPr="001F59EC" w:rsidRDefault="000C4389" w:rsidP="00465310">
            <w:pPr>
              <w:rPr>
                <w:rFonts w:asciiTheme="majorHAnsi" w:hAnsiTheme="majorHAnsi" w:cstheme="majorHAnsi"/>
              </w:rPr>
            </w:pPr>
            <w:r w:rsidRPr="001F59EC">
              <w:rPr>
                <w:rFonts w:asciiTheme="majorHAnsi" w:hAnsiTheme="majorHAnsi" w:cstheme="majorHAnsi"/>
              </w:rPr>
              <w:t>O:</w:t>
            </w:r>
          </w:p>
        </w:tc>
      </w:tr>
    </w:tbl>
    <w:p w14:paraId="77B63A75" w14:textId="601E159D" w:rsidR="00F37BFC" w:rsidRPr="001F59EC" w:rsidRDefault="00A66D66" w:rsidP="000F2D44">
      <w:pPr>
        <w:jc w:val="both"/>
        <w:rPr>
          <w:rFonts w:asciiTheme="majorHAnsi" w:hAnsiTheme="majorHAnsi" w:cstheme="majorHAnsi"/>
        </w:rPr>
      </w:pPr>
      <w:r w:rsidRPr="001F59EC">
        <w:rPr>
          <w:rFonts w:asciiTheme="majorHAnsi" w:hAnsiTheme="majorHAnsi" w:cstheme="majorHAnsi"/>
          <w:noProof/>
        </w:rPr>
        <w:lastRenderedPageBreak/>
        <w:drawing>
          <wp:inline distT="0" distB="0" distL="0" distR="0" wp14:anchorId="7D3021CA" wp14:editId="24998786">
            <wp:extent cx="5760720" cy="1673860"/>
            <wp:effectExtent l="0" t="0" r="5080" b="2540"/>
            <wp:docPr id="497703761" name="Grafik 1" descr="Ein Bild, das Screenshot, Text, Softwar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703761" name="Grafik 1" descr="Ein Bild, das Screenshot, Text, Software, Zahl enthält.&#10;&#10;KI-generierte Inhalte können fehlerhaft sein."/>
                    <pic:cNvPicPr/>
                  </pic:nvPicPr>
                  <pic:blipFill>
                    <a:blip r:embed="rId72"/>
                    <a:stretch>
                      <a:fillRect/>
                    </a:stretch>
                  </pic:blipFill>
                  <pic:spPr>
                    <a:xfrm>
                      <a:off x="0" y="0"/>
                      <a:ext cx="5760720" cy="1673860"/>
                    </a:xfrm>
                    <a:prstGeom prst="rect">
                      <a:avLst/>
                    </a:prstGeom>
                  </pic:spPr>
                </pic:pic>
              </a:graphicData>
            </a:graphic>
          </wp:inline>
        </w:drawing>
      </w:r>
    </w:p>
    <w:p w14:paraId="24EDA2CD" w14:textId="77777777" w:rsidR="00F37BFC" w:rsidRPr="001F59EC" w:rsidRDefault="00F37BFC" w:rsidP="00F37BFC">
      <w:pPr>
        <w:rPr>
          <w:rFonts w:asciiTheme="majorHAnsi" w:hAnsiTheme="majorHAnsi" w:cstheme="majorHAnsi"/>
        </w:rPr>
      </w:pPr>
    </w:p>
    <w:p w14:paraId="4B8B5588" w14:textId="7E6749F4"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Übersicht der Fileserver Instanzen </w:t>
      </w:r>
    </w:p>
    <w:p w14:paraId="25EA92FA" w14:textId="1EF6D564" w:rsidR="00F37BFC" w:rsidRPr="001F59EC" w:rsidRDefault="00733CE4" w:rsidP="00F37BFC">
      <w:pPr>
        <w:rPr>
          <w:rFonts w:asciiTheme="majorHAnsi" w:hAnsiTheme="majorHAnsi" w:cstheme="majorHAnsi"/>
        </w:rPr>
      </w:pPr>
      <w:r w:rsidRPr="001F59EC">
        <w:rPr>
          <w:rFonts w:asciiTheme="majorHAnsi" w:hAnsiTheme="majorHAnsi" w:cstheme="majorHAnsi"/>
          <w:noProof/>
        </w:rPr>
        <w:drawing>
          <wp:inline distT="0" distB="0" distL="0" distR="0" wp14:anchorId="04CA7366" wp14:editId="57956A74">
            <wp:extent cx="5760720" cy="1414145"/>
            <wp:effectExtent l="0" t="0" r="5080" b="0"/>
            <wp:docPr id="109066300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663007" name=""/>
                    <pic:cNvPicPr/>
                  </pic:nvPicPr>
                  <pic:blipFill>
                    <a:blip r:embed="rId73"/>
                    <a:stretch>
                      <a:fillRect/>
                    </a:stretch>
                  </pic:blipFill>
                  <pic:spPr>
                    <a:xfrm>
                      <a:off x="0" y="0"/>
                      <a:ext cx="5760720" cy="1414145"/>
                    </a:xfrm>
                    <a:prstGeom prst="rect">
                      <a:avLst/>
                    </a:prstGeom>
                  </pic:spPr>
                </pic:pic>
              </a:graphicData>
            </a:graphic>
          </wp:inline>
        </w:drawing>
      </w:r>
      <w:r w:rsidR="00042831">
        <w:rPr>
          <w:rFonts w:asciiTheme="majorHAnsi" w:hAnsiTheme="majorHAnsi" w:cstheme="majorHAnsi"/>
        </w:rPr>
        <w:br/>
      </w:r>
    </w:p>
    <w:p w14:paraId="33153951" w14:textId="77777777" w:rsidR="00F37BFC" w:rsidRPr="001F59EC" w:rsidRDefault="218DE66B" w:rsidP="001739AA">
      <w:pPr>
        <w:pStyle w:val="berschrift4"/>
        <w:rPr>
          <w:rFonts w:asciiTheme="majorHAnsi" w:hAnsiTheme="majorHAnsi" w:cstheme="majorHAnsi"/>
        </w:rPr>
      </w:pPr>
      <w:bookmarkStart w:id="107" w:name="_Toc62024155"/>
      <w:r w:rsidRPr="001F59EC">
        <w:rPr>
          <w:rFonts w:asciiTheme="majorHAnsi" w:hAnsiTheme="majorHAnsi" w:cstheme="majorHAnsi"/>
        </w:rPr>
        <w:t>big-vfilei01</w:t>
      </w:r>
      <w:bookmarkEnd w:id="107"/>
    </w:p>
    <w:tbl>
      <w:tblPr>
        <w:tblStyle w:val="ahdFormatvorlage1"/>
        <w:tblW w:w="9193" w:type="dxa"/>
        <w:tblInd w:w="-5" w:type="dxa"/>
        <w:tblLook w:val="04A0" w:firstRow="1" w:lastRow="0" w:firstColumn="1" w:lastColumn="0" w:noHBand="0" w:noVBand="1"/>
      </w:tblPr>
      <w:tblGrid>
        <w:gridCol w:w="1985"/>
        <w:gridCol w:w="5670"/>
        <w:gridCol w:w="1538"/>
      </w:tblGrid>
      <w:tr w:rsidR="00D970CF" w:rsidRPr="001F59EC" w14:paraId="6846F28A"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985" w:type="dxa"/>
          </w:tcPr>
          <w:p w14:paraId="5044B09E" w14:textId="77777777" w:rsidR="00F37BFC" w:rsidRPr="001F59EC" w:rsidRDefault="00F37BFC" w:rsidP="004D4A8C">
            <w:pPr>
              <w:rPr>
                <w:rFonts w:asciiTheme="majorHAnsi" w:hAnsiTheme="majorHAnsi" w:cstheme="majorHAnsi"/>
              </w:rPr>
            </w:pPr>
          </w:p>
        </w:tc>
        <w:tc>
          <w:tcPr>
            <w:tcW w:w="5670" w:type="dxa"/>
          </w:tcPr>
          <w:p w14:paraId="76386F38"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38" w:type="dxa"/>
          </w:tcPr>
          <w:p w14:paraId="6E0F9EAB"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3F2A143F"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04D3920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670" w:type="dxa"/>
          </w:tcPr>
          <w:p w14:paraId="439677C7"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big-vfilei01</w:t>
            </w:r>
          </w:p>
        </w:tc>
        <w:tc>
          <w:tcPr>
            <w:tcW w:w="1538" w:type="dxa"/>
          </w:tcPr>
          <w:p w14:paraId="7E7DE794"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B2978EB"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C579BE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670" w:type="dxa"/>
          </w:tcPr>
          <w:p w14:paraId="5805307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und Home Shares</w:t>
            </w:r>
          </w:p>
        </w:tc>
        <w:tc>
          <w:tcPr>
            <w:tcW w:w="1538" w:type="dxa"/>
          </w:tcPr>
          <w:p w14:paraId="5A21BBAB"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3F12B2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6110BB7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670" w:type="dxa"/>
          </w:tcPr>
          <w:p w14:paraId="59F5AEB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38" w:type="dxa"/>
          </w:tcPr>
          <w:p w14:paraId="413D3398"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768A13"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61073D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670" w:type="dxa"/>
          </w:tcPr>
          <w:p w14:paraId="3038092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10.18.20.14</w:t>
            </w:r>
          </w:p>
        </w:tc>
        <w:tc>
          <w:tcPr>
            <w:tcW w:w="1538" w:type="dxa"/>
          </w:tcPr>
          <w:p w14:paraId="70C4943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7996B9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E9BC60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Home Node</w:t>
            </w:r>
          </w:p>
        </w:tc>
        <w:tc>
          <w:tcPr>
            <w:tcW w:w="5670" w:type="dxa"/>
          </w:tcPr>
          <w:p w14:paraId="5909E80B"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38" w:type="dxa"/>
          </w:tcPr>
          <w:p w14:paraId="6C17C97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A79EF8A"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03C08B7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670" w:type="dxa"/>
          </w:tcPr>
          <w:p w14:paraId="0CB4373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 (apps)</w:t>
            </w:r>
          </w:p>
          <w:p w14:paraId="78B8108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 (home01)</w:t>
            </w:r>
          </w:p>
        </w:tc>
        <w:tc>
          <w:tcPr>
            <w:tcW w:w="1538" w:type="dxa"/>
          </w:tcPr>
          <w:p w14:paraId="485EDE10"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3A3428C8"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32E7784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670" w:type="dxa"/>
          </w:tcPr>
          <w:p w14:paraId="74FDC1B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apps (f:\apps)</w:t>
            </w:r>
          </w:p>
          <w:p w14:paraId="45FD4A5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f$ (Default Admin Share)</w:t>
            </w:r>
          </w:p>
          <w:p w14:paraId="211ADDA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 (Default Admin Share)</w:t>
            </w:r>
          </w:p>
          <w:p w14:paraId="1EB7146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home01$ (g:\home01)</w:t>
            </w:r>
          </w:p>
          <w:p w14:paraId="75EC1AA0"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pstexports$ (g:\actimonda_pst_exports)</w:t>
            </w:r>
          </w:p>
          <w:p w14:paraId="7096BC76" w14:textId="5C007BA4" w:rsidR="009B4E93" w:rsidRPr="001F59EC" w:rsidRDefault="009B4E93"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(f:</w:t>
            </w:r>
            <w:r w:rsidR="00233992" w:rsidRPr="001F59EC">
              <w:rPr>
                <w:rFonts w:asciiTheme="majorHAnsi" w:hAnsiTheme="majorHAnsi" w:cstheme="majorHAnsi"/>
                <w:lang w:val="en-US"/>
              </w:rPr>
              <w:t>\</w:t>
            </w:r>
            <w:r w:rsidR="002662CE" w:rsidRPr="001F59EC">
              <w:rPr>
                <w:rFonts w:asciiTheme="majorHAnsi" w:hAnsiTheme="majorHAnsi" w:cstheme="majorHAnsi"/>
                <w:lang w:val="en-US"/>
              </w:rPr>
              <w:t>proact_monitor</w:t>
            </w:r>
            <w:r w:rsidR="00F2781A" w:rsidRPr="001F59EC">
              <w:rPr>
                <w:rFonts w:asciiTheme="majorHAnsi" w:hAnsiTheme="majorHAnsi" w:cstheme="majorHAnsi"/>
                <w:lang w:val="en-US"/>
              </w:rPr>
              <w:t>)</w:t>
            </w:r>
          </w:p>
        </w:tc>
        <w:tc>
          <w:tcPr>
            <w:tcW w:w="1538" w:type="dxa"/>
          </w:tcPr>
          <w:p w14:paraId="61C8DD2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71D9C6CF"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4AACEDA2"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67253232"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p w14:paraId="1D93BCD5"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actimonda Migration</w:t>
            </w:r>
          </w:p>
          <w:p w14:paraId="190399E8" w14:textId="3FC38C4B" w:rsidR="001F1B2F" w:rsidRPr="001F59EC" w:rsidRDefault="001F1B2F"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proact probe</w:t>
            </w:r>
          </w:p>
        </w:tc>
      </w:tr>
      <w:tr w:rsidR="003A2F46" w:rsidRPr="001F59EC" w14:paraId="6E324AF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E0D4FC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670" w:type="dxa"/>
          </w:tcPr>
          <w:p w14:paraId="5FBA7E4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38" w:type="dxa"/>
          </w:tcPr>
          <w:p w14:paraId="108C374D"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2AF6FCD" w14:textId="77777777" w:rsidR="00F37BFC" w:rsidRPr="001F59EC" w:rsidRDefault="00F37BFC" w:rsidP="00F37BFC">
      <w:pPr>
        <w:rPr>
          <w:rFonts w:asciiTheme="majorHAnsi" w:hAnsiTheme="majorHAnsi" w:cstheme="majorHAnsi"/>
        </w:rPr>
      </w:pPr>
    </w:p>
    <w:p w14:paraId="2F60DF9E" w14:textId="77777777" w:rsidR="00F37BFC" w:rsidRPr="001F59EC" w:rsidRDefault="218DE66B" w:rsidP="001739AA">
      <w:pPr>
        <w:pStyle w:val="berschrift4"/>
        <w:rPr>
          <w:rFonts w:asciiTheme="majorHAnsi" w:hAnsiTheme="majorHAnsi" w:cstheme="majorHAnsi"/>
        </w:rPr>
      </w:pPr>
      <w:bookmarkStart w:id="108" w:name="_Toc62024156"/>
      <w:r w:rsidRPr="001F59EC">
        <w:rPr>
          <w:rFonts w:asciiTheme="majorHAnsi" w:hAnsiTheme="majorHAnsi" w:cstheme="majorHAnsi"/>
        </w:rPr>
        <w:t>big-vfilei02</w:t>
      </w:r>
      <w:bookmarkEnd w:id="108"/>
    </w:p>
    <w:tbl>
      <w:tblPr>
        <w:tblStyle w:val="ahdFormatvorlage1"/>
        <w:tblW w:w="9193" w:type="dxa"/>
        <w:tblInd w:w="-5" w:type="dxa"/>
        <w:tblLook w:val="04A0" w:firstRow="1" w:lastRow="0" w:firstColumn="1" w:lastColumn="0" w:noHBand="0" w:noVBand="1"/>
      </w:tblPr>
      <w:tblGrid>
        <w:gridCol w:w="2127"/>
        <w:gridCol w:w="5528"/>
        <w:gridCol w:w="1538"/>
      </w:tblGrid>
      <w:tr w:rsidR="00D970CF" w:rsidRPr="001F59EC" w14:paraId="24F2C4F8"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7" w:type="dxa"/>
          </w:tcPr>
          <w:p w14:paraId="326F8990" w14:textId="77777777" w:rsidR="00F37BFC" w:rsidRPr="001F59EC" w:rsidRDefault="00F37BFC" w:rsidP="004D4A8C">
            <w:pPr>
              <w:rPr>
                <w:rFonts w:asciiTheme="majorHAnsi" w:hAnsiTheme="majorHAnsi" w:cstheme="majorHAnsi"/>
              </w:rPr>
            </w:pPr>
          </w:p>
        </w:tc>
        <w:tc>
          <w:tcPr>
            <w:tcW w:w="5528" w:type="dxa"/>
          </w:tcPr>
          <w:p w14:paraId="7BFD38FE"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38" w:type="dxa"/>
          </w:tcPr>
          <w:p w14:paraId="3C8066C1"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28B2431B"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07B232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528" w:type="dxa"/>
          </w:tcPr>
          <w:p w14:paraId="5F01615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big-vfilei02</w:t>
            </w:r>
          </w:p>
        </w:tc>
        <w:tc>
          <w:tcPr>
            <w:tcW w:w="1538" w:type="dxa"/>
          </w:tcPr>
          <w:p w14:paraId="52FF56D0"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D86950"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9C5189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528" w:type="dxa"/>
          </w:tcPr>
          <w:p w14:paraId="794DDC2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Share Actimonda</w:t>
            </w:r>
          </w:p>
        </w:tc>
        <w:tc>
          <w:tcPr>
            <w:tcW w:w="1538" w:type="dxa"/>
          </w:tcPr>
          <w:p w14:paraId="3B04C3CD"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5617902"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94CF3B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528" w:type="dxa"/>
          </w:tcPr>
          <w:p w14:paraId="282F4CB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38" w:type="dxa"/>
          </w:tcPr>
          <w:p w14:paraId="399DCA2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85D538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376C341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528" w:type="dxa"/>
          </w:tcPr>
          <w:p w14:paraId="4D165135"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10.18.20.15</w:t>
            </w:r>
          </w:p>
        </w:tc>
        <w:tc>
          <w:tcPr>
            <w:tcW w:w="1538" w:type="dxa"/>
          </w:tcPr>
          <w:p w14:paraId="6C3640B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C924B90"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2F59E13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lastRenderedPageBreak/>
              <w:t>Home Node</w:t>
            </w:r>
          </w:p>
        </w:tc>
        <w:tc>
          <w:tcPr>
            <w:tcW w:w="5528" w:type="dxa"/>
          </w:tcPr>
          <w:p w14:paraId="2621FB5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38" w:type="dxa"/>
          </w:tcPr>
          <w:p w14:paraId="00B3CB7E"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0A092E4D"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3697BE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528" w:type="dxa"/>
          </w:tcPr>
          <w:p w14:paraId="60C4034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E: (actimonda)</w:t>
            </w:r>
          </w:p>
        </w:tc>
        <w:tc>
          <w:tcPr>
            <w:tcW w:w="1538" w:type="dxa"/>
          </w:tcPr>
          <w:p w14:paraId="5ABFC58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B32524" w14:paraId="022F608E"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D41EF2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528" w:type="dxa"/>
          </w:tcPr>
          <w:p w14:paraId="05817BD3" w14:textId="51AF6F18"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 xml:space="preserve">actimonda_daten </w:t>
            </w:r>
            <w:r w:rsidR="00F7261D" w:rsidRPr="001F59EC">
              <w:rPr>
                <w:rFonts w:asciiTheme="majorHAnsi" w:hAnsiTheme="majorHAnsi" w:cstheme="majorHAnsi"/>
                <w:lang w:val="en-US"/>
              </w:rPr>
              <w:t>(</w:t>
            </w:r>
            <w:r w:rsidRPr="001F59EC">
              <w:rPr>
                <w:rFonts w:asciiTheme="majorHAnsi" w:hAnsiTheme="majorHAnsi" w:cstheme="majorHAnsi"/>
                <w:lang w:val="en-US"/>
              </w:rPr>
              <w:t>e:\actimonda_daten</w:t>
            </w:r>
            <w:r w:rsidR="00F7261D" w:rsidRPr="001F59EC">
              <w:rPr>
                <w:rFonts w:asciiTheme="majorHAnsi" w:hAnsiTheme="majorHAnsi" w:cstheme="majorHAnsi"/>
                <w:lang w:val="en-US"/>
              </w:rPr>
              <w:t>)</w:t>
            </w:r>
          </w:p>
          <w:p w14:paraId="5693C215" w14:textId="5CA70EDE" w:rsidR="00B033B6" w:rsidRPr="001F59EC" w:rsidRDefault="00B033B6"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w:t>
            </w:r>
            <w:r w:rsidR="00F7261D" w:rsidRPr="001F59EC">
              <w:rPr>
                <w:rFonts w:asciiTheme="majorHAnsi" w:hAnsiTheme="majorHAnsi" w:cstheme="majorHAnsi"/>
                <w:lang w:val="en-US"/>
              </w:rPr>
              <w:t>3</w:t>
            </w:r>
            <w:r w:rsidRPr="001F59EC">
              <w:rPr>
                <w:rFonts w:asciiTheme="majorHAnsi" w:hAnsiTheme="majorHAnsi" w:cstheme="majorHAnsi"/>
                <w:lang w:val="en-US"/>
              </w:rPr>
              <w:t>-RESTORE</w:t>
            </w:r>
            <w:r w:rsidR="00F7261D" w:rsidRPr="001F59EC">
              <w:rPr>
                <w:rFonts w:asciiTheme="majorHAnsi" w:hAnsiTheme="majorHAnsi" w:cstheme="majorHAnsi"/>
                <w:lang w:val="en-US"/>
              </w:rPr>
              <w:t xml:space="preserve"> (e:\)</w:t>
            </w:r>
          </w:p>
          <w:p w14:paraId="598C945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e$ (Default Admin Share)</w:t>
            </w:r>
          </w:p>
          <w:p w14:paraId="53780566" w14:textId="66055A46" w:rsidR="00F7261D" w:rsidRPr="001F59EC" w:rsidRDefault="00F7261D"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(e:\proact_monitor)</w:t>
            </w:r>
          </w:p>
        </w:tc>
        <w:tc>
          <w:tcPr>
            <w:tcW w:w="1538" w:type="dxa"/>
          </w:tcPr>
          <w:p w14:paraId="3E73F94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3A2F46" w:rsidRPr="001F59EC" w14:paraId="20AF1571"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E97E4C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528" w:type="dxa"/>
          </w:tcPr>
          <w:p w14:paraId="543175A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38" w:type="dxa"/>
          </w:tcPr>
          <w:p w14:paraId="087C394E"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56FFB1B" w14:textId="77777777" w:rsidR="00F37BFC" w:rsidRPr="001F59EC" w:rsidRDefault="00F37BFC" w:rsidP="00F37BFC">
      <w:pPr>
        <w:rPr>
          <w:rFonts w:asciiTheme="majorHAnsi" w:hAnsiTheme="majorHAnsi" w:cstheme="majorHAnsi"/>
        </w:rPr>
      </w:pPr>
    </w:p>
    <w:p w14:paraId="5CAEF219" w14:textId="1C1819CC" w:rsidR="008C271B" w:rsidRPr="001F59EC" w:rsidRDefault="218DE66B" w:rsidP="00FD0DFF">
      <w:pPr>
        <w:pStyle w:val="berschrift4"/>
        <w:rPr>
          <w:rFonts w:asciiTheme="majorHAnsi" w:hAnsiTheme="majorHAnsi" w:cstheme="majorHAnsi"/>
        </w:rPr>
      </w:pPr>
      <w:bookmarkStart w:id="109" w:name="_Toc62024157"/>
      <w:r w:rsidRPr="001F59EC">
        <w:rPr>
          <w:rFonts w:asciiTheme="majorHAnsi" w:hAnsiTheme="majorHAnsi" w:cstheme="majorHAnsi"/>
        </w:rPr>
        <w:t>big-vfil</w:t>
      </w:r>
      <w:r w:rsidR="00FD0DFF" w:rsidRPr="001F59EC">
        <w:rPr>
          <w:rFonts w:asciiTheme="majorHAnsi" w:hAnsiTheme="majorHAnsi" w:cstheme="majorHAnsi"/>
        </w:rPr>
        <w:t>e</w:t>
      </w:r>
      <w:r w:rsidRPr="001F59EC">
        <w:rPr>
          <w:rFonts w:asciiTheme="majorHAnsi" w:hAnsiTheme="majorHAnsi" w:cstheme="majorHAnsi"/>
        </w:rPr>
        <w:t>i03</w:t>
      </w:r>
    </w:p>
    <w:tbl>
      <w:tblPr>
        <w:tblStyle w:val="ahdFormatvorlage1"/>
        <w:tblW w:w="9214" w:type="dxa"/>
        <w:tblInd w:w="-5" w:type="dxa"/>
        <w:tblLayout w:type="fixed"/>
        <w:tblLook w:val="04A0" w:firstRow="1" w:lastRow="0" w:firstColumn="1" w:lastColumn="0" w:noHBand="0" w:noVBand="1"/>
      </w:tblPr>
      <w:tblGrid>
        <w:gridCol w:w="1206"/>
        <w:gridCol w:w="6449"/>
        <w:gridCol w:w="1559"/>
      </w:tblGrid>
      <w:tr w:rsidR="00D970CF" w:rsidRPr="001F59EC" w14:paraId="678F1A37"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206" w:type="dxa"/>
          </w:tcPr>
          <w:p w14:paraId="2588543E" w14:textId="77777777" w:rsidR="008C271B" w:rsidRPr="001F59EC" w:rsidRDefault="008C271B" w:rsidP="00B738C4">
            <w:pPr>
              <w:rPr>
                <w:rFonts w:asciiTheme="majorHAnsi" w:hAnsiTheme="majorHAnsi" w:cstheme="majorHAnsi"/>
              </w:rPr>
            </w:pPr>
          </w:p>
        </w:tc>
        <w:tc>
          <w:tcPr>
            <w:tcW w:w="6449" w:type="dxa"/>
          </w:tcPr>
          <w:p w14:paraId="7A148272" w14:textId="77777777" w:rsidR="008C271B" w:rsidRPr="001F59EC" w:rsidRDefault="008C271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59" w:type="dxa"/>
          </w:tcPr>
          <w:p w14:paraId="7FDD4AE4" w14:textId="77777777" w:rsidR="008C271B"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5414A8" w:rsidRPr="00B32524" w14:paraId="31424B31"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77EDA6E3"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Fileserver Instanz</w:t>
            </w:r>
          </w:p>
        </w:tc>
        <w:tc>
          <w:tcPr>
            <w:tcW w:w="6449" w:type="dxa"/>
          </w:tcPr>
          <w:p w14:paraId="73285CC8" w14:textId="05A286FF"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big-vfilei03</w:t>
            </w:r>
          </w:p>
        </w:tc>
        <w:tc>
          <w:tcPr>
            <w:tcW w:w="1559" w:type="dxa"/>
          </w:tcPr>
          <w:p w14:paraId="6E7C4A7B" w14:textId="34D59851" w:rsidR="008C271B"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Alias: big-filer02, big-vdat</w:t>
            </w:r>
          </w:p>
        </w:tc>
      </w:tr>
      <w:tr w:rsidR="003A2F46" w:rsidRPr="001F59EC" w14:paraId="67700D2E"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574B700A"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Zweck</w:t>
            </w:r>
          </w:p>
        </w:tc>
        <w:tc>
          <w:tcPr>
            <w:tcW w:w="6449" w:type="dxa"/>
          </w:tcPr>
          <w:p w14:paraId="654BBAD9" w14:textId="77777777"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 Share BIG. Migriert von der NetApp (big-filer02)</w:t>
            </w:r>
          </w:p>
          <w:p w14:paraId="0416164A" w14:textId="5F7AE757" w:rsidR="000F2D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Aliases wurde während der Migration übernommen</w:t>
            </w:r>
          </w:p>
        </w:tc>
        <w:tc>
          <w:tcPr>
            <w:tcW w:w="1559" w:type="dxa"/>
          </w:tcPr>
          <w:p w14:paraId="5E61C283"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08659F7A"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50B685A3"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Typ</w:t>
            </w:r>
          </w:p>
        </w:tc>
        <w:tc>
          <w:tcPr>
            <w:tcW w:w="6449" w:type="dxa"/>
          </w:tcPr>
          <w:p w14:paraId="05319596" w14:textId="77777777"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559" w:type="dxa"/>
          </w:tcPr>
          <w:p w14:paraId="5A444706"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2CF7C84"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3DA3CD2F"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IP</w:t>
            </w:r>
          </w:p>
        </w:tc>
        <w:tc>
          <w:tcPr>
            <w:tcW w:w="6449" w:type="dxa"/>
          </w:tcPr>
          <w:p w14:paraId="500350F3" w14:textId="4EB2E36D"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10.18.20.16</w:t>
            </w:r>
          </w:p>
        </w:tc>
        <w:tc>
          <w:tcPr>
            <w:tcW w:w="1559" w:type="dxa"/>
          </w:tcPr>
          <w:p w14:paraId="2A45620E"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4E017973"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CE8AE18"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Home Node</w:t>
            </w:r>
          </w:p>
        </w:tc>
        <w:tc>
          <w:tcPr>
            <w:tcW w:w="6449" w:type="dxa"/>
          </w:tcPr>
          <w:p w14:paraId="756B95E6" w14:textId="77777777" w:rsidR="008C271B"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big-vfilec01</w:t>
            </w:r>
          </w:p>
        </w:tc>
        <w:tc>
          <w:tcPr>
            <w:tcW w:w="1559" w:type="dxa"/>
          </w:tcPr>
          <w:p w14:paraId="3B6287D3"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2079F1E"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99D1BC7"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Laufwerke</w:t>
            </w:r>
          </w:p>
        </w:tc>
        <w:tc>
          <w:tcPr>
            <w:tcW w:w="6449" w:type="dxa"/>
          </w:tcPr>
          <w:p w14:paraId="0B3F6375" w14:textId="505443B9"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 K:</w:t>
            </w:r>
          </w:p>
        </w:tc>
        <w:tc>
          <w:tcPr>
            <w:tcW w:w="1559" w:type="dxa"/>
          </w:tcPr>
          <w:p w14:paraId="19D741E5"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5414A8" w:rsidRPr="001F59EC" w14:paraId="38CB517F"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29703331"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t>Shares</w:t>
            </w:r>
          </w:p>
        </w:tc>
        <w:tc>
          <w:tcPr>
            <w:tcW w:w="6449" w:type="dxa"/>
          </w:tcPr>
          <w:p w14:paraId="3801145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"Abtint$","K:\daten\Abtint"</w:t>
            </w:r>
          </w:p>
          <w:p w14:paraId="1C77400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"AGOF_OMD_06","L:\daten\Software\BIG-DVD\AGOF_OMD_06"</w:t>
            </w:r>
          </w:p>
          <w:p w14:paraId="25E10DC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"Akademie","l:\daten\Software\BIG-DVD\Akademie"</w:t>
            </w:r>
          </w:p>
          <w:p w14:paraId="45D9BFE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"ALLGVERW","K:\daten\Abtint\ALLGVERW"</w:t>
            </w:r>
          </w:p>
          <w:p w14:paraId="4DA4583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"apr2004_1","L:\daten\Software\BIG-DVD\apr2004_1"</w:t>
            </w:r>
          </w:p>
          <w:p w14:paraId="34D7FDA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"apr2004_2","L:\daten\Software\BIG-DVD\apr2004_2"</w:t>
            </w:r>
          </w:p>
          <w:p w14:paraId="5D2AF62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"aug2003_1","L:\daten\Software\BIG-DVD\aug2003_1"</w:t>
            </w:r>
          </w:p>
          <w:p w14:paraId="543284D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"aug2004_1","L:\daten\Software\BIG-DVD\aug2004_1"</w:t>
            </w:r>
          </w:p>
          <w:p w14:paraId="311E44C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"aug2004_2","L:\daten\Software\BIG-DVD\aug2004_2"</w:t>
            </w:r>
          </w:p>
          <w:p w14:paraId="714173F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"Ausbildung","K:\daten\Abtint\Ausbildung"</w:t>
            </w:r>
          </w:p>
          <w:p w14:paraId="770B87C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"Austausch HR","K:\daten\Abtint\ALLGVERW\PERSONAL\Austausch HR"</w:t>
            </w:r>
          </w:p>
          <w:p w14:paraId="1063BEA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"Befreiung MediaKom","L:\daten\Gruppen\FuerAlle\Befreiung Mediakom"</w:t>
            </w:r>
          </w:p>
          <w:p w14:paraId="5D9691F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"BEITRAG","K:\daten\Abtint\BEITRAG"</w:t>
            </w:r>
          </w:p>
          <w:p w14:paraId="7469B2F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"Beitrag-Test","K:\daten\Abtint\BEITRAG\Beitrag"</w:t>
            </w:r>
          </w:p>
          <w:p w14:paraId="1604E8C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"Beleglesung","L:\daten\Gruppen\FuerAlle\Poststelle\Beleglesung"</w:t>
            </w:r>
          </w:p>
          <w:p w14:paraId="55631C2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"BICC","K:\daten\Abtint\BICC"</w:t>
            </w:r>
          </w:p>
          <w:p w14:paraId="563B88F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"BIG-DVD","L:\daten\Software\BIG-DVD"</w:t>
            </w:r>
          </w:p>
          <w:p w14:paraId="4502372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"Big-Photos1","L:\daten\Software\BIG-DVD\Big-Photos1"</w:t>
            </w:r>
          </w:p>
          <w:p w14:paraId="010BDC8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"Big-Photos2","L:\daten\Software\BIG-DVD\Big-Photos2"</w:t>
            </w:r>
          </w:p>
          <w:p w14:paraId="3F188B8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"big_at_work","L:\daten\Projekte\big_at_work"</w:t>
            </w:r>
          </w:p>
          <w:p w14:paraId="2BAC808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"Controlling","K:\daten\Abtint\Controlling"</w:t>
            </w:r>
          </w:p>
          <w:p w14:paraId="13CB5D8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"Cotel$","L:\daten\Software\Cotel"</w:t>
            </w:r>
          </w:p>
          <w:p w14:paraId="7BCF335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"D$","L:\daten"</w:t>
            </w:r>
          </w:p>
          <w:p w14:paraId="56F19F1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"d3import","L:\daten\Software\d3Store\d3import"</w:t>
            </w:r>
          </w:p>
          <w:p w14:paraId="0E722E2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"d3Store","L:\daten\Software\d3Store"</w:t>
            </w:r>
          </w:p>
          <w:p w14:paraId="4D62138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"DataScience","K:\daten\Abtint\ALLGVERW\Data Science"</w:t>
            </w:r>
          </w:p>
          <w:p w14:paraId="46939E5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"Daten$","L:\daten"</w:t>
            </w:r>
          </w:p>
          <w:p w14:paraId="282F802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"DatenBKK","K:\daten\Abtint\DatenBKK"</w:t>
            </w:r>
          </w:p>
          <w:p w14:paraId="4154F3C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"dez2003_1","L:\daten\Software\BIG-DVD\dez2003_1"</w:t>
            </w:r>
          </w:p>
          <w:p w14:paraId="7318B9F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"dez2003_2","L:\daten\Software\BIG-DVD\dez2003_2"</w:t>
            </w:r>
          </w:p>
          <w:p w14:paraId="16A2F3B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"dez2003_3","L:\daten\Software\BIG-DVD\dez2003_3"</w:t>
            </w:r>
          </w:p>
          <w:p w14:paraId="046BF21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lastRenderedPageBreak/>
              <w:t>"dez2004_1","L:\daten\Software\BIG-DVD\dez2004_1"</w:t>
            </w:r>
          </w:p>
          <w:p w14:paraId="3C32606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"dez2004_2","L:\daten\Software\BIG-DVD\dez2004_2"</w:t>
            </w:r>
          </w:p>
          <w:p w14:paraId="73A9FEC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"E-Mail-Vorlagen","L:\daten\Gruppen\FuerAlle\E-Mail-Vorlagen"</w:t>
            </w:r>
          </w:p>
          <w:p w14:paraId="5BA0EA1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"EDV","K:\daten\Abtint\EDV"</w:t>
            </w:r>
          </w:p>
          <w:p w14:paraId="4740881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"egk","L:\daten\Projekte\egk"</w:t>
            </w:r>
          </w:p>
          <w:p w14:paraId="11B17BC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"feb2004_1","L:\daten\Software\BIG-DVD\feb2004_1"</w:t>
            </w:r>
          </w:p>
          <w:p w14:paraId="60E6353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"feb2004_2","L:\daten\Software\BIG-DVD\feb2004_2"</w:t>
            </w:r>
          </w:p>
          <w:p w14:paraId="7A947A7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"feb2004_3","L:\daten\Software\BIG-DVD\feb2004_3"</w:t>
            </w:r>
          </w:p>
          <w:p w14:paraId="2D2AE7E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"feb2005_1","L:\daten\Software\BIG-DVD\feb2005_1"</w:t>
            </w:r>
          </w:p>
          <w:p w14:paraId="620F0CB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"feb2005_2","L:\daten\Software\BIG-DVD\feb2005_2"</w:t>
            </w:r>
          </w:p>
          <w:p w14:paraId="7668929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"Finanzen","L:\daten\Gruppen\Finanzen"</w:t>
            </w:r>
          </w:p>
          <w:p w14:paraId="24CD76B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"Finanzen_Beitraege","L:\daten\Gruppen\Finanzen\Finanzen_Beitraege"</w:t>
            </w:r>
          </w:p>
          <w:p w14:paraId="795010A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"FuerAlle","L:\daten\Gruppen\FuerAlle"</w:t>
            </w:r>
          </w:p>
          <w:p w14:paraId="0F9D115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"Handelsblatt","L:\daten\Software\BIG-DVD\Handelsblatt"</w:t>
            </w:r>
          </w:p>
          <w:p w14:paraId="17AF3BE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"home$","L:\daten\Home"</w:t>
            </w:r>
          </w:p>
          <w:p w14:paraId="3899EC1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"ImagePlus_Qu","L:\daten\Software\BIG-DVD\ImagePlus_Qu"</w:t>
            </w:r>
          </w:p>
          <w:p w14:paraId="040288F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"Infopost","L:\daten\Gruppen\FuerAlle\Infopost"</w:t>
            </w:r>
          </w:p>
          <w:p w14:paraId="704D536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"IP_0303001","L:\daten\Software\BIG-DVD\IP_0303001"</w:t>
            </w:r>
          </w:p>
          <w:p w14:paraId="61868BC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"IP_03q4","L:\daten\Software\BIG-DVD\IP_03q4"</w:t>
            </w:r>
          </w:p>
          <w:p w14:paraId="01AD7C5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"IP_0403","L:\daten\Software\BIG-DVD\IP_0403"</w:t>
            </w:r>
          </w:p>
          <w:p w14:paraId="77887CD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"jan2004_1","L:\daten\Software\BIG-DVD\jan2004_1"</w:t>
            </w:r>
          </w:p>
          <w:p w14:paraId="4A29E60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"jan2004_2","L:\daten\Software\BIG-DVD\jan2004_2"</w:t>
            </w:r>
          </w:p>
          <w:p w14:paraId="446B561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"jan2005_1","L:\daten\Software\BIG-DVD\jan2005_1"</w:t>
            </w:r>
          </w:p>
          <w:p w14:paraId="64D19FB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"jan2005_2","L:\daten\Software\BIG-DVD\jan2005_2"</w:t>
            </w:r>
          </w:p>
          <w:p w14:paraId="58EA267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"jul2004_1","L:\daten\Software\BIG-DVD\jul2004_1"</w:t>
            </w:r>
          </w:p>
          <w:p w14:paraId="29D3B44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"jul2004_2","L:\daten\Software\BIG-DVD\jul2004_2"</w:t>
            </w:r>
          </w:p>
          <w:p w14:paraId="39B6B41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"jun2004_1","L:\daten\Software\BIG-DVD\jun2004_1"</w:t>
            </w:r>
          </w:p>
          <w:p w14:paraId="3128DDE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"jun2004_2","L:\daten\Software\BIG-DVD\jun2004_2"</w:t>
            </w:r>
          </w:p>
          <w:p w14:paraId="07D6D70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"K$","K:\"</w:t>
            </w:r>
          </w:p>
          <w:p w14:paraId="580483D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"Kassenordnung","L:\daten\Gruppen\Finanzen\Kassenordnung"</w:t>
            </w:r>
          </w:p>
          <w:p w14:paraId="40425D1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"Kommunikation","L:\daten\Gruppen\FuerAlle\Führungsebene\Kommunikation"</w:t>
            </w:r>
          </w:p>
          <w:p w14:paraId="4CFB207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"Kostenstelle","L:\daten\Software\BIG-DVD\Kostenstelle"</w:t>
            </w:r>
          </w:p>
          <w:p w14:paraId="5919438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"Kundenservice","K:\daten\Abtint\Kundenservice"</w:t>
            </w:r>
          </w:p>
          <w:p w14:paraId="39408B2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"L$","L:\"</w:t>
            </w:r>
          </w:p>
          <w:p w14:paraId="7C2638D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"Leistung","K:\daten\Abtint\LEISTUNG"</w:t>
            </w:r>
          </w:p>
          <w:p w14:paraId="615F97B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"Liquidität","L:\daten\Gruppen\Finanzen\Liquidität"</w:t>
            </w:r>
          </w:p>
          <w:p w14:paraId="2B4C8B9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"LV-BERLIN","K:\daten\Abtint\LV-BERLIN"</w:t>
            </w:r>
          </w:p>
          <w:p w14:paraId="3293211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"mai2004_1","L:\daten\Software\BIG-DVD\mai2004_1"</w:t>
            </w:r>
          </w:p>
          <w:p w14:paraId="5168C93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"mai2004_2","L:\daten\Software\BIG-DVD\mai2004_2"</w:t>
            </w:r>
          </w:p>
          <w:p w14:paraId="3BFC31B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"Marketing","K:\daten\Abtint\Marketing"</w:t>
            </w:r>
          </w:p>
          <w:p w14:paraId="550C71E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"Medco","K:\daten\Abtint\Revision\14 Projekte\17 Medco"</w:t>
            </w:r>
          </w:p>
          <w:p w14:paraId="59799F4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"Mediakom","K:\daten\Abtint\BEITRAG\Beitrag\8 Allgemein\Mediakom"</w:t>
            </w:r>
          </w:p>
          <w:p w14:paraId="29DF444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"mon_big-vfilei03","K:\mon_big-vfilei03"</w:t>
            </w:r>
          </w:p>
          <w:p w14:paraId="754B0C1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"mrz2004_1","L:\daten\Software\BIG-DVD\mrz2004_1"</w:t>
            </w:r>
          </w:p>
          <w:p w14:paraId="5B1BC65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"mrz2004_2","L:\daten\Software\BIG-DVD\mrz2004_2"</w:t>
            </w:r>
          </w:p>
          <w:p w14:paraId="5393E3E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"Muster Bescheide","K:\daten\Abtint\BEITRAG\Beitrag\5 Versichertenservice\Allgemein\Dokumente-Vorlagen\FRW\Einkommensbefragung\Bescheide zum 01.01.2017\Muster Bescheide"</w:t>
            </w:r>
          </w:p>
          <w:p w14:paraId="6B9BAE0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 LABEL","L:\daten\Software\BIG-DVD\NO Label"</w:t>
            </w:r>
          </w:p>
          <w:p w14:paraId="4E70EFF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"nov2003_1","L:\daten\Software\BIG-DVD\nov2003_1"</w:t>
            </w:r>
          </w:p>
          <w:p w14:paraId="5DB3402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"nov2003_2","L:\daten\Software\BIG-DVD\nov2003_2"</w:t>
            </w:r>
          </w:p>
          <w:p w14:paraId="40B02AE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lastRenderedPageBreak/>
              <w:t>"nov2004_1","L:\daten\Software\BIG-DVD\nov2004_1"</w:t>
            </w:r>
          </w:p>
          <w:p w14:paraId="416B800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"nov2004_2","L:\daten\Software\BIG-DVD\nov2004_2"</w:t>
            </w:r>
          </w:p>
          <w:p w14:paraId="541B02F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"OE_Ersatzleistungen","K:\daten\Abtint\OE_Ersatzleistungen"</w:t>
            </w:r>
          </w:p>
          <w:p w14:paraId="2B4D1AE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"okt2003_1","L:\daten\Software\BIG-DVD\okt2003_1"</w:t>
            </w:r>
          </w:p>
          <w:p w14:paraId="480D64E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"okt2003_2","L:\daten\Software\BIG-DVD\okt2003_2"</w:t>
            </w:r>
          </w:p>
          <w:p w14:paraId="44E50E7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"okt2003_3","L:\daten\Software\BIG-DVD\okt2003_3"</w:t>
            </w:r>
          </w:p>
          <w:p w14:paraId="2267F00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"okt2004_1","L:\daten\Software\BIG-DVD\okt2004_1"</w:t>
            </w:r>
          </w:p>
          <w:p w14:paraId="0870E4E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"okt2004_2","L:\daten\Software\BIG-DVD\okt2004_2"</w:t>
            </w:r>
          </w:p>
          <w:p w14:paraId="6E099AD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"Personalkasse","K:\daten\Abtint\Personalkasse"</w:t>
            </w:r>
          </w:p>
          <w:p w14:paraId="0186747E"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"Personalrat$","K:\daten\Abtint\Personalrat"</w:t>
            </w:r>
          </w:p>
          <w:p w14:paraId="1E2FAA6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"PhotosBIG","L:\daten\Software\BIG-DVD\PhotosBIG"</w:t>
            </w:r>
          </w:p>
          <w:p w14:paraId="25A9778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"Proact_Monitor$","K:\Shares\Proact_Monitor$"</w:t>
            </w:r>
          </w:p>
          <w:p w14:paraId="715B6545"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"procareELAN","L:\daten\Software\procareELAN"</w:t>
            </w:r>
          </w:p>
          <w:p w14:paraId="5A490DD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"Projekte","L:\daten\Projekte"</w:t>
            </w:r>
          </w:p>
          <w:p w14:paraId="3FA5372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"Revision","K:\daten\Abtint\Revision"</w:t>
            </w:r>
          </w:p>
          <w:p w14:paraId="40413CD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"Rezept300","L:\daten\Rezept300"</w:t>
            </w:r>
          </w:p>
          <w:p w14:paraId="21C7D90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"RSA_Management","K:\Daten\Abtint\RSA_Management"</w:t>
            </w:r>
          </w:p>
          <w:p w14:paraId="0ADCA72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"Scripts$","L:\daten\Software\Scripts"</w:t>
            </w:r>
          </w:p>
          <w:p w14:paraId="4E042D1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"sep2003_1","L:\daten\Software\BIG-DVD\sep2003_1"</w:t>
            </w:r>
          </w:p>
          <w:p w14:paraId="1142F3F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"sep2003_2","L:\daten\Software\BIG-DVD\sep2003_2"</w:t>
            </w:r>
          </w:p>
          <w:p w14:paraId="509558E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"sep2003_3","L:\daten\Software\BIG-DVD\sep2003_3"</w:t>
            </w:r>
          </w:p>
          <w:p w14:paraId="0C80E63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"sep2003_4","L:\daten\Software\BIG-DVD\sep2003_4"</w:t>
            </w:r>
          </w:p>
          <w:p w14:paraId="480CCAA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"sep2003_5","L:\daten\Software\BIG-DVD\sep2003_5"</w:t>
            </w:r>
          </w:p>
          <w:p w14:paraId="2DC87B5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"sep2004_1","L:\daten\Software\BIG-DVD\sep2004_1"</w:t>
            </w:r>
          </w:p>
          <w:p w14:paraId="7F304AF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"sep2004_2","L:\daten\Software\BIG-DVD\sep2004_2"</w:t>
            </w:r>
          </w:p>
          <w:p w14:paraId="7AB8AC7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"Servicecenter","L:\daten\Gruppen\Servicecenter"</w:t>
            </w:r>
          </w:p>
          <w:p w14:paraId="19BD16B1"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"Software$","L:\daten\Software"</w:t>
            </w:r>
          </w:p>
          <w:p w14:paraId="061C467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"Softwarepool","L:\daten\Software\Softwarepool"</w:t>
            </w:r>
          </w:p>
          <w:p w14:paraId="05C8059F"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"Strategieprojekte","L:\daten\Gruppen\FuerAlle\Führungsebene\Strategie 2008-2011\Strategieprojekte"</w:t>
            </w:r>
          </w:p>
          <w:p w14:paraId="658C55B0"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"ThinApp","L:\daten\Software\ThinApp"</w:t>
            </w:r>
          </w:p>
          <w:p w14:paraId="53C0323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"Transfer$","L:\daten\Software\Transfer"</w:t>
            </w:r>
          </w:p>
          <w:p w14:paraId="0F53CD7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"Vermögensverwaltung","L:\daten\Gruppen\Finanzen\Liquidität\Vermögensverwaltung"</w:t>
            </w:r>
          </w:p>
          <w:p w14:paraId="1CFEF5E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"Vertraege","K:\daten\Abtint\Vertraege"</w:t>
            </w:r>
          </w:p>
          <w:p w14:paraId="7C2C48F3"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"Vertragsebene","K:\daten\Abtint\Vertraege\DMP\Vertragsebene"</w:t>
            </w:r>
          </w:p>
          <w:p w14:paraId="49F78EA8"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"Vertrieb","K:\daten\Abtint\Vertrieb"</w:t>
            </w:r>
          </w:p>
          <w:p w14:paraId="3928B0F4"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"WINBK2000","K:\daten\Abtint\WINBK2000"</w:t>
            </w:r>
          </w:p>
          <w:p w14:paraId="69194606"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"WINBK2000test","K:\daten\Abtint\WINBK2000_test"</w:t>
            </w:r>
          </w:p>
          <w:p w14:paraId="09A035AA"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"winEFW_GS7","K:\daten\Abtint\winEFW_GS7"</w:t>
            </w:r>
          </w:p>
          <w:p w14:paraId="62377A4C"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"winEFW_prod","K:\daten\Abtint\WINBK2000\winEFW_prod"</w:t>
            </w:r>
          </w:p>
          <w:p w14:paraId="055B90A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"winEFW_test","K:\daten\Abtint\WINBK2000\winEFW_test"</w:t>
            </w:r>
          </w:p>
          <w:p w14:paraId="24C8FE6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"WinXP_Access 2003","L:\daten\Software\ThinApp\WinXP_Access 2003"</w:t>
            </w:r>
          </w:p>
          <w:p w14:paraId="4DD3B36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"WinXP_ColumbusOM","L:\daten\Software\ThinApp\WinXP_ColumbusOM"</w:t>
            </w:r>
          </w:p>
          <w:p w14:paraId="4D96E417"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"WinXP_FileZilla","L:\daten\Software\ThinApp\WinXP_FileZilla"</w:t>
            </w:r>
          </w:p>
          <w:p w14:paraId="30B9267D"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"WinXP_GnuPG-Pack","L:\daten\Software\ThinApp\WinXP_GnuPG-Pack"</w:t>
            </w:r>
          </w:p>
          <w:p w14:paraId="4A0664F9"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"WinXP_Gutachter","L:\daten\Software\ThinApp\WinXP_Gutachter"</w:t>
            </w:r>
          </w:p>
          <w:p w14:paraId="725C7CF2"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"WinXP_SAP7.20","L:\daten\Software\ThinApp\WinXP_SAP7.20"</w:t>
            </w:r>
          </w:p>
          <w:p w14:paraId="61323D9B" w14:textId="77777777" w:rsidR="002928E4"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"Workshop_Pro","L:\daten\Software\BIG-DVD\Workshop_Pro"</w:t>
            </w:r>
          </w:p>
          <w:p w14:paraId="5A6F550B" w14:textId="5F726083" w:rsidR="008C271B" w:rsidRPr="001F59EC" w:rsidRDefault="002928E4" w:rsidP="002928E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"wuvatlive","L:\daten\Software\BIG-DVD\wuvatlive"</w:t>
            </w:r>
          </w:p>
        </w:tc>
        <w:tc>
          <w:tcPr>
            <w:tcW w:w="1559" w:type="dxa"/>
          </w:tcPr>
          <w:p w14:paraId="7C1E7DC1" w14:textId="77777777" w:rsidR="008C271B" w:rsidRPr="001F59EC" w:rsidRDefault="008C271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64364BF"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206" w:type="dxa"/>
            <w:vAlign w:val="center"/>
          </w:tcPr>
          <w:p w14:paraId="6B023CB1" w14:textId="77777777" w:rsidR="008C271B" w:rsidRPr="001F59EC" w:rsidRDefault="218DE66B" w:rsidP="00B738C4">
            <w:pPr>
              <w:rPr>
                <w:rFonts w:asciiTheme="majorHAnsi" w:hAnsiTheme="majorHAnsi" w:cstheme="majorHAnsi"/>
              </w:rPr>
            </w:pPr>
            <w:r w:rsidRPr="001F59EC">
              <w:rPr>
                <w:rFonts w:asciiTheme="majorHAnsi" w:hAnsiTheme="majorHAnsi" w:cstheme="majorHAnsi"/>
              </w:rPr>
              <w:lastRenderedPageBreak/>
              <w:t>VSS</w:t>
            </w:r>
          </w:p>
        </w:tc>
        <w:tc>
          <w:tcPr>
            <w:tcW w:w="6449" w:type="dxa"/>
          </w:tcPr>
          <w:p w14:paraId="4FDF3E0C" w14:textId="77777777" w:rsidR="008C271B"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559" w:type="dxa"/>
          </w:tcPr>
          <w:p w14:paraId="425C33FE" w14:textId="77777777" w:rsidR="008C271B" w:rsidRPr="001F59EC" w:rsidRDefault="008C271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2083909" w14:textId="77777777" w:rsidR="008C271B" w:rsidRPr="001F59EC" w:rsidRDefault="008C271B" w:rsidP="008C271B">
      <w:pPr>
        <w:rPr>
          <w:rFonts w:asciiTheme="majorHAnsi" w:hAnsiTheme="majorHAnsi" w:cstheme="majorHAnsi"/>
        </w:rPr>
      </w:pPr>
    </w:p>
    <w:p w14:paraId="64011E89" w14:textId="0A942672" w:rsidR="00F37BFC" w:rsidRPr="001F59EC" w:rsidRDefault="218DE66B" w:rsidP="00FD0DFF">
      <w:pPr>
        <w:pStyle w:val="berschrift4"/>
        <w:rPr>
          <w:rFonts w:asciiTheme="majorHAnsi" w:hAnsiTheme="majorHAnsi" w:cstheme="majorHAnsi"/>
        </w:rPr>
      </w:pPr>
      <w:r w:rsidRPr="001F59EC">
        <w:rPr>
          <w:rFonts w:asciiTheme="majorHAnsi" w:hAnsiTheme="majorHAnsi" w:cstheme="majorHAnsi"/>
        </w:rPr>
        <w:lastRenderedPageBreak/>
        <w:t>big-vf</w:t>
      </w:r>
      <w:bookmarkEnd w:id="109"/>
      <w:r w:rsidR="00D061A6" w:rsidRPr="001F59EC">
        <w:rPr>
          <w:rFonts w:asciiTheme="majorHAnsi" w:hAnsiTheme="majorHAnsi" w:cstheme="majorHAnsi"/>
        </w:rPr>
        <w:t>ilei04</w:t>
      </w:r>
    </w:p>
    <w:tbl>
      <w:tblPr>
        <w:tblStyle w:val="ahdFormatvorlage1"/>
        <w:tblW w:w="9193" w:type="dxa"/>
        <w:tblInd w:w="-5" w:type="dxa"/>
        <w:tblLook w:val="04A0" w:firstRow="1" w:lastRow="0" w:firstColumn="1" w:lastColumn="0" w:noHBand="0" w:noVBand="1"/>
      </w:tblPr>
      <w:tblGrid>
        <w:gridCol w:w="2127"/>
        <w:gridCol w:w="5103"/>
        <w:gridCol w:w="1963"/>
      </w:tblGrid>
      <w:tr w:rsidR="00D970CF" w:rsidRPr="001F59EC" w14:paraId="1A805122" w14:textId="77777777" w:rsidTr="218DE66B">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2127" w:type="dxa"/>
          </w:tcPr>
          <w:p w14:paraId="19FD64FC" w14:textId="77777777" w:rsidR="00F37BFC" w:rsidRPr="001F59EC" w:rsidRDefault="00F37BFC" w:rsidP="004D4A8C">
            <w:pPr>
              <w:rPr>
                <w:rFonts w:asciiTheme="majorHAnsi" w:hAnsiTheme="majorHAnsi" w:cstheme="majorHAnsi"/>
              </w:rPr>
            </w:pPr>
          </w:p>
        </w:tc>
        <w:tc>
          <w:tcPr>
            <w:tcW w:w="5103" w:type="dxa"/>
          </w:tcPr>
          <w:p w14:paraId="2917CAA6"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963" w:type="dxa"/>
          </w:tcPr>
          <w:p w14:paraId="10C6178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5ED0FB0F"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47B551B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Fileserver Instanz</w:t>
            </w:r>
          </w:p>
        </w:tc>
        <w:tc>
          <w:tcPr>
            <w:tcW w:w="5103" w:type="dxa"/>
          </w:tcPr>
          <w:p w14:paraId="120C43C1" w14:textId="250E893D"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w:t>
            </w:r>
            <w:r w:rsidR="00D061A6" w:rsidRPr="001F59EC">
              <w:rPr>
                <w:rFonts w:asciiTheme="majorHAnsi" w:hAnsiTheme="majorHAnsi" w:cstheme="majorHAnsi"/>
              </w:rPr>
              <w:t>ilei04</w:t>
            </w:r>
          </w:p>
        </w:tc>
        <w:tc>
          <w:tcPr>
            <w:tcW w:w="1963" w:type="dxa"/>
          </w:tcPr>
          <w:p w14:paraId="7B900306"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EAB8544"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23C4E4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Zweck</w:t>
            </w:r>
          </w:p>
        </w:tc>
        <w:tc>
          <w:tcPr>
            <w:tcW w:w="5103" w:type="dxa"/>
          </w:tcPr>
          <w:p w14:paraId="2E940636" w14:textId="50880338" w:rsidR="00F37BFC" w:rsidRPr="001F59EC" w:rsidRDefault="00A01663"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 Archiv</w:t>
            </w:r>
          </w:p>
        </w:tc>
        <w:tc>
          <w:tcPr>
            <w:tcW w:w="1963" w:type="dxa"/>
          </w:tcPr>
          <w:p w14:paraId="7FBF083A"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71CBB10"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52466A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Typ</w:t>
            </w:r>
          </w:p>
        </w:tc>
        <w:tc>
          <w:tcPr>
            <w:tcW w:w="5103" w:type="dxa"/>
          </w:tcPr>
          <w:p w14:paraId="10822208" w14:textId="1B068C44" w:rsidR="00F37BFC" w:rsidRPr="001F59EC" w:rsidRDefault="00B31C3A"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963" w:type="dxa"/>
          </w:tcPr>
          <w:p w14:paraId="6B6043FA"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320B3A6"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54414EB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IP</w:t>
            </w:r>
          </w:p>
        </w:tc>
        <w:tc>
          <w:tcPr>
            <w:tcW w:w="5103" w:type="dxa"/>
          </w:tcPr>
          <w:p w14:paraId="6875D6FC" w14:textId="27FA2586"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10.18.20.1</w:t>
            </w:r>
            <w:r w:rsidR="002423A1" w:rsidRPr="001F59EC">
              <w:rPr>
                <w:rFonts w:asciiTheme="majorHAnsi" w:hAnsiTheme="majorHAnsi" w:cstheme="majorHAnsi"/>
              </w:rPr>
              <w:t>7</w:t>
            </w:r>
          </w:p>
        </w:tc>
        <w:tc>
          <w:tcPr>
            <w:tcW w:w="1963" w:type="dxa"/>
          </w:tcPr>
          <w:p w14:paraId="0BC5823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163A531"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0898A7F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Home Node</w:t>
            </w:r>
          </w:p>
        </w:tc>
        <w:tc>
          <w:tcPr>
            <w:tcW w:w="5103" w:type="dxa"/>
          </w:tcPr>
          <w:p w14:paraId="6370A591" w14:textId="00497ADC"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big-vfilec0</w:t>
            </w:r>
            <w:r w:rsidR="002423A1" w:rsidRPr="001F59EC">
              <w:rPr>
                <w:rFonts w:asciiTheme="majorHAnsi" w:hAnsiTheme="majorHAnsi" w:cstheme="majorHAnsi"/>
              </w:rPr>
              <w:t>3</w:t>
            </w:r>
          </w:p>
        </w:tc>
        <w:tc>
          <w:tcPr>
            <w:tcW w:w="1963" w:type="dxa"/>
          </w:tcPr>
          <w:p w14:paraId="738C88A9"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1B45E42C"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16C534E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Laufwerke</w:t>
            </w:r>
          </w:p>
        </w:tc>
        <w:tc>
          <w:tcPr>
            <w:tcW w:w="5103" w:type="dxa"/>
          </w:tcPr>
          <w:p w14:paraId="268C1FC5" w14:textId="1C703C7E" w:rsidR="00F37BFC" w:rsidRPr="001F59EC" w:rsidRDefault="00491563"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US"/>
              </w:rPr>
              <w:t>O:\</w:t>
            </w:r>
          </w:p>
        </w:tc>
        <w:tc>
          <w:tcPr>
            <w:tcW w:w="1963" w:type="dxa"/>
          </w:tcPr>
          <w:p w14:paraId="68ABA0D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B32524" w14:paraId="7FE460E5" w14:textId="77777777" w:rsidTr="218DE66B">
        <w:trPr>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634F28D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Shares</w:t>
            </w:r>
          </w:p>
        </w:tc>
        <w:tc>
          <w:tcPr>
            <w:tcW w:w="5103" w:type="dxa"/>
          </w:tcPr>
          <w:p w14:paraId="06C6E8D4" w14:textId="15AEEC30"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Archive,O:\archive</w:t>
            </w:r>
          </w:p>
          <w:p w14:paraId="17DED0AE" w14:textId="2544F221"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JenkinsLogs$,O:\JenkinsLogs</w:t>
            </w:r>
          </w:p>
          <w:p w14:paraId="59F85782" w14:textId="7F9882F7" w:rsidR="00491563"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O$,O:\</w:t>
            </w:r>
          </w:p>
          <w:p w14:paraId="589A12DB" w14:textId="2CE1F2DE" w:rsidR="00F37BFC" w:rsidRPr="001F59EC" w:rsidRDefault="00491563" w:rsidP="00491563">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proact_monitor$,O:\proact_monitor</w:t>
            </w:r>
          </w:p>
        </w:tc>
        <w:tc>
          <w:tcPr>
            <w:tcW w:w="1963" w:type="dxa"/>
          </w:tcPr>
          <w:p w14:paraId="29D2326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3A2F46" w:rsidRPr="001F59EC" w14:paraId="43D121F0" w14:textId="77777777" w:rsidTr="218DE66B">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2127" w:type="dxa"/>
            <w:vAlign w:val="center"/>
          </w:tcPr>
          <w:p w14:paraId="77663C5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VSS</w:t>
            </w:r>
          </w:p>
        </w:tc>
        <w:tc>
          <w:tcPr>
            <w:tcW w:w="5103" w:type="dxa"/>
          </w:tcPr>
          <w:p w14:paraId="28256E8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963" w:type="dxa"/>
          </w:tcPr>
          <w:p w14:paraId="3F0F2A28"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3459BF0" w14:textId="77777777" w:rsidR="00F37BFC" w:rsidRPr="001F59EC" w:rsidRDefault="00F37BFC" w:rsidP="00F37BFC">
      <w:pPr>
        <w:rPr>
          <w:rFonts w:asciiTheme="majorHAnsi" w:hAnsiTheme="majorHAnsi" w:cstheme="majorHAnsi"/>
        </w:rPr>
      </w:pPr>
    </w:p>
    <w:p w14:paraId="108BFF8F" w14:textId="77777777" w:rsidR="00F37BFC" w:rsidRPr="001F59EC" w:rsidRDefault="218DE66B" w:rsidP="6B06F679">
      <w:pPr>
        <w:pStyle w:val="berschrift3"/>
        <w:rPr>
          <w:rFonts w:asciiTheme="majorHAnsi" w:hAnsiTheme="majorHAnsi" w:cstheme="majorBidi"/>
        </w:rPr>
      </w:pPr>
      <w:bookmarkStart w:id="110" w:name="_Toc62024160"/>
      <w:bookmarkStart w:id="111" w:name="_Toc1302111389"/>
      <w:r w:rsidRPr="6B06F679">
        <w:rPr>
          <w:rFonts w:asciiTheme="majorHAnsi" w:hAnsiTheme="majorHAnsi" w:cstheme="majorBidi"/>
        </w:rPr>
        <w:t>Betrieb</w:t>
      </w:r>
      <w:bookmarkEnd w:id="110"/>
      <w:bookmarkEnd w:id="111"/>
    </w:p>
    <w:p w14:paraId="65D7BA3C" w14:textId="77777777" w:rsidR="00F37BFC" w:rsidRPr="001F59EC" w:rsidRDefault="218DE66B" w:rsidP="00CA1E2B">
      <w:pPr>
        <w:pStyle w:val="berschrift4"/>
        <w:rPr>
          <w:rFonts w:asciiTheme="majorHAnsi" w:hAnsiTheme="majorHAnsi" w:cstheme="majorHAnsi"/>
        </w:rPr>
      </w:pPr>
      <w:bookmarkStart w:id="112" w:name="_Toc62024161"/>
      <w:r w:rsidRPr="001F59EC">
        <w:rPr>
          <w:rFonts w:asciiTheme="majorHAnsi" w:hAnsiTheme="majorHAnsi" w:cstheme="majorHAnsi"/>
        </w:rPr>
        <w:t>Betriebshinweise</w:t>
      </w:r>
      <w:bookmarkEnd w:id="112"/>
    </w:p>
    <w:p w14:paraId="20106CDC" w14:textId="36E7899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CA1E2B" w:rsidRPr="001F59EC">
        <w:rPr>
          <w:rFonts w:asciiTheme="majorHAnsi" w:hAnsiTheme="majorHAnsi" w:cstheme="majorHAnsi"/>
        </w:rPr>
        <w:t>Kundenportal.</w:t>
      </w:r>
    </w:p>
    <w:p w14:paraId="312CFE54" w14:textId="77777777" w:rsidR="00F37BFC" w:rsidRPr="001F59EC" w:rsidRDefault="218DE66B" w:rsidP="00CA1E2B">
      <w:pPr>
        <w:pStyle w:val="berschrift4"/>
        <w:rPr>
          <w:rFonts w:asciiTheme="majorHAnsi" w:hAnsiTheme="majorHAnsi" w:cstheme="majorHAnsi"/>
        </w:rPr>
      </w:pPr>
      <w:bookmarkStart w:id="113" w:name="_Toc62024162"/>
      <w:r w:rsidRPr="001F59EC">
        <w:rPr>
          <w:rFonts w:asciiTheme="majorHAnsi" w:hAnsiTheme="majorHAnsi" w:cstheme="majorHAnsi"/>
        </w:rPr>
        <w:t>Updates</w:t>
      </w:r>
      <w:bookmarkEnd w:id="113"/>
    </w:p>
    <w:p w14:paraId="26259E28" w14:textId="1EEB60F2"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CA1E2B" w:rsidRPr="001F59EC">
        <w:rPr>
          <w:rFonts w:asciiTheme="majorHAnsi" w:hAnsiTheme="majorHAnsi" w:cstheme="majorHAnsi"/>
        </w:rPr>
        <w:t>Kundenportal.</w:t>
      </w:r>
    </w:p>
    <w:p w14:paraId="0C311C82" w14:textId="77777777" w:rsidR="00F37BFC" w:rsidRPr="001F59EC" w:rsidRDefault="218DE66B" w:rsidP="00CA1E2B">
      <w:pPr>
        <w:pStyle w:val="berschrift4"/>
        <w:rPr>
          <w:rFonts w:asciiTheme="majorHAnsi" w:hAnsiTheme="majorHAnsi" w:cstheme="majorHAnsi"/>
        </w:rPr>
      </w:pPr>
      <w:bookmarkStart w:id="114" w:name="_Toc62024163"/>
      <w:r w:rsidRPr="001F59EC">
        <w:rPr>
          <w:rFonts w:asciiTheme="majorHAnsi" w:hAnsiTheme="majorHAnsi" w:cstheme="majorHAnsi"/>
        </w:rPr>
        <w:t>Reboot</w:t>
      </w:r>
      <w:bookmarkEnd w:id="114"/>
    </w:p>
    <w:p w14:paraId="7318B1E2" w14:textId="643A6295" w:rsidR="00F37BFC" w:rsidRPr="001F59EC" w:rsidRDefault="218DE66B" w:rsidP="00F37BFC">
      <w:pPr>
        <w:rPr>
          <w:rFonts w:asciiTheme="majorHAnsi" w:hAnsiTheme="majorHAnsi" w:cstheme="majorHAnsi"/>
        </w:rPr>
      </w:pPr>
      <w:r w:rsidRPr="001F59EC">
        <w:rPr>
          <w:rFonts w:asciiTheme="majorHAnsi" w:hAnsiTheme="majorHAnsi" w:cstheme="majorHAnsi"/>
        </w:rPr>
        <w:t>Da es sich um ein Cluster handelt, ist ein Reboot der einzelnen Nodes auch während der Betriebszeit möglich. Zuvor müssen die Fileserver Instanzen auf den Partnerknoten verschoben werden. Hierbei ist zu beachten, dass die Commvault Services nicht die Migration der Fileserver-Instanzen blockieren. Daher müssen die Commvault Dienste vor der Migration auf einen anderen Node gestoppt werden:</w:t>
      </w:r>
    </w:p>
    <w:p w14:paraId="156D0FCF" w14:textId="77777777" w:rsidR="00F37BFC" w:rsidRPr="001F59EC" w:rsidRDefault="00F37BFC" w:rsidP="00F37BFC">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BDD5D15" wp14:editId="2648E325">
            <wp:extent cx="3460750" cy="3092970"/>
            <wp:effectExtent l="0" t="0" r="6350" b="0"/>
            <wp:docPr id="33" name="Grafik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3461918" cy="3094014"/>
                    </a:xfrm>
                    <a:prstGeom prst="rect">
                      <a:avLst/>
                    </a:prstGeom>
                  </pic:spPr>
                </pic:pic>
              </a:graphicData>
            </a:graphic>
          </wp:inline>
        </w:drawing>
      </w:r>
    </w:p>
    <w:p w14:paraId="14043079" w14:textId="7A660809"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Weitere Hinweise in der Serverliste </w:t>
      </w:r>
      <w:r w:rsidR="00132E58" w:rsidRPr="001F59EC">
        <w:rPr>
          <w:rFonts w:asciiTheme="majorHAnsi" w:hAnsiTheme="majorHAnsi" w:cstheme="majorHAnsi"/>
        </w:rPr>
        <w:t>im</w:t>
      </w:r>
      <w:r w:rsidRPr="001F59EC">
        <w:rPr>
          <w:rFonts w:asciiTheme="majorHAnsi" w:hAnsiTheme="majorHAnsi" w:cstheme="majorHAnsi"/>
        </w:rPr>
        <w:t xml:space="preserve"> </w:t>
      </w:r>
      <w:r w:rsidR="00132E58" w:rsidRPr="001F59EC">
        <w:rPr>
          <w:rFonts w:asciiTheme="majorHAnsi" w:hAnsiTheme="majorHAnsi" w:cstheme="majorHAnsi"/>
        </w:rPr>
        <w:t>Kundenportal</w:t>
      </w:r>
    </w:p>
    <w:p w14:paraId="6B0C4B07" w14:textId="77777777" w:rsidR="00F37BFC" w:rsidRPr="001F59EC" w:rsidRDefault="218DE66B" w:rsidP="00132E58">
      <w:pPr>
        <w:pStyle w:val="berschrift4"/>
        <w:rPr>
          <w:rFonts w:asciiTheme="majorHAnsi" w:hAnsiTheme="majorHAnsi" w:cstheme="majorHAnsi"/>
        </w:rPr>
      </w:pPr>
      <w:bookmarkStart w:id="115" w:name="_Toc62024165"/>
      <w:r w:rsidRPr="001F59EC">
        <w:rPr>
          <w:rFonts w:asciiTheme="majorHAnsi" w:hAnsiTheme="majorHAnsi" w:cstheme="majorHAnsi"/>
        </w:rPr>
        <w:lastRenderedPageBreak/>
        <w:t>Hinweise zum Patchmanagement</w:t>
      </w:r>
      <w:bookmarkEnd w:id="115"/>
    </w:p>
    <w:p w14:paraId="51A7496C" w14:textId="76955071"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in </w:t>
      </w:r>
      <w:r w:rsidR="00132E58" w:rsidRPr="001F59EC">
        <w:rPr>
          <w:rFonts w:asciiTheme="majorHAnsi" w:hAnsiTheme="majorHAnsi" w:cstheme="majorHAnsi"/>
        </w:rPr>
        <w:t>Kundenportal</w:t>
      </w:r>
    </w:p>
    <w:p w14:paraId="19B89412" w14:textId="77777777" w:rsidR="00F37BFC" w:rsidRPr="001F59EC" w:rsidRDefault="218DE66B" w:rsidP="00132E58">
      <w:pPr>
        <w:pStyle w:val="berschrift4"/>
        <w:rPr>
          <w:rFonts w:asciiTheme="majorHAnsi" w:hAnsiTheme="majorHAnsi" w:cstheme="majorHAnsi"/>
        </w:rPr>
      </w:pPr>
      <w:bookmarkStart w:id="116" w:name="_Toc62024166"/>
      <w:r w:rsidRPr="001F59EC">
        <w:rPr>
          <w:rFonts w:asciiTheme="majorHAnsi" w:hAnsiTheme="majorHAnsi" w:cstheme="majorHAnsi"/>
        </w:rPr>
        <w:t>Backup und Restore</w:t>
      </w:r>
      <w:bookmarkEnd w:id="116"/>
    </w:p>
    <w:p w14:paraId="5915363A"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Das Cluster Plugin des jeweiligen Commvault Dienstes für die Fileserver muss auf dem gleichem Node laufen wie der Fileserver selbst (Besitzerknoten). In der Standardkonfiguration wie folgt. Wenn Fileserver Instanzen verschoben werden, ändert sich die Dienstverteilung gemäß des Besitzerknotens der jeweiligen Instanz.</w:t>
      </w:r>
    </w:p>
    <w:p w14:paraId="0B48EA32" w14:textId="69BFF748" w:rsidR="00F37BFC" w:rsidRPr="001F59EC" w:rsidRDefault="00C54CDC" w:rsidP="00F37BFC">
      <w:pPr>
        <w:rPr>
          <w:rFonts w:asciiTheme="majorHAnsi" w:hAnsiTheme="majorHAnsi" w:cstheme="majorHAnsi"/>
        </w:rPr>
      </w:pPr>
      <w:r w:rsidRPr="001F59EC">
        <w:rPr>
          <w:rFonts w:asciiTheme="majorHAnsi" w:hAnsiTheme="majorHAnsi" w:cstheme="majorHAnsi"/>
          <w:noProof/>
        </w:rPr>
        <w:drawing>
          <wp:inline distT="0" distB="0" distL="0" distR="0" wp14:anchorId="2D6C0892" wp14:editId="5B602553">
            <wp:extent cx="5760720" cy="1414145"/>
            <wp:effectExtent l="0" t="0" r="5080" b="0"/>
            <wp:docPr id="903499367" name="Grafik 1" descr="Ein Bild, das Screenshot, Tex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99367" name="Grafik 1" descr="Ein Bild, das Screenshot, Text, Software, Webseite enthält.&#10;&#10;KI-generierte Inhalte können fehlerhaft sein."/>
                    <pic:cNvPicPr/>
                  </pic:nvPicPr>
                  <pic:blipFill>
                    <a:blip r:embed="rId73"/>
                    <a:stretch>
                      <a:fillRect/>
                    </a:stretch>
                  </pic:blipFill>
                  <pic:spPr>
                    <a:xfrm>
                      <a:off x="0" y="0"/>
                      <a:ext cx="5760720" cy="1414145"/>
                    </a:xfrm>
                    <a:prstGeom prst="rect">
                      <a:avLst/>
                    </a:prstGeom>
                  </pic:spPr>
                </pic:pic>
              </a:graphicData>
            </a:graphic>
          </wp:inline>
        </w:drawing>
      </w:r>
    </w:p>
    <w:p w14:paraId="074D3EBC"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Für die obige Konfiguration:</w:t>
      </w:r>
    </w:p>
    <w:tbl>
      <w:tblPr>
        <w:tblStyle w:val="Tabellenraster"/>
        <w:tblW w:w="0" w:type="auto"/>
        <w:tblLook w:val="04A0" w:firstRow="1" w:lastRow="0" w:firstColumn="1" w:lastColumn="0" w:noHBand="0" w:noVBand="1"/>
      </w:tblPr>
      <w:tblGrid>
        <w:gridCol w:w="4536"/>
        <w:gridCol w:w="4526"/>
      </w:tblGrid>
      <w:tr w:rsidR="00C21643" w:rsidRPr="001F59EC" w14:paraId="4A19B251" w14:textId="77777777">
        <w:tc>
          <w:tcPr>
            <w:tcW w:w="4531" w:type="dxa"/>
          </w:tcPr>
          <w:p w14:paraId="5418C905" w14:textId="7C2C1423" w:rsidR="00C21643" w:rsidRPr="001F59EC" w:rsidRDefault="00C21643" w:rsidP="00F37BFC">
            <w:pPr>
              <w:rPr>
                <w:rFonts w:asciiTheme="majorHAnsi" w:hAnsiTheme="majorHAnsi" w:cstheme="majorHAnsi"/>
              </w:rPr>
            </w:pPr>
            <w:r w:rsidRPr="001F59EC">
              <w:rPr>
                <w:rFonts w:asciiTheme="majorHAnsi" w:hAnsiTheme="majorHAnsi" w:cstheme="majorHAnsi"/>
              </w:rPr>
              <w:t>Dienste big-vfilec01:</w:t>
            </w:r>
          </w:p>
          <w:p w14:paraId="4039D299" w14:textId="77777777" w:rsidR="00C21643" w:rsidRPr="001F59EC" w:rsidRDefault="00C21643" w:rsidP="00F37BFC">
            <w:pPr>
              <w:rPr>
                <w:rFonts w:asciiTheme="majorHAnsi" w:hAnsiTheme="majorHAnsi" w:cstheme="majorHAnsi"/>
              </w:rPr>
            </w:pPr>
          </w:p>
          <w:p w14:paraId="5E6571D0" w14:textId="55E4A925" w:rsidR="00C21643" w:rsidRPr="001F59EC" w:rsidRDefault="00C21643" w:rsidP="00C21643">
            <w:pPr>
              <w:jc w:val="center"/>
              <w:rPr>
                <w:rFonts w:asciiTheme="majorHAnsi" w:hAnsiTheme="majorHAnsi" w:cstheme="majorHAnsi"/>
              </w:rPr>
            </w:pPr>
            <w:r w:rsidRPr="001F59EC">
              <w:rPr>
                <w:rFonts w:asciiTheme="majorHAnsi" w:hAnsiTheme="majorHAnsi" w:cstheme="majorHAnsi"/>
                <w:noProof/>
                <w:lang w:eastAsia="de-DE"/>
              </w:rPr>
              <w:drawing>
                <wp:inline distT="0" distB="0" distL="0" distR="0" wp14:anchorId="23FCF5A8" wp14:editId="3A8B333B">
                  <wp:extent cx="2807101" cy="2694940"/>
                  <wp:effectExtent l="0" t="0" r="0" b="0"/>
                  <wp:docPr id="2068255747"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255747" name="Grafik 1" descr="Ein Bild, das Text, Elektronik, Screenshot, Software enthält.&#10;&#10;KI-generierte Inhalte können fehlerhaft sein."/>
                          <pic:cNvPicPr/>
                        </pic:nvPicPr>
                        <pic:blipFill rotWithShape="1">
                          <a:blip r:embed="rId75"/>
                          <a:srcRect b="5095"/>
                          <a:stretch>
                            <a:fillRect/>
                          </a:stretch>
                        </pic:blipFill>
                        <pic:spPr bwMode="auto">
                          <a:xfrm>
                            <a:off x="0" y="0"/>
                            <a:ext cx="2845648" cy="2731946"/>
                          </a:xfrm>
                          <a:prstGeom prst="rect">
                            <a:avLst/>
                          </a:prstGeom>
                          <a:ln>
                            <a:noFill/>
                          </a:ln>
                          <a:extLst>
                            <a:ext uri="{53640926-AAD7-44D8-BBD7-CCE9431645EC}">
                              <a14:shadowObscured xmlns:a14="http://schemas.microsoft.com/office/drawing/2010/main"/>
                            </a:ext>
                          </a:extLst>
                        </pic:spPr>
                      </pic:pic>
                    </a:graphicData>
                  </a:graphic>
                </wp:inline>
              </w:drawing>
            </w:r>
          </w:p>
          <w:p w14:paraId="35D682C1" w14:textId="04A0B2EE" w:rsidR="00C21643" w:rsidRPr="001F59EC" w:rsidRDefault="00C21643" w:rsidP="00F37BFC">
            <w:pPr>
              <w:rPr>
                <w:rFonts w:asciiTheme="majorHAnsi" w:hAnsiTheme="majorHAnsi" w:cstheme="majorHAnsi"/>
              </w:rPr>
            </w:pPr>
          </w:p>
        </w:tc>
        <w:tc>
          <w:tcPr>
            <w:tcW w:w="4531" w:type="dxa"/>
          </w:tcPr>
          <w:p w14:paraId="55D6829A" w14:textId="77777777" w:rsidR="00C21643" w:rsidRPr="001F59EC" w:rsidRDefault="00C21643" w:rsidP="00C21643">
            <w:pPr>
              <w:rPr>
                <w:rFonts w:asciiTheme="majorHAnsi" w:hAnsiTheme="majorHAnsi" w:cstheme="majorHAnsi"/>
                <w:noProof/>
              </w:rPr>
            </w:pPr>
            <w:r w:rsidRPr="001F59EC">
              <w:rPr>
                <w:rFonts w:asciiTheme="majorHAnsi" w:hAnsiTheme="majorHAnsi" w:cstheme="majorHAnsi"/>
              </w:rPr>
              <w:t>Dienste big-vfilec03:</w:t>
            </w:r>
            <w:r w:rsidRPr="001F59EC">
              <w:rPr>
                <w:rFonts w:asciiTheme="majorHAnsi" w:hAnsiTheme="majorHAnsi" w:cstheme="majorHAnsi"/>
                <w:noProof/>
              </w:rPr>
              <w:t xml:space="preserve"> </w:t>
            </w:r>
          </w:p>
          <w:p w14:paraId="20CCBD0E" w14:textId="77777777" w:rsidR="00C21643" w:rsidRPr="001F59EC" w:rsidRDefault="00C21643" w:rsidP="00C21643">
            <w:pPr>
              <w:rPr>
                <w:rFonts w:asciiTheme="majorHAnsi" w:hAnsiTheme="majorHAnsi" w:cstheme="majorHAnsi"/>
                <w:noProof/>
              </w:rPr>
            </w:pPr>
          </w:p>
          <w:p w14:paraId="0162E5E2" w14:textId="536732B2" w:rsidR="00C21643" w:rsidRPr="001F59EC" w:rsidRDefault="00C21643" w:rsidP="00C21643">
            <w:pPr>
              <w:jc w:val="center"/>
              <w:rPr>
                <w:rFonts w:asciiTheme="majorHAnsi" w:hAnsiTheme="majorHAnsi" w:cstheme="majorHAnsi"/>
              </w:rPr>
            </w:pPr>
            <w:r w:rsidRPr="001F59EC">
              <w:rPr>
                <w:rFonts w:asciiTheme="majorHAnsi" w:hAnsiTheme="majorHAnsi" w:cstheme="majorHAnsi"/>
                <w:noProof/>
              </w:rPr>
              <w:drawing>
                <wp:inline distT="0" distB="0" distL="0" distR="0" wp14:anchorId="3910B2C0" wp14:editId="270F520D">
                  <wp:extent cx="2800686" cy="2695327"/>
                  <wp:effectExtent l="0" t="0" r="0" b="0"/>
                  <wp:docPr id="1448421189"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21189" name="Grafik 1" descr="Ein Bild, das Text, Screenshot, Software, Webseite enthält.&#10;&#10;KI-generierte Inhalte können fehlerhaft sein."/>
                          <pic:cNvPicPr/>
                        </pic:nvPicPr>
                        <pic:blipFill rotWithShape="1">
                          <a:blip r:embed="rId76">
                            <a:extLst>
                              <a:ext uri="{28A0092B-C50C-407E-A947-70E740481C1C}">
                                <a14:useLocalDpi xmlns:a14="http://schemas.microsoft.com/office/drawing/2010/main" val="0"/>
                              </a:ext>
                            </a:extLst>
                          </a:blip>
                          <a:srcRect b="4867"/>
                          <a:stretch>
                            <a:fillRect/>
                          </a:stretch>
                        </pic:blipFill>
                        <pic:spPr bwMode="auto">
                          <a:xfrm>
                            <a:off x="0" y="0"/>
                            <a:ext cx="2803583" cy="2698115"/>
                          </a:xfrm>
                          <a:prstGeom prst="rect">
                            <a:avLst/>
                          </a:prstGeom>
                          <a:ln>
                            <a:noFill/>
                          </a:ln>
                          <a:extLst>
                            <a:ext uri="{53640926-AAD7-44D8-BBD7-CCE9431645EC}">
                              <a14:shadowObscured xmlns:a14="http://schemas.microsoft.com/office/drawing/2010/main"/>
                            </a:ext>
                          </a:extLst>
                        </pic:spPr>
                      </pic:pic>
                    </a:graphicData>
                  </a:graphic>
                </wp:inline>
              </w:drawing>
            </w:r>
          </w:p>
        </w:tc>
      </w:tr>
    </w:tbl>
    <w:p w14:paraId="09497E5E" w14:textId="77777777" w:rsidR="00C21643" w:rsidRPr="001F59EC" w:rsidRDefault="00C21643" w:rsidP="00F37BFC">
      <w:pPr>
        <w:rPr>
          <w:rFonts w:asciiTheme="majorHAnsi" w:hAnsiTheme="majorHAnsi" w:cstheme="majorHAnsi"/>
        </w:rPr>
      </w:pPr>
    </w:p>
    <w:p w14:paraId="0CA36476" w14:textId="26AC6967" w:rsidR="00F37BFC" w:rsidRPr="001F59EC" w:rsidRDefault="00F37BFC" w:rsidP="00F37BFC">
      <w:pPr>
        <w:rPr>
          <w:rFonts w:asciiTheme="majorHAnsi" w:hAnsiTheme="majorHAnsi" w:cstheme="majorHAnsi"/>
        </w:rPr>
      </w:pPr>
    </w:p>
    <w:p w14:paraId="7351BBCF" w14:textId="3E41DA8D" w:rsidR="00F37BFC" w:rsidRPr="001F59EC" w:rsidRDefault="00F37BFC" w:rsidP="00F37BFC">
      <w:pPr>
        <w:rPr>
          <w:rFonts w:asciiTheme="majorHAnsi" w:hAnsiTheme="majorHAnsi" w:cstheme="majorHAnsi"/>
        </w:rPr>
      </w:pPr>
    </w:p>
    <w:p w14:paraId="219EF634" w14:textId="34EE0DA5" w:rsidR="00F37BFC" w:rsidRPr="001F59EC" w:rsidRDefault="00F37BFC" w:rsidP="00F37BFC">
      <w:pPr>
        <w:rPr>
          <w:rFonts w:asciiTheme="majorHAnsi" w:hAnsiTheme="majorHAnsi" w:cstheme="majorHAnsi"/>
        </w:rPr>
      </w:pPr>
    </w:p>
    <w:p w14:paraId="6A57E20F" w14:textId="0BDD1CF4" w:rsidR="00C21643" w:rsidRPr="001F59EC" w:rsidRDefault="00C21643">
      <w:pPr>
        <w:rPr>
          <w:rFonts w:asciiTheme="majorHAnsi" w:hAnsiTheme="majorHAnsi" w:cstheme="majorHAnsi"/>
        </w:rPr>
      </w:pPr>
      <w:r w:rsidRPr="001F59EC">
        <w:rPr>
          <w:rFonts w:asciiTheme="majorHAnsi" w:hAnsiTheme="majorHAnsi" w:cstheme="majorHAnsi"/>
        </w:rPr>
        <w:br w:type="page"/>
      </w:r>
    </w:p>
    <w:p w14:paraId="3CAC71D2" w14:textId="77777777" w:rsidR="00F37BFC" w:rsidRPr="001F59EC" w:rsidRDefault="00F37BFC" w:rsidP="00F37BFC">
      <w:pPr>
        <w:rPr>
          <w:rFonts w:asciiTheme="majorHAnsi" w:hAnsiTheme="majorHAnsi" w:cstheme="majorHAnsi"/>
        </w:rPr>
      </w:pPr>
    </w:p>
    <w:p w14:paraId="2F8B685F" w14:textId="77777777" w:rsidR="00F37BFC" w:rsidRPr="001F59EC" w:rsidRDefault="218DE66B" w:rsidP="00DF3087">
      <w:pPr>
        <w:pStyle w:val="berschrift4"/>
        <w:rPr>
          <w:rFonts w:asciiTheme="majorHAnsi" w:hAnsiTheme="majorHAnsi" w:cstheme="majorHAnsi"/>
        </w:rPr>
      </w:pPr>
      <w:bookmarkStart w:id="117" w:name="_Toc62024167"/>
      <w:r w:rsidRPr="001F59EC">
        <w:rPr>
          <w:rFonts w:asciiTheme="majorHAnsi" w:hAnsiTheme="majorHAnsi" w:cstheme="majorHAnsi"/>
        </w:rPr>
        <w:t>Monitoring</w:t>
      </w:r>
      <w:bookmarkEnd w:id="117"/>
    </w:p>
    <w:p w14:paraId="0C48BA12" w14:textId="53C9ADFB" w:rsidR="001D48B1" w:rsidRPr="001F59EC" w:rsidRDefault="218DE66B" w:rsidP="001D48B1">
      <w:pPr>
        <w:rPr>
          <w:rFonts w:asciiTheme="majorHAnsi" w:hAnsiTheme="majorHAnsi" w:cstheme="majorHAnsi"/>
        </w:rPr>
      </w:pPr>
      <w:r w:rsidRPr="001F59EC">
        <w:rPr>
          <w:rFonts w:asciiTheme="majorHAnsi" w:hAnsiTheme="majorHAnsi" w:cstheme="majorHAnsi"/>
        </w:rPr>
        <w:t>Die Überwachung im Rahmen der File Services umfasst neben Server Basismonitoring unter anderem:</w:t>
      </w:r>
    </w:p>
    <w:p w14:paraId="1BBF6ABF" w14:textId="25464E70"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 xml:space="preserve">Verdächtige Windows Events nach </w:t>
      </w:r>
      <w:r w:rsidR="00572A1E" w:rsidRPr="001F59EC">
        <w:rPr>
          <w:rFonts w:asciiTheme="majorHAnsi" w:hAnsiTheme="majorHAnsi" w:cstheme="majorHAnsi"/>
        </w:rPr>
        <w:t>PROACT</w:t>
      </w:r>
      <w:r w:rsidRPr="001F59EC">
        <w:rPr>
          <w:rFonts w:asciiTheme="majorHAnsi" w:hAnsiTheme="majorHAnsi" w:cstheme="majorHAnsi"/>
        </w:rPr>
        <w:t xml:space="preserve"> Definition</w:t>
      </w:r>
    </w:p>
    <w:p w14:paraId="40AAAF68" w14:textId="674CF6E2"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Windows Services</w:t>
      </w:r>
    </w:p>
    <w:p w14:paraId="0EA83411" w14:textId="18EDC64D" w:rsidR="001D48B1"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Cluster Ressourcen und Events</w:t>
      </w:r>
    </w:p>
    <w:p w14:paraId="74DD2633" w14:textId="79B262A2" w:rsidR="00AB6E47" w:rsidRPr="001F59EC" w:rsidRDefault="218DE66B" w:rsidP="00166B55">
      <w:pPr>
        <w:pStyle w:val="Listenabsatz"/>
        <w:numPr>
          <w:ilvl w:val="0"/>
          <w:numId w:val="23"/>
        </w:numPr>
        <w:rPr>
          <w:rFonts w:asciiTheme="majorHAnsi" w:hAnsiTheme="majorHAnsi" w:cstheme="majorHAnsi"/>
        </w:rPr>
      </w:pPr>
      <w:r w:rsidRPr="001F59EC">
        <w:rPr>
          <w:rFonts w:asciiTheme="majorHAnsi" w:hAnsiTheme="majorHAnsi" w:cstheme="majorHAnsi"/>
        </w:rPr>
        <w:t>Akute Failover-Erkennung</w:t>
      </w:r>
    </w:p>
    <w:p w14:paraId="35DE2EDA" w14:textId="588429FB" w:rsidR="00DF3087" w:rsidRPr="001F59EC" w:rsidRDefault="00DF3087" w:rsidP="00DF3087">
      <w:pPr>
        <w:rPr>
          <w:rFonts w:asciiTheme="majorHAnsi" w:hAnsiTheme="majorHAnsi" w:cstheme="majorHAnsi"/>
        </w:rPr>
      </w:pPr>
      <w:r w:rsidRPr="001F59EC">
        <w:rPr>
          <w:rFonts w:asciiTheme="majorHAnsi" w:hAnsiTheme="majorHAnsi" w:cstheme="majorHAnsi"/>
        </w:rPr>
        <w:t>Zudem wird die Verfügbarkeit des Services über die „proact</w:t>
      </w:r>
      <w:r w:rsidR="00AD051A" w:rsidRPr="001F59EC">
        <w:rPr>
          <w:rFonts w:asciiTheme="majorHAnsi" w:hAnsiTheme="majorHAnsi" w:cstheme="majorHAnsi"/>
        </w:rPr>
        <w:t>_monitor$“</w:t>
      </w:r>
      <w:r w:rsidR="00B629A6" w:rsidRPr="001F59EC">
        <w:rPr>
          <w:rFonts w:asciiTheme="majorHAnsi" w:hAnsiTheme="majorHAnsi" w:cstheme="majorHAnsi"/>
        </w:rPr>
        <w:t xml:space="preserve"> freigaben gemessen. Dies dient zur SLA Ermittlung.</w:t>
      </w:r>
    </w:p>
    <w:p w14:paraId="4E38F97C" w14:textId="77777777" w:rsidR="00F37BFC" w:rsidRPr="001F59EC" w:rsidRDefault="218DE66B" w:rsidP="00B629A6">
      <w:pPr>
        <w:pStyle w:val="berschrift4"/>
        <w:rPr>
          <w:rFonts w:asciiTheme="majorHAnsi" w:hAnsiTheme="majorHAnsi" w:cstheme="majorHAnsi"/>
        </w:rPr>
      </w:pPr>
      <w:bookmarkStart w:id="118" w:name="_Toc62024168"/>
      <w:r w:rsidRPr="001F59EC">
        <w:rPr>
          <w:rFonts w:asciiTheme="majorHAnsi" w:hAnsiTheme="majorHAnsi" w:cstheme="majorHAnsi"/>
        </w:rPr>
        <w:t>Virenschutz</w:t>
      </w:r>
      <w:bookmarkEnd w:id="118"/>
    </w:p>
    <w:p w14:paraId="7231AC1A" w14:textId="5A7AD712" w:rsidR="00AD2559" w:rsidRPr="001F59EC" w:rsidRDefault="218DE66B" w:rsidP="00F37BFC">
      <w:pPr>
        <w:rPr>
          <w:rFonts w:asciiTheme="majorHAnsi" w:hAnsiTheme="majorHAnsi" w:cstheme="majorHAnsi"/>
        </w:rPr>
      </w:pPr>
      <w:r w:rsidRPr="001F59EC">
        <w:rPr>
          <w:rFonts w:asciiTheme="majorHAnsi" w:hAnsiTheme="majorHAnsi" w:cstheme="majorHAnsi"/>
        </w:rPr>
        <w:t xml:space="preserve">Der Virenschutz wird von der BIG verwaltet. </w:t>
      </w:r>
    </w:p>
    <w:p w14:paraId="54E16581" w14:textId="6D6D769D" w:rsidR="00433CBD" w:rsidRPr="00D22236" w:rsidRDefault="00AD2559" w:rsidP="6B06F679">
      <w:pPr>
        <w:pStyle w:val="berschrift2"/>
        <w:rPr>
          <w:rFonts w:asciiTheme="majorHAnsi" w:hAnsiTheme="majorHAnsi" w:cstheme="majorBidi"/>
        </w:rPr>
      </w:pPr>
      <w:bookmarkStart w:id="119" w:name="_Toc938247774"/>
      <w:r w:rsidRPr="6B06F679">
        <w:rPr>
          <w:rFonts w:asciiTheme="majorHAnsi" w:hAnsiTheme="majorHAnsi" w:cstheme="majorBidi"/>
        </w:rPr>
        <w:t>big-vffslclu01</w:t>
      </w:r>
      <w:r w:rsidR="0081734A" w:rsidRPr="6B06F679">
        <w:rPr>
          <w:rFonts w:asciiTheme="majorHAnsi" w:hAnsiTheme="majorHAnsi" w:cstheme="majorBidi"/>
        </w:rPr>
        <w:t>.big.krankenkasse.de</w:t>
      </w:r>
      <w:bookmarkEnd w:id="119"/>
    </w:p>
    <w:p w14:paraId="76239E7C" w14:textId="77777777" w:rsidR="00433CBD" w:rsidRPr="001F59EC" w:rsidRDefault="00433CBD" w:rsidP="6B06F679">
      <w:pPr>
        <w:pStyle w:val="berschrift3"/>
        <w:rPr>
          <w:rFonts w:asciiTheme="majorHAnsi" w:hAnsiTheme="majorHAnsi" w:cstheme="majorBidi"/>
        </w:rPr>
      </w:pPr>
      <w:bookmarkStart w:id="120" w:name="_Toc1249559967"/>
      <w:r w:rsidRPr="6B06F679">
        <w:rPr>
          <w:rFonts w:asciiTheme="majorHAnsi" w:hAnsiTheme="majorHAnsi" w:cstheme="majorBidi"/>
        </w:rPr>
        <w:t>Infrastruktur</w:t>
      </w:r>
      <w:bookmarkEnd w:id="120"/>
    </w:p>
    <w:tbl>
      <w:tblPr>
        <w:tblStyle w:val="ahdFormatvorlage2"/>
        <w:tblW w:w="9288" w:type="dxa"/>
        <w:tblLayout w:type="fixed"/>
        <w:tblLook w:val="01E0" w:firstRow="1" w:lastRow="1" w:firstColumn="1" w:lastColumn="1" w:noHBand="0" w:noVBand="0"/>
      </w:tblPr>
      <w:tblGrid>
        <w:gridCol w:w="1698"/>
        <w:gridCol w:w="4701"/>
        <w:gridCol w:w="2889"/>
      </w:tblGrid>
      <w:tr w:rsidR="00433CBD" w:rsidRPr="001F59EC" w14:paraId="4E07AFF6" w14:textId="77777777">
        <w:trPr>
          <w:cnfStyle w:val="100000000000" w:firstRow="1" w:lastRow="0" w:firstColumn="0" w:lastColumn="0" w:oddVBand="0" w:evenVBand="0" w:oddHBand="0" w:evenHBand="0" w:firstRowFirstColumn="0" w:firstRowLastColumn="0" w:lastRowFirstColumn="0" w:lastRowLastColumn="0"/>
        </w:trPr>
        <w:tc>
          <w:tcPr>
            <w:tcW w:w="1698" w:type="dxa"/>
          </w:tcPr>
          <w:p w14:paraId="4F83EDFC" w14:textId="77777777" w:rsidR="00433CBD" w:rsidRPr="001F59EC" w:rsidRDefault="00433CBD">
            <w:pPr>
              <w:rPr>
                <w:rFonts w:asciiTheme="majorHAnsi" w:hAnsiTheme="majorHAnsi" w:cstheme="majorHAnsi"/>
              </w:rPr>
            </w:pPr>
            <w:r w:rsidRPr="001F59EC">
              <w:rPr>
                <w:rFonts w:asciiTheme="majorHAnsi" w:hAnsiTheme="majorHAnsi" w:cstheme="majorHAnsi"/>
              </w:rPr>
              <w:t>Hostname</w:t>
            </w:r>
          </w:p>
        </w:tc>
        <w:tc>
          <w:tcPr>
            <w:tcW w:w="4701" w:type="dxa"/>
          </w:tcPr>
          <w:p w14:paraId="134DCED1" w14:textId="77777777" w:rsidR="00433CBD" w:rsidRPr="001F59EC" w:rsidRDefault="00433CBD">
            <w:pPr>
              <w:rPr>
                <w:rFonts w:asciiTheme="majorHAnsi" w:hAnsiTheme="majorHAnsi" w:cstheme="majorHAnsi"/>
              </w:rPr>
            </w:pPr>
            <w:r w:rsidRPr="001F59EC">
              <w:rPr>
                <w:rFonts w:asciiTheme="majorHAnsi" w:hAnsiTheme="majorHAnsi" w:cstheme="majorHAnsi"/>
              </w:rPr>
              <w:t>Funktion</w:t>
            </w:r>
          </w:p>
        </w:tc>
        <w:tc>
          <w:tcPr>
            <w:tcW w:w="2889" w:type="dxa"/>
          </w:tcPr>
          <w:p w14:paraId="2B03DB7A" w14:textId="77777777" w:rsidR="00433CBD" w:rsidRPr="001F59EC" w:rsidRDefault="00433CBD">
            <w:pPr>
              <w:rPr>
                <w:rFonts w:asciiTheme="majorHAnsi" w:hAnsiTheme="majorHAnsi" w:cstheme="majorHAnsi"/>
              </w:rPr>
            </w:pPr>
            <w:r w:rsidRPr="001F59EC">
              <w:rPr>
                <w:rFonts w:asciiTheme="majorHAnsi" w:hAnsiTheme="majorHAnsi" w:cstheme="majorHAnsi"/>
              </w:rPr>
              <w:t>IP-Adresse</w:t>
            </w:r>
          </w:p>
        </w:tc>
      </w:tr>
      <w:tr w:rsidR="00433CBD" w:rsidRPr="001F59EC" w14:paraId="1475FA45" w14:textId="77777777">
        <w:tc>
          <w:tcPr>
            <w:tcW w:w="1698" w:type="dxa"/>
          </w:tcPr>
          <w:p w14:paraId="17F645A3" w14:textId="1AA5E0B5" w:rsidR="00433CBD" w:rsidRPr="001F59EC" w:rsidRDefault="00433CBD">
            <w:pPr>
              <w:rPr>
                <w:rFonts w:asciiTheme="majorHAnsi" w:hAnsiTheme="majorHAnsi" w:cstheme="majorHAnsi"/>
              </w:rPr>
            </w:pPr>
            <w:r w:rsidRPr="001F59EC">
              <w:rPr>
                <w:rFonts w:asciiTheme="majorHAnsi" w:hAnsiTheme="majorHAnsi" w:cstheme="majorHAnsi"/>
              </w:rPr>
              <w:t>big-vf</w:t>
            </w:r>
            <w:r w:rsidR="0081734A" w:rsidRPr="001F59EC">
              <w:rPr>
                <w:rFonts w:asciiTheme="majorHAnsi" w:hAnsiTheme="majorHAnsi" w:cstheme="majorHAnsi"/>
              </w:rPr>
              <w:t>fsl</w:t>
            </w:r>
            <w:r w:rsidR="00E12E2C" w:rsidRPr="001F59EC">
              <w:rPr>
                <w:rFonts w:asciiTheme="majorHAnsi" w:hAnsiTheme="majorHAnsi" w:cstheme="majorHAnsi"/>
              </w:rPr>
              <w:t>c01</w:t>
            </w:r>
          </w:p>
        </w:tc>
        <w:tc>
          <w:tcPr>
            <w:tcW w:w="4701" w:type="dxa"/>
          </w:tcPr>
          <w:p w14:paraId="5DDA4CD0"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Node 1</w:t>
            </w:r>
          </w:p>
        </w:tc>
        <w:tc>
          <w:tcPr>
            <w:tcW w:w="2889" w:type="dxa"/>
          </w:tcPr>
          <w:p w14:paraId="1AC1B629" w14:textId="03CFBD3E" w:rsidR="00433CBD" w:rsidRPr="001F59EC" w:rsidRDefault="00433CBD">
            <w:pPr>
              <w:rPr>
                <w:rFonts w:asciiTheme="majorHAnsi" w:hAnsiTheme="majorHAnsi" w:cstheme="majorHAnsi"/>
              </w:rPr>
            </w:pPr>
            <w:r w:rsidRPr="001F59EC">
              <w:rPr>
                <w:rFonts w:asciiTheme="majorHAnsi" w:hAnsiTheme="majorHAnsi" w:cstheme="majorHAnsi"/>
              </w:rPr>
              <w:t>10.18.20.</w:t>
            </w:r>
            <w:r w:rsidR="000E34F5" w:rsidRPr="001F59EC">
              <w:rPr>
                <w:rFonts w:asciiTheme="majorHAnsi" w:hAnsiTheme="majorHAnsi" w:cstheme="majorHAnsi"/>
              </w:rPr>
              <w:t>248</w:t>
            </w:r>
            <w:r w:rsidR="004A3AD7" w:rsidRPr="001F59EC">
              <w:rPr>
                <w:rFonts w:asciiTheme="majorHAnsi" w:hAnsiTheme="majorHAnsi" w:cstheme="majorHAnsi"/>
              </w:rPr>
              <w:t xml:space="preserve"> / 10.118.12.</w:t>
            </w:r>
            <w:r w:rsidR="006C0BA3" w:rsidRPr="001F59EC">
              <w:rPr>
                <w:rFonts w:asciiTheme="majorHAnsi" w:hAnsiTheme="majorHAnsi" w:cstheme="majorHAnsi"/>
              </w:rPr>
              <w:t>248</w:t>
            </w:r>
          </w:p>
        </w:tc>
      </w:tr>
      <w:tr w:rsidR="00433CBD" w:rsidRPr="001F59EC" w14:paraId="06CE6A73" w14:textId="77777777">
        <w:tc>
          <w:tcPr>
            <w:tcW w:w="1698" w:type="dxa"/>
          </w:tcPr>
          <w:p w14:paraId="0D0EE576" w14:textId="1108BE71" w:rsidR="00433CBD" w:rsidRPr="001F59EC" w:rsidRDefault="00433CBD">
            <w:pPr>
              <w:rPr>
                <w:rFonts w:asciiTheme="majorHAnsi" w:hAnsiTheme="majorHAnsi" w:cstheme="majorHAnsi"/>
              </w:rPr>
            </w:pPr>
            <w:r w:rsidRPr="001F59EC">
              <w:rPr>
                <w:rFonts w:asciiTheme="majorHAnsi" w:hAnsiTheme="majorHAnsi" w:cstheme="majorHAnsi"/>
              </w:rPr>
              <w:t>big-vf</w:t>
            </w:r>
            <w:r w:rsidR="00E12E2C" w:rsidRPr="001F59EC">
              <w:rPr>
                <w:rFonts w:asciiTheme="majorHAnsi" w:hAnsiTheme="majorHAnsi" w:cstheme="majorHAnsi"/>
              </w:rPr>
              <w:t>fslc02</w:t>
            </w:r>
          </w:p>
        </w:tc>
        <w:tc>
          <w:tcPr>
            <w:tcW w:w="4701" w:type="dxa"/>
          </w:tcPr>
          <w:p w14:paraId="0F85A2C8"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Node 2</w:t>
            </w:r>
          </w:p>
        </w:tc>
        <w:tc>
          <w:tcPr>
            <w:tcW w:w="2889" w:type="dxa"/>
          </w:tcPr>
          <w:p w14:paraId="14C28E01" w14:textId="132143A3" w:rsidR="00433CBD" w:rsidRPr="001F59EC" w:rsidRDefault="005B1B58">
            <w:pPr>
              <w:rPr>
                <w:rFonts w:asciiTheme="majorHAnsi" w:hAnsiTheme="majorHAnsi" w:cstheme="majorHAnsi"/>
              </w:rPr>
            </w:pPr>
            <w:r w:rsidRPr="001F59EC">
              <w:rPr>
                <w:rFonts w:asciiTheme="majorHAnsi" w:hAnsiTheme="majorHAnsi" w:cstheme="majorHAnsi"/>
              </w:rPr>
              <w:t>10.18.20.249 / 10.118.12.249</w:t>
            </w:r>
          </w:p>
        </w:tc>
      </w:tr>
      <w:tr w:rsidR="00433CBD" w:rsidRPr="001F59EC" w14:paraId="6F008BA8" w14:textId="77777777">
        <w:tc>
          <w:tcPr>
            <w:tcW w:w="1698" w:type="dxa"/>
          </w:tcPr>
          <w:p w14:paraId="37D66617" w14:textId="6E49A45B" w:rsidR="00433CBD" w:rsidRPr="001F59EC" w:rsidRDefault="00433CBD">
            <w:pPr>
              <w:rPr>
                <w:rFonts w:asciiTheme="majorHAnsi" w:hAnsiTheme="majorHAnsi" w:cstheme="majorHAnsi"/>
              </w:rPr>
            </w:pPr>
            <w:r w:rsidRPr="001F59EC">
              <w:rPr>
                <w:rFonts w:asciiTheme="majorHAnsi" w:hAnsiTheme="majorHAnsi" w:cstheme="majorHAnsi"/>
              </w:rPr>
              <w:t>big-vf</w:t>
            </w:r>
            <w:r w:rsidR="00E12E2C" w:rsidRPr="001F59EC">
              <w:rPr>
                <w:rFonts w:asciiTheme="majorHAnsi" w:hAnsiTheme="majorHAnsi" w:cstheme="majorHAnsi"/>
              </w:rPr>
              <w:t>fsl</w:t>
            </w:r>
            <w:r w:rsidRPr="001F59EC">
              <w:rPr>
                <w:rFonts w:asciiTheme="majorHAnsi" w:hAnsiTheme="majorHAnsi" w:cstheme="majorHAnsi"/>
              </w:rPr>
              <w:t>clu01</w:t>
            </w:r>
          </w:p>
        </w:tc>
        <w:tc>
          <w:tcPr>
            <w:tcW w:w="4701" w:type="dxa"/>
          </w:tcPr>
          <w:p w14:paraId="37174F8E" w14:textId="77777777" w:rsidR="00433CBD" w:rsidRPr="001F59EC" w:rsidRDefault="00433CBD">
            <w:pPr>
              <w:rPr>
                <w:rFonts w:asciiTheme="majorHAnsi" w:hAnsiTheme="majorHAnsi" w:cstheme="majorHAnsi"/>
              </w:rPr>
            </w:pPr>
            <w:r w:rsidRPr="001F59EC">
              <w:rPr>
                <w:rFonts w:asciiTheme="majorHAnsi" w:hAnsiTheme="majorHAnsi" w:cstheme="majorHAnsi"/>
              </w:rPr>
              <w:t>Fileserver Cluster Name</w:t>
            </w:r>
          </w:p>
        </w:tc>
        <w:tc>
          <w:tcPr>
            <w:tcW w:w="2889" w:type="dxa"/>
          </w:tcPr>
          <w:p w14:paraId="1453D434" w14:textId="1CD76A97" w:rsidR="00433CBD" w:rsidRPr="001F59EC" w:rsidRDefault="00433CBD">
            <w:pPr>
              <w:rPr>
                <w:rFonts w:asciiTheme="majorHAnsi" w:hAnsiTheme="majorHAnsi" w:cstheme="majorHAnsi"/>
              </w:rPr>
            </w:pPr>
            <w:r w:rsidRPr="001F59EC">
              <w:rPr>
                <w:rFonts w:asciiTheme="majorHAnsi" w:hAnsiTheme="majorHAnsi" w:cstheme="majorHAnsi"/>
              </w:rPr>
              <w:t>10.18.20.</w:t>
            </w:r>
            <w:r w:rsidR="007248F6" w:rsidRPr="001F59EC">
              <w:rPr>
                <w:rFonts w:asciiTheme="majorHAnsi" w:hAnsiTheme="majorHAnsi" w:cstheme="majorHAnsi"/>
              </w:rPr>
              <w:t>250</w:t>
            </w:r>
          </w:p>
        </w:tc>
      </w:tr>
      <w:tr w:rsidR="00433CBD" w:rsidRPr="001F59EC" w14:paraId="74DAF832" w14:textId="77777777">
        <w:tc>
          <w:tcPr>
            <w:tcW w:w="1698" w:type="dxa"/>
          </w:tcPr>
          <w:p w14:paraId="02FA91CA" w14:textId="634C4644" w:rsidR="00433CBD" w:rsidRPr="001F59EC" w:rsidRDefault="00433CBD">
            <w:pPr>
              <w:rPr>
                <w:rFonts w:asciiTheme="majorHAnsi" w:hAnsiTheme="majorHAnsi" w:cstheme="majorHAnsi"/>
              </w:rPr>
            </w:pPr>
            <w:r w:rsidRPr="001F59EC">
              <w:rPr>
                <w:rFonts w:asciiTheme="majorHAnsi" w:hAnsiTheme="majorHAnsi" w:cstheme="majorHAnsi"/>
              </w:rPr>
              <w:t>big-vf</w:t>
            </w:r>
            <w:r w:rsidR="003870F2" w:rsidRPr="001F59EC">
              <w:rPr>
                <w:rFonts w:asciiTheme="majorHAnsi" w:hAnsiTheme="majorHAnsi" w:cstheme="majorHAnsi"/>
              </w:rPr>
              <w:t>fsl</w:t>
            </w:r>
            <w:r w:rsidR="00E5156D" w:rsidRPr="001F59EC">
              <w:rPr>
                <w:rFonts w:asciiTheme="majorHAnsi" w:hAnsiTheme="majorHAnsi" w:cstheme="majorHAnsi"/>
              </w:rPr>
              <w:t>i01</w:t>
            </w:r>
          </w:p>
        </w:tc>
        <w:tc>
          <w:tcPr>
            <w:tcW w:w="4701" w:type="dxa"/>
          </w:tcPr>
          <w:p w14:paraId="61B7991E" w14:textId="3B825AAE" w:rsidR="00433CBD" w:rsidRPr="001F59EC" w:rsidRDefault="00433CBD">
            <w:pPr>
              <w:rPr>
                <w:rFonts w:asciiTheme="majorHAnsi" w:hAnsiTheme="majorHAnsi" w:cstheme="majorHAnsi"/>
              </w:rPr>
            </w:pPr>
            <w:r w:rsidRPr="001F59EC">
              <w:rPr>
                <w:rFonts w:asciiTheme="majorHAnsi" w:hAnsiTheme="majorHAnsi" w:cstheme="majorHAnsi"/>
              </w:rPr>
              <w:t xml:space="preserve">Fileserver Instanz </w:t>
            </w:r>
            <w:r w:rsidR="00E5156D" w:rsidRPr="001F59EC">
              <w:rPr>
                <w:rFonts w:asciiTheme="majorHAnsi" w:hAnsiTheme="majorHAnsi" w:cstheme="majorHAnsi"/>
              </w:rPr>
              <w:t>FSlogix</w:t>
            </w:r>
          </w:p>
        </w:tc>
        <w:tc>
          <w:tcPr>
            <w:tcW w:w="2889" w:type="dxa"/>
          </w:tcPr>
          <w:p w14:paraId="5B7A1095" w14:textId="27652349" w:rsidR="00433CBD" w:rsidRPr="001F59EC" w:rsidRDefault="009A0744">
            <w:pPr>
              <w:rPr>
                <w:rFonts w:asciiTheme="majorHAnsi" w:hAnsiTheme="majorHAnsi" w:cstheme="majorHAnsi"/>
              </w:rPr>
            </w:pPr>
            <w:r w:rsidRPr="001F59EC">
              <w:rPr>
                <w:rFonts w:asciiTheme="majorHAnsi" w:hAnsiTheme="majorHAnsi" w:cstheme="majorHAnsi"/>
              </w:rPr>
              <w:t>10.118.12.242</w:t>
            </w:r>
          </w:p>
        </w:tc>
      </w:tr>
      <w:tr w:rsidR="0097244A" w:rsidRPr="001F59EC" w14:paraId="0E3210A6" w14:textId="77777777">
        <w:tc>
          <w:tcPr>
            <w:tcW w:w="1698" w:type="dxa"/>
          </w:tcPr>
          <w:p w14:paraId="0F708EBA" w14:textId="45C857F7" w:rsidR="0097244A" w:rsidRPr="001F59EC" w:rsidRDefault="0097244A" w:rsidP="0097244A">
            <w:pPr>
              <w:rPr>
                <w:rFonts w:asciiTheme="majorHAnsi" w:hAnsiTheme="majorHAnsi" w:cstheme="majorHAnsi"/>
              </w:rPr>
            </w:pPr>
            <w:r w:rsidRPr="001F59EC">
              <w:rPr>
                <w:rFonts w:asciiTheme="majorHAnsi" w:hAnsiTheme="majorHAnsi" w:cstheme="majorHAnsi"/>
              </w:rPr>
              <w:t>big-vffsli02</w:t>
            </w:r>
          </w:p>
        </w:tc>
        <w:tc>
          <w:tcPr>
            <w:tcW w:w="4701" w:type="dxa"/>
          </w:tcPr>
          <w:p w14:paraId="6C203316" w14:textId="24E25C7A"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2A54B1B4" w14:textId="2AB3452D" w:rsidR="0097244A" w:rsidRPr="001F59EC" w:rsidRDefault="0097244A" w:rsidP="0097244A">
            <w:pPr>
              <w:rPr>
                <w:rFonts w:asciiTheme="majorHAnsi" w:hAnsiTheme="majorHAnsi" w:cstheme="majorHAnsi"/>
              </w:rPr>
            </w:pPr>
            <w:r w:rsidRPr="001F59EC">
              <w:rPr>
                <w:rFonts w:asciiTheme="majorHAnsi" w:hAnsiTheme="majorHAnsi" w:cstheme="majorHAnsi"/>
              </w:rPr>
              <w:t>10.118.12.243</w:t>
            </w:r>
          </w:p>
        </w:tc>
      </w:tr>
      <w:tr w:rsidR="0097244A" w:rsidRPr="001F59EC" w14:paraId="2C695F1E" w14:textId="77777777">
        <w:tc>
          <w:tcPr>
            <w:tcW w:w="1698" w:type="dxa"/>
          </w:tcPr>
          <w:p w14:paraId="31B56402" w14:textId="455F7EC4" w:rsidR="0097244A" w:rsidRPr="001F59EC" w:rsidRDefault="0097244A" w:rsidP="0097244A">
            <w:pPr>
              <w:rPr>
                <w:rFonts w:asciiTheme="majorHAnsi" w:hAnsiTheme="majorHAnsi" w:cstheme="majorHAnsi"/>
              </w:rPr>
            </w:pPr>
            <w:r w:rsidRPr="001F59EC">
              <w:rPr>
                <w:rFonts w:asciiTheme="majorHAnsi" w:hAnsiTheme="majorHAnsi" w:cstheme="majorHAnsi"/>
              </w:rPr>
              <w:t>big-vffsli03</w:t>
            </w:r>
          </w:p>
        </w:tc>
        <w:tc>
          <w:tcPr>
            <w:tcW w:w="4701" w:type="dxa"/>
          </w:tcPr>
          <w:p w14:paraId="16CA60F1" w14:textId="47B93EBF"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CF5CA93" w14:textId="32E50599" w:rsidR="0097244A" w:rsidRPr="001F59EC" w:rsidRDefault="0097244A" w:rsidP="0097244A">
            <w:pPr>
              <w:rPr>
                <w:rFonts w:asciiTheme="majorHAnsi" w:hAnsiTheme="majorHAnsi" w:cstheme="majorHAnsi"/>
              </w:rPr>
            </w:pPr>
            <w:r w:rsidRPr="001F59EC">
              <w:rPr>
                <w:rFonts w:asciiTheme="majorHAnsi" w:hAnsiTheme="majorHAnsi" w:cstheme="majorHAnsi"/>
              </w:rPr>
              <w:t>10.118.12.244</w:t>
            </w:r>
          </w:p>
        </w:tc>
      </w:tr>
      <w:tr w:rsidR="0097244A" w:rsidRPr="001F59EC" w14:paraId="38176BC9" w14:textId="77777777">
        <w:tc>
          <w:tcPr>
            <w:tcW w:w="1698" w:type="dxa"/>
          </w:tcPr>
          <w:p w14:paraId="6172C329" w14:textId="5453B119" w:rsidR="0097244A" w:rsidRPr="001F59EC" w:rsidRDefault="0097244A" w:rsidP="0097244A">
            <w:pPr>
              <w:rPr>
                <w:rFonts w:asciiTheme="majorHAnsi" w:hAnsiTheme="majorHAnsi" w:cstheme="majorHAnsi"/>
              </w:rPr>
            </w:pPr>
            <w:r w:rsidRPr="001F59EC">
              <w:rPr>
                <w:rFonts w:asciiTheme="majorHAnsi" w:hAnsiTheme="majorHAnsi" w:cstheme="majorHAnsi"/>
              </w:rPr>
              <w:t>big-vffsli04</w:t>
            </w:r>
          </w:p>
        </w:tc>
        <w:tc>
          <w:tcPr>
            <w:tcW w:w="4701" w:type="dxa"/>
          </w:tcPr>
          <w:p w14:paraId="0AB5DDC1" w14:textId="746B7BBA" w:rsidR="0097244A" w:rsidRPr="001F59EC" w:rsidRDefault="0097244A" w:rsidP="0097244A">
            <w:pPr>
              <w:rPr>
                <w:rFonts w:asciiTheme="majorHAnsi" w:hAnsiTheme="majorHAnsi" w:cstheme="majorHAnsi"/>
                <w:lang w:val="en-US"/>
              </w:rPr>
            </w:pPr>
            <w:r w:rsidRPr="001F59EC">
              <w:rPr>
                <w:rFonts w:asciiTheme="majorHAnsi" w:hAnsiTheme="majorHAnsi" w:cstheme="majorHAnsi"/>
              </w:rPr>
              <w:t>Fileserver Instanz FSlogix</w:t>
            </w:r>
          </w:p>
        </w:tc>
        <w:tc>
          <w:tcPr>
            <w:tcW w:w="2889" w:type="dxa"/>
          </w:tcPr>
          <w:p w14:paraId="7E08F121" w14:textId="092B9B50" w:rsidR="0097244A" w:rsidRPr="001F59EC" w:rsidRDefault="0097244A" w:rsidP="0097244A">
            <w:pPr>
              <w:rPr>
                <w:rFonts w:asciiTheme="majorHAnsi" w:hAnsiTheme="majorHAnsi" w:cstheme="majorHAnsi"/>
              </w:rPr>
            </w:pPr>
            <w:r w:rsidRPr="001F59EC">
              <w:rPr>
                <w:rFonts w:asciiTheme="majorHAnsi" w:hAnsiTheme="majorHAnsi" w:cstheme="majorHAnsi"/>
              </w:rPr>
              <w:t>10.118.12.245</w:t>
            </w:r>
          </w:p>
        </w:tc>
      </w:tr>
      <w:tr w:rsidR="0097244A" w:rsidRPr="001F59EC" w14:paraId="738BE12C" w14:textId="77777777">
        <w:tc>
          <w:tcPr>
            <w:tcW w:w="1698" w:type="dxa"/>
          </w:tcPr>
          <w:p w14:paraId="2B08D17F" w14:textId="062BE0C5" w:rsidR="0097244A" w:rsidRPr="001F59EC" w:rsidRDefault="0097244A" w:rsidP="0097244A">
            <w:pPr>
              <w:rPr>
                <w:rFonts w:asciiTheme="majorHAnsi" w:hAnsiTheme="majorHAnsi" w:cstheme="majorHAnsi"/>
              </w:rPr>
            </w:pPr>
            <w:r w:rsidRPr="001F59EC">
              <w:rPr>
                <w:rFonts w:asciiTheme="majorHAnsi" w:hAnsiTheme="majorHAnsi" w:cstheme="majorHAnsi"/>
              </w:rPr>
              <w:t>big-vffsli05</w:t>
            </w:r>
          </w:p>
        </w:tc>
        <w:tc>
          <w:tcPr>
            <w:tcW w:w="4701" w:type="dxa"/>
          </w:tcPr>
          <w:p w14:paraId="0C59CADC" w14:textId="309B0ED2"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BC8059A" w14:textId="24613FC7" w:rsidR="0097244A" w:rsidRPr="001F59EC" w:rsidRDefault="0097244A" w:rsidP="0097244A">
            <w:pPr>
              <w:rPr>
                <w:rFonts w:asciiTheme="majorHAnsi" w:hAnsiTheme="majorHAnsi" w:cstheme="majorHAnsi"/>
              </w:rPr>
            </w:pPr>
            <w:r w:rsidRPr="001F59EC">
              <w:rPr>
                <w:rFonts w:asciiTheme="majorHAnsi" w:hAnsiTheme="majorHAnsi" w:cstheme="majorHAnsi"/>
              </w:rPr>
              <w:t>10.118.12.246</w:t>
            </w:r>
          </w:p>
        </w:tc>
      </w:tr>
      <w:tr w:rsidR="0097244A" w:rsidRPr="001F59EC" w14:paraId="1576800F" w14:textId="77777777">
        <w:tc>
          <w:tcPr>
            <w:tcW w:w="1698" w:type="dxa"/>
          </w:tcPr>
          <w:p w14:paraId="584A5B54" w14:textId="5CFB13EC" w:rsidR="0097244A" w:rsidRPr="001F59EC" w:rsidRDefault="0097244A" w:rsidP="0097244A">
            <w:pPr>
              <w:rPr>
                <w:rFonts w:asciiTheme="majorHAnsi" w:hAnsiTheme="majorHAnsi" w:cstheme="majorHAnsi"/>
              </w:rPr>
            </w:pPr>
            <w:r w:rsidRPr="001F59EC">
              <w:rPr>
                <w:rFonts w:asciiTheme="majorHAnsi" w:hAnsiTheme="majorHAnsi" w:cstheme="majorHAnsi"/>
              </w:rPr>
              <w:t>big-vffsli06</w:t>
            </w:r>
          </w:p>
        </w:tc>
        <w:tc>
          <w:tcPr>
            <w:tcW w:w="4701" w:type="dxa"/>
          </w:tcPr>
          <w:p w14:paraId="379E9995" w14:textId="0D96B57C"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5A76AA77" w14:textId="2682DBE1" w:rsidR="0097244A" w:rsidRPr="001F59EC" w:rsidRDefault="0097244A" w:rsidP="0097244A">
            <w:pPr>
              <w:rPr>
                <w:rFonts w:asciiTheme="majorHAnsi" w:hAnsiTheme="majorHAnsi" w:cstheme="majorHAnsi"/>
              </w:rPr>
            </w:pPr>
            <w:r w:rsidRPr="001F59EC">
              <w:rPr>
                <w:rFonts w:asciiTheme="majorHAnsi" w:hAnsiTheme="majorHAnsi" w:cstheme="majorHAnsi"/>
              </w:rPr>
              <w:t>10.118.12.247</w:t>
            </w:r>
          </w:p>
        </w:tc>
      </w:tr>
      <w:tr w:rsidR="0097244A" w:rsidRPr="001F59EC" w14:paraId="566FFE23" w14:textId="77777777">
        <w:tc>
          <w:tcPr>
            <w:tcW w:w="1698" w:type="dxa"/>
          </w:tcPr>
          <w:p w14:paraId="7E1B7758" w14:textId="44841775" w:rsidR="0097244A" w:rsidRPr="001F59EC" w:rsidRDefault="0097244A" w:rsidP="0097244A">
            <w:pPr>
              <w:rPr>
                <w:rFonts w:asciiTheme="majorHAnsi" w:hAnsiTheme="majorHAnsi" w:cstheme="majorHAnsi"/>
              </w:rPr>
            </w:pPr>
            <w:r w:rsidRPr="001F59EC">
              <w:rPr>
                <w:rFonts w:asciiTheme="majorHAnsi" w:hAnsiTheme="majorHAnsi" w:cstheme="majorHAnsi"/>
              </w:rPr>
              <w:t>big-vffsli07</w:t>
            </w:r>
          </w:p>
        </w:tc>
        <w:tc>
          <w:tcPr>
            <w:tcW w:w="4701" w:type="dxa"/>
          </w:tcPr>
          <w:p w14:paraId="7EBE5823" w14:textId="123D6136"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67482994" w14:textId="54EE6AF3" w:rsidR="0097244A" w:rsidRPr="001F59EC" w:rsidRDefault="0097244A" w:rsidP="0097244A">
            <w:pPr>
              <w:rPr>
                <w:rFonts w:asciiTheme="majorHAnsi" w:hAnsiTheme="majorHAnsi" w:cstheme="majorHAnsi"/>
              </w:rPr>
            </w:pPr>
            <w:r w:rsidRPr="001F59EC">
              <w:rPr>
                <w:rFonts w:asciiTheme="majorHAnsi" w:hAnsiTheme="majorHAnsi" w:cstheme="majorHAnsi"/>
              </w:rPr>
              <w:t>10.118.12.250</w:t>
            </w:r>
          </w:p>
        </w:tc>
      </w:tr>
      <w:tr w:rsidR="0097244A" w:rsidRPr="001F59EC" w14:paraId="31CBB296" w14:textId="77777777">
        <w:tc>
          <w:tcPr>
            <w:tcW w:w="1698" w:type="dxa"/>
          </w:tcPr>
          <w:p w14:paraId="217569B8" w14:textId="725D9F42" w:rsidR="0097244A" w:rsidRPr="001F59EC" w:rsidRDefault="0097244A" w:rsidP="0097244A">
            <w:pPr>
              <w:rPr>
                <w:rFonts w:asciiTheme="majorHAnsi" w:hAnsiTheme="majorHAnsi" w:cstheme="majorHAnsi"/>
              </w:rPr>
            </w:pPr>
            <w:r w:rsidRPr="001F59EC">
              <w:rPr>
                <w:rFonts w:asciiTheme="majorHAnsi" w:hAnsiTheme="majorHAnsi" w:cstheme="majorHAnsi"/>
              </w:rPr>
              <w:t>big-vffsli08</w:t>
            </w:r>
          </w:p>
        </w:tc>
        <w:tc>
          <w:tcPr>
            <w:tcW w:w="4701" w:type="dxa"/>
          </w:tcPr>
          <w:p w14:paraId="30658BFD" w14:textId="0A6028F4" w:rsidR="0097244A" w:rsidRPr="001F59EC" w:rsidRDefault="0097244A" w:rsidP="0097244A">
            <w:pPr>
              <w:rPr>
                <w:rFonts w:asciiTheme="majorHAnsi" w:hAnsiTheme="majorHAnsi" w:cstheme="majorHAnsi"/>
              </w:rPr>
            </w:pPr>
            <w:r w:rsidRPr="001F59EC">
              <w:rPr>
                <w:rFonts w:asciiTheme="majorHAnsi" w:hAnsiTheme="majorHAnsi" w:cstheme="majorHAnsi"/>
              </w:rPr>
              <w:t>Fileserver Instanz FSlogix</w:t>
            </w:r>
          </w:p>
        </w:tc>
        <w:tc>
          <w:tcPr>
            <w:tcW w:w="2889" w:type="dxa"/>
          </w:tcPr>
          <w:p w14:paraId="42B84213" w14:textId="6888393A" w:rsidR="0097244A" w:rsidRPr="001F59EC" w:rsidRDefault="0097244A" w:rsidP="0097244A">
            <w:pPr>
              <w:rPr>
                <w:rFonts w:asciiTheme="majorHAnsi" w:hAnsiTheme="majorHAnsi" w:cstheme="majorHAnsi"/>
              </w:rPr>
            </w:pPr>
            <w:r w:rsidRPr="001F59EC">
              <w:rPr>
                <w:rFonts w:asciiTheme="majorHAnsi" w:hAnsiTheme="majorHAnsi" w:cstheme="majorHAnsi"/>
              </w:rPr>
              <w:t>10.118.12.251</w:t>
            </w:r>
          </w:p>
        </w:tc>
      </w:tr>
    </w:tbl>
    <w:p w14:paraId="254F8164" w14:textId="77777777" w:rsidR="00433CBD" w:rsidRPr="001F59EC" w:rsidRDefault="00433CBD" w:rsidP="00433CBD">
      <w:pPr>
        <w:rPr>
          <w:rFonts w:asciiTheme="majorHAnsi" w:hAnsiTheme="majorHAnsi" w:cstheme="majorHAnsi"/>
        </w:rPr>
      </w:pPr>
    </w:p>
    <w:p w14:paraId="3DE3E788" w14:textId="5AA64238" w:rsidR="002D731C" w:rsidRPr="001F59EC" w:rsidRDefault="00D9678E" w:rsidP="6B06F679">
      <w:pPr>
        <w:pStyle w:val="berschrift3"/>
        <w:rPr>
          <w:rFonts w:asciiTheme="majorHAnsi" w:hAnsiTheme="majorHAnsi" w:cstheme="majorBidi"/>
        </w:rPr>
      </w:pPr>
      <w:bookmarkStart w:id="121" w:name="_Toc336612659"/>
      <w:r w:rsidRPr="6B06F679">
        <w:rPr>
          <w:rFonts w:asciiTheme="majorHAnsi" w:hAnsiTheme="majorHAnsi" w:cstheme="majorBidi"/>
        </w:rPr>
        <w:t>Konfiguration</w:t>
      </w:r>
      <w:bookmarkEnd w:id="121"/>
    </w:p>
    <w:p w14:paraId="08944253" w14:textId="076141E0" w:rsidR="002D731C" w:rsidRPr="001F59EC" w:rsidRDefault="002D731C" w:rsidP="002D731C">
      <w:pPr>
        <w:rPr>
          <w:rFonts w:asciiTheme="majorHAnsi" w:hAnsiTheme="majorHAnsi" w:cstheme="majorHAnsi"/>
        </w:rPr>
      </w:pPr>
      <w:r w:rsidRPr="001F59EC">
        <w:rPr>
          <w:rFonts w:asciiTheme="majorHAnsi" w:hAnsiTheme="majorHAnsi" w:cstheme="majorHAnsi"/>
        </w:rPr>
        <w:t>Zugehörige LUNs / Datenträger</w:t>
      </w:r>
    </w:p>
    <w:p w14:paraId="32FC130C" w14:textId="4A7FF653" w:rsidR="002D731C" w:rsidRPr="001F59EC" w:rsidRDefault="002D731C" w:rsidP="002D731C">
      <w:pPr>
        <w:pStyle w:val="berschrift4"/>
        <w:rPr>
          <w:rFonts w:asciiTheme="majorHAnsi" w:hAnsiTheme="majorHAnsi" w:cstheme="majorHAnsi"/>
        </w:rPr>
      </w:pPr>
      <w:r w:rsidRPr="001F59EC">
        <w:rPr>
          <w:rFonts w:asciiTheme="majorHAnsi" w:hAnsiTheme="majorHAnsi" w:cstheme="majorHAnsi"/>
        </w:rPr>
        <w:t>big-vffsli01-08</w:t>
      </w:r>
    </w:p>
    <w:tbl>
      <w:tblPr>
        <w:tblStyle w:val="ahdFormatvorlage1"/>
        <w:tblW w:w="9193" w:type="dxa"/>
        <w:tblInd w:w="-5" w:type="dxa"/>
        <w:tblLook w:val="04A0" w:firstRow="1" w:lastRow="0" w:firstColumn="1" w:lastColumn="0" w:noHBand="0" w:noVBand="1"/>
      </w:tblPr>
      <w:tblGrid>
        <w:gridCol w:w="1985"/>
        <w:gridCol w:w="5812"/>
        <w:gridCol w:w="1396"/>
      </w:tblGrid>
      <w:tr w:rsidR="00D970CF" w:rsidRPr="001F59EC" w14:paraId="16A7304A" w14:textId="77777777" w:rsidTr="0011129F">
        <w:trPr>
          <w:cnfStyle w:val="100000000000" w:firstRow="1" w:lastRow="0" w:firstColumn="0" w:lastColumn="0" w:oddVBand="0" w:evenVBand="0" w:oddHBand="0" w:evenHBand="0" w:firstRowFirstColumn="0" w:firstRowLastColumn="0" w:lastRowFirstColumn="0" w:lastRowLastColumn="0"/>
          <w:trHeight w:val="267"/>
        </w:trPr>
        <w:tc>
          <w:tcPr>
            <w:cnfStyle w:val="001000000000" w:firstRow="0" w:lastRow="0" w:firstColumn="1" w:lastColumn="0" w:oddVBand="0" w:evenVBand="0" w:oddHBand="0" w:evenHBand="0" w:firstRowFirstColumn="0" w:firstRowLastColumn="0" w:lastRowFirstColumn="0" w:lastRowLastColumn="0"/>
            <w:tcW w:w="1985" w:type="dxa"/>
          </w:tcPr>
          <w:p w14:paraId="6A4B3691" w14:textId="77777777" w:rsidR="00061665" w:rsidRPr="001F59EC" w:rsidRDefault="00061665">
            <w:pPr>
              <w:rPr>
                <w:rFonts w:asciiTheme="majorHAnsi" w:hAnsiTheme="majorHAnsi" w:cstheme="majorHAnsi"/>
              </w:rPr>
            </w:pPr>
          </w:p>
        </w:tc>
        <w:tc>
          <w:tcPr>
            <w:tcW w:w="5812" w:type="dxa"/>
          </w:tcPr>
          <w:p w14:paraId="62794060" w14:textId="77777777" w:rsidR="00061665" w:rsidRPr="001F59EC" w:rsidRDefault="0006166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396" w:type="dxa"/>
          </w:tcPr>
          <w:p w14:paraId="60A78BB3" w14:textId="77777777" w:rsidR="00061665" w:rsidRPr="001F59EC" w:rsidRDefault="00061665">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061665" w:rsidRPr="001F59EC" w14:paraId="234713B6"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6F44DB1" w14:textId="77777777" w:rsidR="00061665" w:rsidRPr="001F59EC" w:rsidRDefault="00061665">
            <w:pPr>
              <w:rPr>
                <w:rFonts w:asciiTheme="majorHAnsi" w:hAnsiTheme="majorHAnsi" w:cstheme="majorHAnsi"/>
              </w:rPr>
            </w:pPr>
            <w:r w:rsidRPr="001F59EC">
              <w:rPr>
                <w:rFonts w:asciiTheme="majorHAnsi" w:hAnsiTheme="majorHAnsi" w:cstheme="majorHAnsi"/>
              </w:rPr>
              <w:t>Fileserver Instanz</w:t>
            </w:r>
          </w:p>
        </w:tc>
        <w:tc>
          <w:tcPr>
            <w:tcW w:w="5812" w:type="dxa"/>
          </w:tcPr>
          <w:p w14:paraId="05554BBB" w14:textId="2DD9789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big-vffsli01-08</w:t>
            </w:r>
          </w:p>
        </w:tc>
        <w:tc>
          <w:tcPr>
            <w:tcW w:w="1396" w:type="dxa"/>
          </w:tcPr>
          <w:p w14:paraId="344702E6"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9C7A11C"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8CC0501" w14:textId="77777777" w:rsidR="00061665" w:rsidRPr="001F59EC" w:rsidRDefault="00061665">
            <w:pPr>
              <w:rPr>
                <w:rFonts w:asciiTheme="majorHAnsi" w:hAnsiTheme="majorHAnsi" w:cstheme="majorHAnsi"/>
              </w:rPr>
            </w:pPr>
            <w:r w:rsidRPr="001F59EC">
              <w:rPr>
                <w:rFonts w:asciiTheme="majorHAnsi" w:hAnsiTheme="majorHAnsi" w:cstheme="majorHAnsi"/>
              </w:rPr>
              <w:t>Zweck</w:t>
            </w:r>
          </w:p>
        </w:tc>
        <w:tc>
          <w:tcPr>
            <w:tcW w:w="5812" w:type="dxa"/>
          </w:tcPr>
          <w:p w14:paraId="45E8FA0A" w14:textId="117255F1"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FSlogix Profil shares</w:t>
            </w:r>
          </w:p>
        </w:tc>
        <w:tc>
          <w:tcPr>
            <w:tcW w:w="1396" w:type="dxa"/>
          </w:tcPr>
          <w:p w14:paraId="15CD2315" w14:textId="77777777"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061665" w:rsidRPr="001F59EC" w14:paraId="3F041444"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7A7CB01F" w14:textId="77777777" w:rsidR="00061665" w:rsidRPr="001F59EC" w:rsidRDefault="00061665">
            <w:pPr>
              <w:rPr>
                <w:rFonts w:asciiTheme="majorHAnsi" w:hAnsiTheme="majorHAnsi" w:cstheme="majorHAnsi"/>
              </w:rPr>
            </w:pPr>
            <w:r w:rsidRPr="001F59EC">
              <w:rPr>
                <w:rFonts w:asciiTheme="majorHAnsi" w:hAnsiTheme="majorHAnsi" w:cstheme="majorHAnsi"/>
              </w:rPr>
              <w:t>Typ</w:t>
            </w:r>
          </w:p>
        </w:tc>
        <w:tc>
          <w:tcPr>
            <w:tcW w:w="5812" w:type="dxa"/>
          </w:tcPr>
          <w:p w14:paraId="1C7D8655"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Fileserver</w:t>
            </w:r>
          </w:p>
        </w:tc>
        <w:tc>
          <w:tcPr>
            <w:tcW w:w="1396" w:type="dxa"/>
          </w:tcPr>
          <w:p w14:paraId="1697221B"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2260F493"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1A8A3FDC" w14:textId="77777777" w:rsidR="00061665" w:rsidRPr="001F59EC" w:rsidRDefault="00061665">
            <w:pPr>
              <w:rPr>
                <w:rFonts w:asciiTheme="majorHAnsi" w:hAnsiTheme="majorHAnsi" w:cstheme="majorHAnsi"/>
              </w:rPr>
            </w:pPr>
            <w:r w:rsidRPr="001F59EC">
              <w:rPr>
                <w:rFonts w:asciiTheme="majorHAnsi" w:hAnsiTheme="majorHAnsi" w:cstheme="majorHAnsi"/>
              </w:rPr>
              <w:t>IP</w:t>
            </w:r>
          </w:p>
        </w:tc>
        <w:tc>
          <w:tcPr>
            <w:tcW w:w="5812" w:type="dxa"/>
          </w:tcPr>
          <w:p w14:paraId="7698D88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10.118.12.242</w:t>
            </w:r>
          </w:p>
          <w:p w14:paraId="60B808D0"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10.118.12.243</w:t>
            </w:r>
          </w:p>
          <w:p w14:paraId="0F36F5F2"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10.118.12.244</w:t>
            </w:r>
          </w:p>
          <w:p w14:paraId="4A860B5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10.118.12.245</w:t>
            </w:r>
          </w:p>
          <w:p w14:paraId="136E2549"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10.118.12.246</w:t>
            </w:r>
          </w:p>
          <w:p w14:paraId="03990DBB"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10.118.12.247</w:t>
            </w:r>
          </w:p>
          <w:p w14:paraId="21B078DB" w14:textId="77777777" w:rsidR="00AE5769"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10.118.12.250</w:t>
            </w:r>
          </w:p>
          <w:p w14:paraId="44C09584" w14:textId="0A192CB3" w:rsidR="00061665" w:rsidRPr="001F59EC" w:rsidRDefault="00AE5769" w:rsidP="00AE576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10.118.12.251</w:t>
            </w:r>
          </w:p>
        </w:tc>
        <w:tc>
          <w:tcPr>
            <w:tcW w:w="1396" w:type="dxa"/>
          </w:tcPr>
          <w:p w14:paraId="2B34C471" w14:textId="77777777"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061665" w:rsidRPr="001F59EC" w14:paraId="4E1F873C"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4D7E8178" w14:textId="77777777" w:rsidR="00061665" w:rsidRPr="001F59EC" w:rsidRDefault="00061665">
            <w:pPr>
              <w:rPr>
                <w:rFonts w:asciiTheme="majorHAnsi" w:hAnsiTheme="majorHAnsi" w:cstheme="majorHAnsi"/>
              </w:rPr>
            </w:pPr>
            <w:r w:rsidRPr="001F59EC">
              <w:rPr>
                <w:rFonts w:asciiTheme="majorHAnsi" w:hAnsiTheme="majorHAnsi" w:cstheme="majorHAnsi"/>
              </w:rPr>
              <w:lastRenderedPageBreak/>
              <w:t>Laufwerke</w:t>
            </w:r>
          </w:p>
        </w:tc>
        <w:tc>
          <w:tcPr>
            <w:tcW w:w="5812" w:type="dxa"/>
          </w:tcPr>
          <w:p w14:paraId="0939A95F" w14:textId="353D98FB" w:rsidR="00061665"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w:t>
            </w:r>
          </w:p>
          <w:p w14:paraId="6C83F618" w14:textId="77777777" w:rsidR="00061665"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00061665" w:rsidRPr="001F59EC">
              <w:rPr>
                <w:rFonts w:asciiTheme="majorHAnsi" w:hAnsiTheme="majorHAnsi" w:cstheme="majorHAnsi"/>
              </w:rPr>
              <w:t>:</w:t>
            </w:r>
          </w:p>
          <w:p w14:paraId="24A03B22"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w:t>
            </w:r>
          </w:p>
          <w:p w14:paraId="59BFB745"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w:t>
            </w:r>
          </w:p>
          <w:p w14:paraId="1403C093"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w:t>
            </w:r>
          </w:p>
          <w:p w14:paraId="666BF900"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J:</w:t>
            </w:r>
          </w:p>
          <w:p w14:paraId="7A2F991F" w14:textId="77777777"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w:t>
            </w:r>
          </w:p>
          <w:p w14:paraId="04234DA6" w14:textId="49C13452" w:rsidR="008F72D9" w:rsidRPr="001F59EC" w:rsidRDefault="008F72D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w:t>
            </w:r>
          </w:p>
        </w:tc>
        <w:tc>
          <w:tcPr>
            <w:tcW w:w="1396" w:type="dxa"/>
          </w:tcPr>
          <w:p w14:paraId="59668C41"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B32524" w14:paraId="0621F026" w14:textId="77777777" w:rsidTr="0011129F">
        <w:trPr>
          <w:cnfStyle w:val="000000010000" w:firstRow="0" w:lastRow="0" w:firstColumn="0" w:lastColumn="0" w:oddVBand="0" w:evenVBand="0" w:oddHBand="0" w:evenHBand="1" w:firstRowFirstColumn="0" w:firstRowLastColumn="0" w:lastRowFirstColumn="0" w:lastRowLastColumn="0"/>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2A93D8AC" w14:textId="77777777" w:rsidR="00061665" w:rsidRPr="001F59EC" w:rsidRDefault="00061665">
            <w:pPr>
              <w:rPr>
                <w:rFonts w:asciiTheme="majorHAnsi" w:hAnsiTheme="majorHAnsi" w:cstheme="majorHAnsi"/>
              </w:rPr>
            </w:pPr>
            <w:r w:rsidRPr="001F59EC">
              <w:rPr>
                <w:rFonts w:asciiTheme="majorHAnsi" w:hAnsiTheme="majorHAnsi" w:cstheme="majorHAnsi"/>
              </w:rPr>
              <w:t>Shares</w:t>
            </w:r>
          </w:p>
        </w:tc>
        <w:tc>
          <w:tcPr>
            <w:tcW w:w="5812" w:type="dxa"/>
          </w:tcPr>
          <w:p w14:paraId="646B2EA9" w14:textId="77777777" w:rsidR="00061665" w:rsidRPr="001F59EC" w:rsidRDefault="004F020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bCs/>
              </w:rPr>
            </w:pPr>
            <w:r w:rsidRPr="001F59EC">
              <w:rPr>
                <w:rFonts w:asciiTheme="majorHAnsi" w:hAnsiTheme="majorHAnsi" w:cstheme="majorHAnsi"/>
                <w:b/>
                <w:bCs/>
              </w:rPr>
              <w:t>Jeweils pro Instanz</w:t>
            </w:r>
          </w:p>
          <w:p w14:paraId="181153E4" w14:textId="0C9E16E4" w:rsidR="004F0209" w:rsidRPr="001F59EC" w:rsidRDefault="00C04A1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004F0209" w:rsidRPr="001F59EC">
              <w:rPr>
                <w:rFonts w:asciiTheme="majorHAnsi" w:hAnsiTheme="majorHAnsi" w:cstheme="majorHAnsi"/>
              </w:rPr>
              <w:t>slogix</w:t>
            </w:r>
            <w:r w:rsidR="00EA4A1B" w:rsidRPr="001F59EC">
              <w:rPr>
                <w:rFonts w:asciiTheme="majorHAnsi" w:hAnsiTheme="majorHAnsi" w:cstheme="majorHAnsi"/>
              </w:rPr>
              <w:t>$, X:\fslogix</w:t>
            </w:r>
          </w:p>
          <w:p w14:paraId="1B990F62" w14:textId="74514D1E" w:rsidR="00C04A1A" w:rsidRPr="001F59EC" w:rsidRDefault="00C04A1A">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proact_monitor$, X:\</w:t>
            </w:r>
            <w:r w:rsidR="00536E15" w:rsidRPr="001F59EC">
              <w:rPr>
                <w:rFonts w:asciiTheme="majorHAnsi" w:hAnsiTheme="majorHAnsi" w:cstheme="majorHAnsi"/>
                <w:lang w:val="en-US"/>
              </w:rPr>
              <w:t>shares\</w:t>
            </w:r>
            <w:r w:rsidR="00EB35A4" w:rsidRPr="001F59EC">
              <w:rPr>
                <w:rFonts w:asciiTheme="majorHAnsi" w:hAnsiTheme="majorHAnsi" w:cstheme="majorHAnsi"/>
                <w:lang w:val="en-US"/>
              </w:rPr>
              <w:t>proact_monitor</w:t>
            </w:r>
          </w:p>
        </w:tc>
        <w:tc>
          <w:tcPr>
            <w:tcW w:w="1396" w:type="dxa"/>
          </w:tcPr>
          <w:p w14:paraId="6C9408C9" w14:textId="69A27C4C" w:rsidR="00061665" w:rsidRPr="001F59EC" w:rsidRDefault="00061665">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061665" w:rsidRPr="001F59EC" w14:paraId="386D55C9" w14:textId="77777777" w:rsidTr="0011129F">
        <w:trPr>
          <w:trHeight w:val="129"/>
        </w:trPr>
        <w:tc>
          <w:tcPr>
            <w:cnfStyle w:val="001000000000" w:firstRow="0" w:lastRow="0" w:firstColumn="1" w:lastColumn="0" w:oddVBand="0" w:evenVBand="0" w:oddHBand="0" w:evenHBand="0" w:firstRowFirstColumn="0" w:firstRowLastColumn="0" w:lastRowFirstColumn="0" w:lastRowLastColumn="0"/>
            <w:tcW w:w="1985" w:type="dxa"/>
            <w:vAlign w:val="center"/>
          </w:tcPr>
          <w:p w14:paraId="5F068F49" w14:textId="77777777" w:rsidR="00061665" w:rsidRPr="001F59EC" w:rsidRDefault="00061665">
            <w:pPr>
              <w:rPr>
                <w:rFonts w:asciiTheme="majorHAnsi" w:hAnsiTheme="majorHAnsi" w:cstheme="majorHAnsi"/>
              </w:rPr>
            </w:pPr>
            <w:r w:rsidRPr="001F59EC">
              <w:rPr>
                <w:rFonts w:asciiTheme="majorHAnsi" w:hAnsiTheme="majorHAnsi" w:cstheme="majorHAnsi"/>
              </w:rPr>
              <w:t>VSS</w:t>
            </w:r>
          </w:p>
        </w:tc>
        <w:tc>
          <w:tcPr>
            <w:tcW w:w="5812" w:type="dxa"/>
          </w:tcPr>
          <w:p w14:paraId="19B3C72D"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1396" w:type="dxa"/>
          </w:tcPr>
          <w:p w14:paraId="20ECD327" w14:textId="77777777" w:rsidR="00061665" w:rsidRPr="001F59EC" w:rsidRDefault="00061665">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5C600275" w14:textId="77777777" w:rsidR="00061665" w:rsidRPr="001F59EC" w:rsidRDefault="00061665" w:rsidP="00061665">
      <w:pPr>
        <w:rPr>
          <w:rFonts w:asciiTheme="majorHAnsi" w:hAnsiTheme="majorHAnsi" w:cstheme="majorHAnsi"/>
        </w:rPr>
      </w:pPr>
    </w:p>
    <w:p w14:paraId="58902D9E" w14:textId="02AEC0FA" w:rsidR="007E542E" w:rsidRPr="001F59EC" w:rsidRDefault="00FD537F" w:rsidP="6B06F679">
      <w:pPr>
        <w:pStyle w:val="berschrift3"/>
        <w:rPr>
          <w:rFonts w:asciiTheme="majorHAnsi" w:hAnsiTheme="majorHAnsi" w:cstheme="majorBidi"/>
        </w:rPr>
      </w:pPr>
      <w:bookmarkStart w:id="122" w:name="_Toc922356607"/>
      <w:r w:rsidRPr="6B06F679">
        <w:rPr>
          <w:rFonts w:asciiTheme="majorHAnsi" w:hAnsiTheme="majorHAnsi" w:cstheme="majorBidi"/>
        </w:rPr>
        <w:t>Betrieb</w:t>
      </w:r>
      <w:bookmarkEnd w:id="122"/>
    </w:p>
    <w:p w14:paraId="10210372"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Betriebshinweise</w:t>
      </w:r>
    </w:p>
    <w:p w14:paraId="5D8DF8C4"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2A8D5491"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Updates</w:t>
      </w:r>
    </w:p>
    <w:p w14:paraId="0AF1FE98"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00C0BE60"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Reboot</w:t>
      </w:r>
    </w:p>
    <w:p w14:paraId="7D542257" w14:textId="79FA412D" w:rsidR="00A827D1" w:rsidRPr="001F59EC" w:rsidRDefault="00A827D1" w:rsidP="00A827D1">
      <w:pPr>
        <w:rPr>
          <w:rFonts w:asciiTheme="majorHAnsi" w:hAnsiTheme="majorHAnsi" w:cstheme="majorHAnsi"/>
        </w:rPr>
      </w:pPr>
      <w:r w:rsidRPr="001F59EC">
        <w:rPr>
          <w:rFonts w:asciiTheme="majorHAnsi" w:hAnsiTheme="majorHAnsi" w:cstheme="majorHAnsi"/>
        </w:rPr>
        <w:t xml:space="preserve">Da es sich um ein Cluster handelt, ist ein Reboot </w:t>
      </w:r>
      <w:r w:rsidR="00732079" w:rsidRPr="001F59EC">
        <w:rPr>
          <w:rFonts w:asciiTheme="majorHAnsi" w:hAnsiTheme="majorHAnsi" w:cstheme="majorHAnsi"/>
        </w:rPr>
        <w:t xml:space="preserve">theoretisch jederzeit möglich. Da auf dem </w:t>
      </w:r>
      <w:r w:rsidR="00BD64E3" w:rsidRPr="001F59EC">
        <w:rPr>
          <w:rFonts w:asciiTheme="majorHAnsi" w:hAnsiTheme="majorHAnsi" w:cstheme="majorHAnsi"/>
        </w:rPr>
        <w:t>Cluster jedoch</w:t>
      </w:r>
      <w:r w:rsidR="00AF6A3E" w:rsidRPr="001F59EC">
        <w:rPr>
          <w:rFonts w:asciiTheme="majorHAnsi" w:hAnsiTheme="majorHAnsi" w:cstheme="majorHAnsi"/>
        </w:rPr>
        <w:t xml:space="preserve"> die gemounteten FSLogix Profile </w:t>
      </w:r>
      <w:r w:rsidR="008D04E1" w:rsidRPr="001F59EC">
        <w:rPr>
          <w:rFonts w:asciiTheme="majorHAnsi" w:hAnsiTheme="majorHAnsi" w:cstheme="majorHAnsi"/>
        </w:rPr>
        <w:t>liegen, ist hier mit auswirkungen in die Citrix Sessions zu rechnen. Schwenks sollten nur zu Betriebsarmen Zeit geschehen</w:t>
      </w:r>
      <w:r w:rsidRPr="001F59EC">
        <w:rPr>
          <w:rFonts w:asciiTheme="majorHAnsi" w:hAnsiTheme="majorHAnsi" w:cstheme="majorHAnsi"/>
        </w:rPr>
        <w:t>. Hierbei ist zu beachten, dass die Commvault Services nicht die Migration der Fileserver-Instanzen blockieren. Daher müssen die Commvault Dienste vor der Migration auf einen anderen Node gestoppt werden:</w:t>
      </w:r>
    </w:p>
    <w:p w14:paraId="34F46455" w14:textId="712C20F1" w:rsidR="00A827D1" w:rsidRPr="001F59EC" w:rsidRDefault="00A74A53" w:rsidP="00A827D1">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658E01EB" wp14:editId="6D76A2CF">
            <wp:extent cx="2402803" cy="2449153"/>
            <wp:effectExtent l="0" t="0" r="0" b="2540"/>
            <wp:docPr id="280785"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5" name="Grafik 1" descr="Ein Bild, das Text, Elektronik, Screenshot, Display enthält.&#10;&#10;KI-generierte Inhalte können fehlerhaft sein."/>
                    <pic:cNvPicPr/>
                  </pic:nvPicPr>
                  <pic:blipFill>
                    <a:blip r:embed="rId77"/>
                    <a:stretch>
                      <a:fillRect/>
                    </a:stretch>
                  </pic:blipFill>
                  <pic:spPr>
                    <a:xfrm>
                      <a:off x="0" y="0"/>
                      <a:ext cx="2421804" cy="2468520"/>
                    </a:xfrm>
                    <a:prstGeom prst="rect">
                      <a:avLst/>
                    </a:prstGeom>
                  </pic:spPr>
                </pic:pic>
              </a:graphicData>
            </a:graphic>
          </wp:inline>
        </w:drawing>
      </w:r>
      <w:r w:rsidRPr="001F59EC">
        <w:rPr>
          <w:rFonts w:asciiTheme="majorHAnsi" w:hAnsiTheme="majorHAnsi" w:cstheme="majorHAnsi"/>
          <w:noProof/>
          <w:lang w:eastAsia="de-DE"/>
        </w:rPr>
        <w:t xml:space="preserve"> </w:t>
      </w:r>
    </w:p>
    <w:p w14:paraId="1EB9D5AA"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Weitere Hinweise in der Serverliste im Kundenportal</w:t>
      </w:r>
    </w:p>
    <w:p w14:paraId="5A46AADB"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Hinweise zum Patchmanagement</w:t>
      </w:r>
    </w:p>
    <w:p w14:paraId="64157410"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Siehe Serverliste in Kundenportal</w:t>
      </w:r>
    </w:p>
    <w:p w14:paraId="26128838"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Backup und Restore</w:t>
      </w:r>
    </w:p>
    <w:p w14:paraId="3000903B"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lastRenderedPageBreak/>
        <w:t>Das Cluster Plugin des jeweiligen Commvault Dienstes für die Fileserver muss auf dem gleichem Node laufen wie der Fileserver selbst (Besitzerknoten). In der Standardkonfiguration wie folgt. Wenn Fileserver Instanzen verschoben werden, ändert sich die Dienstverteilung gemäß des Besitzerknotens der jeweiligen Instanz.</w:t>
      </w:r>
    </w:p>
    <w:p w14:paraId="20A9F0A4" w14:textId="264D8FC7" w:rsidR="00A827D1" w:rsidRPr="001F59EC" w:rsidRDefault="00B15106" w:rsidP="00A827D1">
      <w:pPr>
        <w:rPr>
          <w:rFonts w:asciiTheme="majorHAnsi" w:hAnsiTheme="majorHAnsi" w:cstheme="majorHAnsi"/>
        </w:rPr>
      </w:pPr>
      <w:r w:rsidRPr="001F59EC">
        <w:rPr>
          <w:rFonts w:asciiTheme="majorHAnsi" w:hAnsiTheme="majorHAnsi" w:cstheme="majorHAnsi"/>
          <w:noProof/>
        </w:rPr>
        <w:drawing>
          <wp:inline distT="0" distB="0" distL="0" distR="0" wp14:anchorId="089184FC" wp14:editId="5B351B50">
            <wp:extent cx="5065910" cy="1905859"/>
            <wp:effectExtent l="0" t="0" r="1905" b="0"/>
            <wp:docPr id="797036949"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036949" name="Grafik 1" descr="Ein Bild, das Text, Screenshot, Software, Computersymbol enthält.&#10;&#10;KI-generierte Inhalte können fehlerhaft sein."/>
                    <pic:cNvPicPr/>
                  </pic:nvPicPr>
                  <pic:blipFill>
                    <a:blip r:embed="rId78"/>
                    <a:stretch>
                      <a:fillRect/>
                    </a:stretch>
                  </pic:blipFill>
                  <pic:spPr>
                    <a:xfrm>
                      <a:off x="0" y="0"/>
                      <a:ext cx="5085633" cy="1913279"/>
                    </a:xfrm>
                    <a:prstGeom prst="rect">
                      <a:avLst/>
                    </a:prstGeom>
                  </pic:spPr>
                </pic:pic>
              </a:graphicData>
            </a:graphic>
          </wp:inline>
        </w:drawing>
      </w:r>
    </w:p>
    <w:p w14:paraId="328188D0" w14:textId="77777777" w:rsidR="00A827D1" w:rsidRPr="001F59EC" w:rsidRDefault="00A827D1" w:rsidP="00A827D1">
      <w:pPr>
        <w:rPr>
          <w:rFonts w:asciiTheme="majorHAnsi" w:hAnsiTheme="majorHAnsi" w:cstheme="majorHAnsi"/>
        </w:rPr>
      </w:pPr>
    </w:p>
    <w:p w14:paraId="2E6A671C"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Für die obige Konfiguration:</w:t>
      </w:r>
    </w:p>
    <w:tbl>
      <w:tblPr>
        <w:tblStyle w:val="Tabellenraster"/>
        <w:tblW w:w="0" w:type="auto"/>
        <w:tblLook w:val="04A0" w:firstRow="1" w:lastRow="0" w:firstColumn="1" w:lastColumn="0" w:noHBand="0" w:noVBand="1"/>
      </w:tblPr>
      <w:tblGrid>
        <w:gridCol w:w="4531"/>
        <w:gridCol w:w="4531"/>
      </w:tblGrid>
      <w:tr w:rsidR="00C21643" w:rsidRPr="001F59EC" w14:paraId="502866A6" w14:textId="77777777">
        <w:tc>
          <w:tcPr>
            <w:tcW w:w="4531" w:type="dxa"/>
          </w:tcPr>
          <w:p w14:paraId="32D28B65" w14:textId="77777777" w:rsidR="00C21643" w:rsidRPr="001F59EC" w:rsidRDefault="00C21643" w:rsidP="00C21643">
            <w:pPr>
              <w:rPr>
                <w:rFonts w:asciiTheme="majorHAnsi" w:hAnsiTheme="majorHAnsi" w:cstheme="majorHAnsi"/>
              </w:rPr>
            </w:pPr>
            <w:r w:rsidRPr="001F59EC">
              <w:rPr>
                <w:rFonts w:asciiTheme="majorHAnsi" w:hAnsiTheme="majorHAnsi" w:cstheme="majorHAnsi"/>
              </w:rPr>
              <w:t>Dienste big-vffslc01:</w:t>
            </w:r>
          </w:p>
          <w:p w14:paraId="2DE388DF" w14:textId="214BA016" w:rsidR="00C21643" w:rsidRPr="001F59EC" w:rsidRDefault="00C21643" w:rsidP="00A827D1">
            <w:pPr>
              <w:rPr>
                <w:rFonts w:asciiTheme="majorHAnsi" w:hAnsiTheme="majorHAnsi" w:cstheme="majorHAnsi"/>
              </w:rPr>
            </w:pPr>
            <w:r w:rsidRPr="001F59EC">
              <w:rPr>
                <w:rFonts w:asciiTheme="majorHAnsi" w:hAnsiTheme="majorHAnsi" w:cstheme="majorHAnsi"/>
                <w:noProof/>
              </w:rPr>
              <w:drawing>
                <wp:inline distT="0" distB="0" distL="0" distR="0" wp14:anchorId="6D492443" wp14:editId="2A0107FE">
                  <wp:extent cx="2383265" cy="2429501"/>
                  <wp:effectExtent l="0" t="0" r="4445" b="0"/>
                  <wp:docPr id="1885979210"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79210" name="Grafik 1" descr="Ein Bild, das Text, Elektronik, Screenshot, Display enthält.&#10;&#10;KI-generierte Inhalte können fehlerhaft sein."/>
                          <pic:cNvPicPr/>
                        </pic:nvPicPr>
                        <pic:blipFill>
                          <a:blip r:embed="rId79"/>
                          <a:stretch>
                            <a:fillRect/>
                          </a:stretch>
                        </pic:blipFill>
                        <pic:spPr>
                          <a:xfrm>
                            <a:off x="0" y="0"/>
                            <a:ext cx="2393802" cy="2440243"/>
                          </a:xfrm>
                          <a:prstGeom prst="rect">
                            <a:avLst/>
                          </a:prstGeom>
                        </pic:spPr>
                      </pic:pic>
                    </a:graphicData>
                  </a:graphic>
                </wp:inline>
              </w:drawing>
            </w:r>
          </w:p>
        </w:tc>
        <w:tc>
          <w:tcPr>
            <w:tcW w:w="4531" w:type="dxa"/>
          </w:tcPr>
          <w:p w14:paraId="0DC7F1C2" w14:textId="77777777" w:rsidR="00C21643" w:rsidRPr="001F59EC" w:rsidRDefault="00C21643" w:rsidP="00C21643">
            <w:pPr>
              <w:rPr>
                <w:rFonts w:asciiTheme="majorHAnsi" w:hAnsiTheme="majorHAnsi" w:cstheme="majorHAnsi"/>
              </w:rPr>
            </w:pPr>
            <w:r w:rsidRPr="001F59EC">
              <w:rPr>
                <w:rFonts w:asciiTheme="majorHAnsi" w:hAnsiTheme="majorHAnsi" w:cstheme="majorHAnsi"/>
              </w:rPr>
              <w:t>Dienste big-vffslc02:</w:t>
            </w:r>
          </w:p>
          <w:p w14:paraId="0D069254" w14:textId="3AFC7399" w:rsidR="00C21643" w:rsidRPr="001F59EC" w:rsidRDefault="00C21643" w:rsidP="00A827D1">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01EB818A" wp14:editId="42D52D27">
                  <wp:extent cx="2402803" cy="2449153"/>
                  <wp:effectExtent l="0" t="0" r="0" b="2540"/>
                  <wp:docPr id="1827084797" name="Grafik 1" descr="Ein Bild, das Text, Elektronik, Screenshot, Display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85" name="Grafik 1" descr="Ein Bild, das Text, Elektronik, Screenshot, Display enthält.&#10;&#10;KI-generierte Inhalte können fehlerhaft sein."/>
                          <pic:cNvPicPr/>
                        </pic:nvPicPr>
                        <pic:blipFill>
                          <a:blip r:embed="rId77"/>
                          <a:stretch>
                            <a:fillRect/>
                          </a:stretch>
                        </pic:blipFill>
                        <pic:spPr>
                          <a:xfrm>
                            <a:off x="0" y="0"/>
                            <a:ext cx="2421804" cy="2468520"/>
                          </a:xfrm>
                          <a:prstGeom prst="rect">
                            <a:avLst/>
                          </a:prstGeom>
                        </pic:spPr>
                      </pic:pic>
                    </a:graphicData>
                  </a:graphic>
                </wp:inline>
              </w:drawing>
            </w:r>
          </w:p>
        </w:tc>
      </w:tr>
    </w:tbl>
    <w:p w14:paraId="7381237A" w14:textId="77777777" w:rsidR="00C21643" w:rsidRPr="001F59EC" w:rsidRDefault="00C21643" w:rsidP="00A827D1">
      <w:pPr>
        <w:rPr>
          <w:rFonts w:asciiTheme="majorHAnsi" w:hAnsiTheme="majorHAnsi" w:cstheme="majorHAnsi"/>
        </w:rPr>
      </w:pPr>
    </w:p>
    <w:p w14:paraId="4DE7BEEE" w14:textId="2036661F" w:rsidR="00A827D1" w:rsidRPr="001F59EC" w:rsidRDefault="00A827D1" w:rsidP="00A827D1">
      <w:pPr>
        <w:rPr>
          <w:rFonts w:asciiTheme="majorHAnsi" w:hAnsiTheme="majorHAnsi" w:cstheme="majorHAnsi"/>
        </w:rPr>
      </w:pPr>
    </w:p>
    <w:p w14:paraId="32D565CB" w14:textId="028EDF85" w:rsidR="00A827D1" w:rsidRPr="001F59EC" w:rsidRDefault="00A827D1" w:rsidP="00A827D1">
      <w:pPr>
        <w:rPr>
          <w:rFonts w:asciiTheme="majorHAnsi" w:hAnsiTheme="majorHAnsi" w:cstheme="majorHAnsi"/>
        </w:rPr>
      </w:pPr>
    </w:p>
    <w:p w14:paraId="3FAEED38" w14:textId="0731F67C" w:rsidR="00C21643" w:rsidRPr="001F59EC" w:rsidRDefault="00C21643">
      <w:pPr>
        <w:rPr>
          <w:rFonts w:asciiTheme="majorHAnsi" w:hAnsiTheme="majorHAnsi" w:cstheme="majorHAnsi"/>
        </w:rPr>
      </w:pPr>
      <w:r w:rsidRPr="001F59EC">
        <w:rPr>
          <w:rFonts w:asciiTheme="majorHAnsi" w:hAnsiTheme="majorHAnsi" w:cstheme="majorHAnsi"/>
        </w:rPr>
        <w:br w:type="page"/>
      </w:r>
    </w:p>
    <w:p w14:paraId="22C997D7" w14:textId="77777777" w:rsidR="00A827D1" w:rsidRPr="001F59EC" w:rsidRDefault="00A827D1" w:rsidP="00A827D1">
      <w:pPr>
        <w:rPr>
          <w:rFonts w:asciiTheme="majorHAnsi" w:hAnsiTheme="majorHAnsi" w:cstheme="majorHAnsi"/>
        </w:rPr>
      </w:pPr>
    </w:p>
    <w:p w14:paraId="34CF5A55"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Monitoring</w:t>
      </w:r>
    </w:p>
    <w:p w14:paraId="11C93251"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Die Überwachung im Rahmen der File Services umfasst neben Server Basismonitoring unter anderem:</w:t>
      </w:r>
    </w:p>
    <w:p w14:paraId="6E9C132E" w14:textId="3516CE9E"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 xml:space="preserve">Verdächtige Windows Events nach </w:t>
      </w:r>
      <w:r w:rsidR="00572A1E" w:rsidRPr="001F59EC">
        <w:rPr>
          <w:rFonts w:asciiTheme="majorHAnsi" w:hAnsiTheme="majorHAnsi" w:cstheme="majorHAnsi"/>
        </w:rPr>
        <w:t>PROACT</w:t>
      </w:r>
      <w:r w:rsidRPr="001F59EC">
        <w:rPr>
          <w:rFonts w:asciiTheme="majorHAnsi" w:hAnsiTheme="majorHAnsi" w:cstheme="majorHAnsi"/>
        </w:rPr>
        <w:t xml:space="preserve"> Definition</w:t>
      </w:r>
    </w:p>
    <w:p w14:paraId="7498D008"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Windows Services</w:t>
      </w:r>
    </w:p>
    <w:p w14:paraId="2571BA92"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Cluster Ressourcen und Events</w:t>
      </w:r>
    </w:p>
    <w:p w14:paraId="170F29AA" w14:textId="77777777" w:rsidR="00A827D1" w:rsidRPr="001F59EC" w:rsidRDefault="00A827D1" w:rsidP="00166B55">
      <w:pPr>
        <w:pStyle w:val="Listenabsatz"/>
        <w:numPr>
          <w:ilvl w:val="0"/>
          <w:numId w:val="23"/>
        </w:numPr>
        <w:rPr>
          <w:rFonts w:asciiTheme="majorHAnsi" w:hAnsiTheme="majorHAnsi" w:cstheme="majorHAnsi"/>
        </w:rPr>
      </w:pPr>
      <w:r w:rsidRPr="001F59EC">
        <w:rPr>
          <w:rFonts w:asciiTheme="majorHAnsi" w:hAnsiTheme="majorHAnsi" w:cstheme="majorHAnsi"/>
        </w:rPr>
        <w:t>Akute Failover-Erkennung</w:t>
      </w:r>
    </w:p>
    <w:p w14:paraId="3BBE2232"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Zudem wird die Verfügbarkeit des Services über die „proact_monitor$“ freigaben gemessen. Dies dient zur SLA Ermittlung.</w:t>
      </w:r>
    </w:p>
    <w:p w14:paraId="08329DED" w14:textId="77777777" w:rsidR="00A827D1" w:rsidRPr="001F59EC" w:rsidRDefault="00A827D1" w:rsidP="00A827D1">
      <w:pPr>
        <w:pStyle w:val="berschrift4"/>
        <w:rPr>
          <w:rFonts w:asciiTheme="majorHAnsi" w:hAnsiTheme="majorHAnsi" w:cstheme="majorHAnsi"/>
        </w:rPr>
      </w:pPr>
      <w:r w:rsidRPr="001F59EC">
        <w:rPr>
          <w:rFonts w:asciiTheme="majorHAnsi" w:hAnsiTheme="majorHAnsi" w:cstheme="majorHAnsi"/>
        </w:rPr>
        <w:t>Virenschutz</w:t>
      </w:r>
    </w:p>
    <w:p w14:paraId="18E144B2" w14:textId="77777777" w:rsidR="00A827D1" w:rsidRPr="001F59EC" w:rsidRDefault="00A827D1" w:rsidP="00A827D1">
      <w:pPr>
        <w:rPr>
          <w:rFonts w:asciiTheme="majorHAnsi" w:hAnsiTheme="majorHAnsi" w:cstheme="majorHAnsi"/>
        </w:rPr>
      </w:pPr>
      <w:r w:rsidRPr="001F59EC">
        <w:rPr>
          <w:rFonts w:asciiTheme="majorHAnsi" w:hAnsiTheme="majorHAnsi" w:cstheme="majorHAnsi"/>
        </w:rPr>
        <w:t xml:space="preserve">Der Virenschutz wird von der BIG verwaltet. </w:t>
      </w:r>
    </w:p>
    <w:p w14:paraId="4CED1816" w14:textId="77777777" w:rsidR="00FD537F" w:rsidRPr="001F59EC" w:rsidRDefault="00FD537F" w:rsidP="00FD537F">
      <w:pPr>
        <w:rPr>
          <w:rFonts w:asciiTheme="majorHAnsi" w:hAnsiTheme="majorHAnsi" w:cstheme="majorHAnsi"/>
        </w:rPr>
      </w:pPr>
    </w:p>
    <w:p w14:paraId="305C2F8D" w14:textId="77777777" w:rsidR="00FD537F" w:rsidRPr="001F59EC" w:rsidRDefault="00FD537F" w:rsidP="00FD537F">
      <w:pPr>
        <w:rPr>
          <w:rFonts w:asciiTheme="majorHAnsi" w:hAnsiTheme="majorHAnsi" w:cstheme="majorHAnsi"/>
        </w:rPr>
      </w:pPr>
    </w:p>
    <w:p w14:paraId="11CC2758" w14:textId="77777777" w:rsidR="00FD537F" w:rsidRPr="001F59EC" w:rsidRDefault="00FD537F" w:rsidP="00FD537F">
      <w:pPr>
        <w:rPr>
          <w:rFonts w:asciiTheme="majorHAnsi" w:hAnsiTheme="majorHAnsi" w:cstheme="majorHAnsi"/>
        </w:rPr>
      </w:pPr>
    </w:p>
    <w:p w14:paraId="0E67D0DB"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121D79A5" w14:textId="6219AF52" w:rsidR="000F2170" w:rsidRPr="001F59EC" w:rsidRDefault="218DE66B" w:rsidP="6B06F679">
      <w:pPr>
        <w:pStyle w:val="berschrift1"/>
        <w:rPr>
          <w:rFonts w:asciiTheme="majorHAnsi" w:hAnsiTheme="majorHAnsi" w:cstheme="majorBidi"/>
        </w:rPr>
      </w:pPr>
      <w:bookmarkStart w:id="123" w:name="_Toc1306217564"/>
      <w:r w:rsidRPr="6B06F679">
        <w:rPr>
          <w:rFonts w:asciiTheme="majorHAnsi" w:hAnsiTheme="majorHAnsi" w:cstheme="majorBidi"/>
        </w:rPr>
        <w:lastRenderedPageBreak/>
        <w:t>VMware Services</w:t>
      </w:r>
      <w:bookmarkEnd w:id="123"/>
    </w:p>
    <w:p w14:paraId="01942F3D" w14:textId="77777777" w:rsidR="00DA325F" w:rsidRPr="001F59EC" w:rsidRDefault="218DE66B" w:rsidP="6B06F679">
      <w:pPr>
        <w:pStyle w:val="berschrift2"/>
        <w:rPr>
          <w:rFonts w:asciiTheme="majorHAnsi" w:hAnsiTheme="majorHAnsi" w:cstheme="majorBidi"/>
        </w:rPr>
      </w:pPr>
      <w:bookmarkStart w:id="124" w:name="_Toc78463913"/>
      <w:bookmarkStart w:id="125" w:name="_Toc651962966"/>
      <w:bookmarkStart w:id="126" w:name="_Hlk78464143"/>
      <w:r w:rsidRPr="6B06F679">
        <w:rPr>
          <w:rFonts w:asciiTheme="majorHAnsi" w:hAnsiTheme="majorHAnsi" w:cstheme="majorBidi"/>
        </w:rPr>
        <w:t>Infrastruktur</w:t>
      </w:r>
      <w:bookmarkEnd w:id="124"/>
      <w:bookmarkEnd w:id="125"/>
    </w:p>
    <w:p w14:paraId="2CE4F367" w14:textId="19320C8B" w:rsidR="00DA325F" w:rsidRPr="001F59EC" w:rsidRDefault="218DE66B" w:rsidP="00DA325F">
      <w:pPr>
        <w:rPr>
          <w:rFonts w:asciiTheme="majorHAnsi" w:hAnsiTheme="majorHAnsi" w:cstheme="majorHAnsi"/>
        </w:rPr>
      </w:pPr>
      <w:r w:rsidRPr="001F59EC">
        <w:rPr>
          <w:rFonts w:asciiTheme="majorHAnsi" w:hAnsiTheme="majorHAnsi" w:cstheme="majorHAnsi"/>
        </w:rPr>
        <w:t>Für VM’s und Systeme die beim Kunden weiterhin in Dortmund betrieben werden, ist eine eigenständige vSphere Struktur implantiert. Sie besteht aus 2 ESXi Host die über einen vCenter Server als vSphere HA Cluster konfiguriert sind.</w:t>
      </w:r>
      <w:r w:rsidR="1906600E" w:rsidRPr="001F59EC">
        <w:rPr>
          <w:rFonts w:asciiTheme="majorHAnsi" w:hAnsiTheme="majorHAnsi" w:cstheme="majorHAnsi"/>
        </w:rPr>
        <w:br/>
      </w:r>
      <w:r w:rsidRPr="001F59EC">
        <w:rPr>
          <w:rFonts w:asciiTheme="majorHAnsi" w:hAnsiTheme="majorHAnsi" w:cstheme="majorHAnsi"/>
        </w:rPr>
        <w:t xml:space="preserve">Die benötigte Speicher Kapazität wird von dem vorhandenen </w:t>
      </w:r>
      <w:r w:rsidR="00572A1E" w:rsidRPr="001F59EC">
        <w:rPr>
          <w:rFonts w:asciiTheme="majorHAnsi" w:hAnsiTheme="majorHAnsi" w:cstheme="majorHAnsi"/>
        </w:rPr>
        <w:t>Proact</w:t>
      </w:r>
      <w:r w:rsidRPr="001F59EC">
        <w:rPr>
          <w:rFonts w:asciiTheme="majorHAnsi" w:hAnsiTheme="majorHAnsi" w:cstheme="majorHAnsi"/>
        </w:rPr>
        <w:t xml:space="preserve"> NetApp MetroCluster über das FC-SAN bereitgestellt.</w:t>
      </w:r>
    </w:p>
    <w:p w14:paraId="665A91C1" w14:textId="77777777" w:rsidR="00DA325F" w:rsidRPr="001F59EC" w:rsidRDefault="218DE66B" w:rsidP="6B06F679">
      <w:pPr>
        <w:pStyle w:val="berschrift2"/>
        <w:rPr>
          <w:rFonts w:asciiTheme="majorHAnsi" w:hAnsiTheme="majorHAnsi" w:cstheme="majorBidi"/>
        </w:rPr>
      </w:pPr>
      <w:bookmarkStart w:id="127" w:name="_Toc78463914"/>
      <w:bookmarkStart w:id="128" w:name="_Toc845611810"/>
      <w:r w:rsidRPr="6B06F679">
        <w:rPr>
          <w:rFonts w:asciiTheme="majorHAnsi" w:hAnsiTheme="majorHAnsi" w:cstheme="majorBidi"/>
        </w:rPr>
        <w:t>Konfigurationen</w:t>
      </w:r>
      <w:bookmarkEnd w:id="127"/>
      <w:bookmarkEnd w:id="128"/>
    </w:p>
    <w:p w14:paraId="3B968E90" w14:textId="77777777" w:rsidR="00DA325F" w:rsidRPr="001F59EC" w:rsidRDefault="218DE66B" w:rsidP="6B06F679">
      <w:pPr>
        <w:pStyle w:val="berschrift3"/>
        <w:rPr>
          <w:rFonts w:asciiTheme="majorHAnsi" w:hAnsiTheme="majorHAnsi" w:cstheme="majorBidi"/>
        </w:rPr>
      </w:pPr>
      <w:bookmarkStart w:id="129" w:name="_Toc78463915"/>
      <w:bookmarkStart w:id="130" w:name="_Toc720184348"/>
      <w:r w:rsidRPr="6B06F679">
        <w:rPr>
          <w:rFonts w:asciiTheme="majorHAnsi" w:hAnsiTheme="majorHAnsi" w:cstheme="majorBidi"/>
        </w:rPr>
        <w:t>Hardware Systeminformationen ESXi Hosts</w:t>
      </w:r>
      <w:bookmarkEnd w:id="129"/>
      <w:bookmarkEnd w:id="130"/>
    </w:p>
    <w:p w14:paraId="19E80C9F" w14:textId="7660C1A9" w:rsidR="00DA325F" w:rsidRPr="001F59EC" w:rsidRDefault="218DE66B" w:rsidP="009E32FB">
      <w:pPr>
        <w:pStyle w:val="Listenabsatz"/>
        <w:numPr>
          <w:ilvl w:val="0"/>
          <w:numId w:val="10"/>
        </w:numPr>
        <w:rPr>
          <w:rFonts w:asciiTheme="majorHAnsi" w:hAnsiTheme="majorHAnsi" w:cstheme="majorHAnsi"/>
        </w:rPr>
      </w:pPr>
      <w:r w:rsidRPr="001F59EC">
        <w:rPr>
          <w:rFonts w:asciiTheme="majorHAnsi" w:hAnsiTheme="majorHAnsi" w:cstheme="majorHAnsi"/>
        </w:rPr>
        <w:t xml:space="preserve">System Type: </w:t>
      </w:r>
      <w:r w:rsidRPr="001F59EC">
        <w:rPr>
          <w:rFonts w:asciiTheme="majorHAnsi" w:hAnsiTheme="majorHAnsi" w:cstheme="majorHAnsi"/>
        </w:rPr>
        <w:tab/>
        <w:t>PRIMERGY RX25030 M1</w:t>
      </w:r>
    </w:p>
    <w:p w14:paraId="7638EF39" w14:textId="3D898C73" w:rsidR="00DA325F" w:rsidRPr="001F59EC" w:rsidRDefault="00DA325F" w:rsidP="009E32FB">
      <w:pPr>
        <w:pStyle w:val="Listenabsatz"/>
        <w:numPr>
          <w:ilvl w:val="0"/>
          <w:numId w:val="10"/>
        </w:numPr>
        <w:rPr>
          <w:rFonts w:asciiTheme="majorHAnsi" w:hAnsiTheme="majorHAnsi" w:cstheme="majorHAnsi"/>
          <w:lang w:val="en-US"/>
        </w:rPr>
      </w:pPr>
      <w:r w:rsidRPr="001F59EC">
        <w:rPr>
          <w:rFonts w:asciiTheme="majorHAnsi" w:hAnsiTheme="majorHAnsi" w:cstheme="majorHAnsi"/>
          <w:lang w:val="en-US"/>
        </w:rPr>
        <w:t>System O/S:</w:t>
      </w:r>
      <w:r w:rsidRPr="001F59EC">
        <w:rPr>
          <w:rFonts w:asciiTheme="majorHAnsi" w:hAnsiTheme="majorHAnsi" w:cstheme="majorHAnsi"/>
          <w:lang w:val="en-US"/>
        </w:rPr>
        <w:tab/>
        <w:t xml:space="preserve">VMware ESXi </w:t>
      </w:r>
      <w:r w:rsidR="6375968D" w:rsidRPr="001F59EC">
        <w:rPr>
          <w:rFonts w:asciiTheme="majorHAnsi" w:hAnsiTheme="majorHAnsi" w:cstheme="majorHAnsi"/>
          <w:lang w:val="en-US"/>
        </w:rPr>
        <w:t>8</w:t>
      </w:r>
      <w:r w:rsidRPr="001F59EC">
        <w:rPr>
          <w:rFonts w:asciiTheme="majorHAnsi" w:hAnsiTheme="majorHAnsi" w:cstheme="majorHAnsi"/>
          <w:lang w:val="en-US"/>
        </w:rPr>
        <w:t>.0.</w:t>
      </w:r>
      <w:r w:rsidR="607A3C0B" w:rsidRPr="001F59EC">
        <w:rPr>
          <w:rFonts w:asciiTheme="majorHAnsi" w:hAnsiTheme="majorHAnsi" w:cstheme="majorHAnsi"/>
          <w:lang w:val="en-US"/>
        </w:rPr>
        <w:t>3</w:t>
      </w:r>
      <w:r w:rsidRPr="001F59EC">
        <w:rPr>
          <w:rFonts w:asciiTheme="majorHAnsi" w:hAnsiTheme="majorHAnsi" w:cstheme="majorHAnsi"/>
          <w:lang w:val="en-US"/>
        </w:rPr>
        <w:t xml:space="preserve"> build-</w:t>
      </w:r>
      <w:r w:rsidR="3B874D36" w:rsidRPr="001F59EC">
        <w:rPr>
          <w:rFonts w:asciiTheme="majorHAnsi" w:hAnsiTheme="majorHAnsi" w:cstheme="majorHAnsi"/>
          <w:lang w:val="en-US"/>
        </w:rPr>
        <w:t xml:space="preserve"> 24305161</w:t>
      </w:r>
    </w:p>
    <w:p w14:paraId="013E5825" w14:textId="46FEC888" w:rsidR="00DA325F" w:rsidRPr="001F59EC" w:rsidRDefault="00DA325F" w:rsidP="009E32FB">
      <w:pPr>
        <w:pStyle w:val="Listenabsatz"/>
        <w:numPr>
          <w:ilvl w:val="0"/>
          <w:numId w:val="10"/>
        </w:numPr>
        <w:rPr>
          <w:rFonts w:asciiTheme="majorHAnsi" w:hAnsiTheme="majorHAnsi" w:cstheme="majorHAnsi"/>
        </w:rPr>
      </w:pPr>
      <w:r w:rsidRPr="001F59EC">
        <w:rPr>
          <w:rFonts w:asciiTheme="majorHAnsi" w:hAnsiTheme="majorHAnsi" w:cstheme="majorHAnsi"/>
        </w:rPr>
        <w:t>O/S Version:</w:t>
      </w:r>
      <w:r w:rsidRPr="001F59EC">
        <w:rPr>
          <w:rFonts w:asciiTheme="majorHAnsi" w:hAnsiTheme="majorHAnsi" w:cstheme="majorHAnsi"/>
        </w:rPr>
        <w:tab/>
      </w:r>
      <w:r w:rsidR="525FE901" w:rsidRPr="001F59EC">
        <w:rPr>
          <w:rFonts w:asciiTheme="majorHAnsi" w:hAnsiTheme="majorHAnsi" w:cstheme="majorHAnsi"/>
        </w:rPr>
        <w:t>8</w:t>
      </w:r>
      <w:r w:rsidRPr="001F59EC">
        <w:rPr>
          <w:rFonts w:asciiTheme="majorHAnsi" w:hAnsiTheme="majorHAnsi" w:cstheme="majorHAnsi"/>
        </w:rPr>
        <w:t>.0</w:t>
      </w:r>
      <w:r w:rsidR="525FE901" w:rsidRPr="001F59EC">
        <w:rPr>
          <w:rFonts w:asciiTheme="majorHAnsi" w:hAnsiTheme="majorHAnsi" w:cstheme="majorHAnsi"/>
        </w:rPr>
        <w:t>.3</w:t>
      </w:r>
      <w:r w:rsidRPr="001F59EC">
        <w:rPr>
          <w:rFonts w:asciiTheme="majorHAnsi" w:hAnsiTheme="majorHAnsi" w:cstheme="majorHAnsi"/>
        </w:rPr>
        <w:t xml:space="preserve"> build-</w:t>
      </w:r>
      <w:r w:rsidR="7F5D02EC" w:rsidRPr="001F59EC">
        <w:rPr>
          <w:rFonts w:asciiTheme="majorHAnsi" w:hAnsiTheme="majorHAnsi" w:cstheme="majorHAnsi"/>
        </w:rPr>
        <w:t xml:space="preserve"> 24022510</w:t>
      </w:r>
    </w:p>
    <w:p w14:paraId="4DD033FA" w14:textId="77777777" w:rsidR="00DA325F" w:rsidRPr="001F59EC" w:rsidRDefault="00DA325F" w:rsidP="00DA325F">
      <w:pPr>
        <w:rPr>
          <w:rFonts w:asciiTheme="majorHAnsi" w:hAnsiTheme="majorHAnsi" w:cstheme="majorHAnsi"/>
        </w:rPr>
      </w:pPr>
    </w:p>
    <w:p w14:paraId="4766D8C8" w14:textId="77777777" w:rsidR="00DA325F" w:rsidRPr="001F59EC" w:rsidRDefault="218DE66B" w:rsidP="6B06F679">
      <w:pPr>
        <w:pStyle w:val="berschrift3"/>
        <w:rPr>
          <w:rFonts w:asciiTheme="majorHAnsi" w:hAnsiTheme="majorHAnsi" w:cstheme="majorBidi"/>
        </w:rPr>
      </w:pPr>
      <w:bookmarkStart w:id="131" w:name="_Toc78463916"/>
      <w:bookmarkStart w:id="132" w:name="_Toc713928236"/>
      <w:r w:rsidRPr="6B06F679">
        <w:rPr>
          <w:rFonts w:asciiTheme="majorHAnsi" w:hAnsiTheme="majorHAnsi" w:cstheme="majorBidi"/>
        </w:rPr>
        <w:t>vSphere Cluster</w:t>
      </w:r>
      <w:bookmarkEnd w:id="131"/>
      <w:bookmarkEnd w:id="132"/>
    </w:p>
    <w:p w14:paraId="4F975E20"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Die 2 ESXi Hosts sind über ein vCenter (big-dtm-vcsa) in einem HA Cluster (BIG_DTM) zusammen konfiguriert.</w:t>
      </w:r>
    </w:p>
    <w:tbl>
      <w:tblPr>
        <w:tblStyle w:val="ahdFormatvorlage2"/>
        <w:tblW w:w="9351" w:type="dxa"/>
        <w:tblLayout w:type="fixed"/>
        <w:tblLook w:val="01E0" w:firstRow="1" w:lastRow="1" w:firstColumn="1" w:lastColumn="1" w:noHBand="0" w:noVBand="0"/>
      </w:tblPr>
      <w:tblGrid>
        <w:gridCol w:w="3256"/>
        <w:gridCol w:w="2551"/>
        <w:gridCol w:w="1559"/>
        <w:gridCol w:w="1985"/>
      </w:tblGrid>
      <w:tr w:rsidR="00DA325F" w:rsidRPr="001F59EC" w14:paraId="0F64F3D5" w14:textId="77777777" w:rsidTr="218DE66B">
        <w:trPr>
          <w:cnfStyle w:val="100000000000" w:firstRow="1" w:lastRow="0" w:firstColumn="0" w:lastColumn="0" w:oddVBand="0" w:evenVBand="0" w:oddHBand="0" w:evenHBand="0" w:firstRowFirstColumn="0" w:firstRowLastColumn="0" w:lastRowFirstColumn="0" w:lastRowLastColumn="0"/>
        </w:trPr>
        <w:tc>
          <w:tcPr>
            <w:tcW w:w="3256" w:type="dxa"/>
          </w:tcPr>
          <w:p w14:paraId="7D02D9E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Hostname</w:t>
            </w:r>
          </w:p>
        </w:tc>
        <w:tc>
          <w:tcPr>
            <w:tcW w:w="2551" w:type="dxa"/>
          </w:tcPr>
          <w:p w14:paraId="716F2CF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Funktion</w:t>
            </w:r>
          </w:p>
        </w:tc>
        <w:tc>
          <w:tcPr>
            <w:tcW w:w="1559" w:type="dxa"/>
          </w:tcPr>
          <w:p w14:paraId="511BFD4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IP-Adresse</w:t>
            </w:r>
          </w:p>
        </w:tc>
        <w:tc>
          <w:tcPr>
            <w:tcW w:w="1985" w:type="dxa"/>
          </w:tcPr>
          <w:p w14:paraId="39D0840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Version</w:t>
            </w:r>
          </w:p>
        </w:tc>
      </w:tr>
      <w:tr w:rsidR="00DA325F" w:rsidRPr="001F59EC" w14:paraId="0680EA9E" w14:textId="77777777" w:rsidTr="218DE66B">
        <w:tc>
          <w:tcPr>
            <w:tcW w:w="3256" w:type="dxa"/>
          </w:tcPr>
          <w:p w14:paraId="2EEAE13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big-dtm-vcsa.big.krankenkasse.de</w:t>
            </w:r>
          </w:p>
        </w:tc>
        <w:tc>
          <w:tcPr>
            <w:tcW w:w="2551" w:type="dxa"/>
          </w:tcPr>
          <w:p w14:paraId="03CE9C4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vCenter Server Appliance </w:t>
            </w:r>
          </w:p>
        </w:tc>
        <w:tc>
          <w:tcPr>
            <w:tcW w:w="1559" w:type="dxa"/>
          </w:tcPr>
          <w:p w14:paraId="284D0F9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10.100.10.10</w:t>
            </w:r>
          </w:p>
        </w:tc>
        <w:tc>
          <w:tcPr>
            <w:tcW w:w="1985" w:type="dxa"/>
          </w:tcPr>
          <w:p w14:paraId="2F5C644F" w14:textId="2C5C0B5E" w:rsidR="00DA325F" w:rsidRPr="001F59EC" w:rsidRDefault="4204DE1E" w:rsidP="008473A9">
            <w:pPr>
              <w:rPr>
                <w:rFonts w:asciiTheme="majorHAnsi" w:hAnsiTheme="majorHAnsi" w:cstheme="majorHAnsi"/>
              </w:rPr>
            </w:pPr>
            <w:r w:rsidRPr="001F59EC">
              <w:rPr>
                <w:rFonts w:asciiTheme="majorHAnsi" w:hAnsiTheme="majorHAnsi" w:cstheme="majorHAnsi"/>
              </w:rPr>
              <w:t>8.0.3</w:t>
            </w:r>
          </w:p>
        </w:tc>
      </w:tr>
      <w:tr w:rsidR="00DA325F" w:rsidRPr="001F59EC" w14:paraId="67B81322" w14:textId="77777777" w:rsidTr="218DE66B">
        <w:tc>
          <w:tcPr>
            <w:tcW w:w="3256" w:type="dxa"/>
          </w:tcPr>
          <w:p w14:paraId="1AB5608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 big.krankenkasse.de</w:t>
            </w:r>
          </w:p>
        </w:tc>
        <w:tc>
          <w:tcPr>
            <w:tcW w:w="2551" w:type="dxa"/>
          </w:tcPr>
          <w:p w14:paraId="3B45E10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ESXi Host</w:t>
            </w:r>
          </w:p>
        </w:tc>
        <w:tc>
          <w:tcPr>
            <w:tcW w:w="1559" w:type="dxa"/>
          </w:tcPr>
          <w:p w14:paraId="02D7BC2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10.100.10.11</w:t>
            </w:r>
          </w:p>
        </w:tc>
        <w:tc>
          <w:tcPr>
            <w:tcW w:w="1985" w:type="dxa"/>
          </w:tcPr>
          <w:p w14:paraId="295973B1" w14:textId="4B4FB74E" w:rsidR="00DA325F" w:rsidRPr="001F59EC" w:rsidRDefault="5F75A549" w:rsidP="008473A9">
            <w:pPr>
              <w:rPr>
                <w:rFonts w:asciiTheme="majorHAnsi" w:hAnsiTheme="majorHAnsi" w:cstheme="majorHAnsi"/>
              </w:rPr>
            </w:pPr>
            <w:r w:rsidRPr="001F59EC">
              <w:rPr>
                <w:rFonts w:asciiTheme="majorHAnsi" w:hAnsiTheme="majorHAnsi" w:cstheme="majorHAnsi"/>
              </w:rPr>
              <w:t>8.0.3</w:t>
            </w:r>
          </w:p>
        </w:tc>
      </w:tr>
      <w:tr w:rsidR="00DA325F" w:rsidRPr="001F59EC" w14:paraId="4E491FAB" w14:textId="77777777" w:rsidTr="218DE66B">
        <w:tc>
          <w:tcPr>
            <w:tcW w:w="3256" w:type="dxa"/>
          </w:tcPr>
          <w:p w14:paraId="1BC2FB49"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 big.krankenkasse.de</w:t>
            </w:r>
          </w:p>
        </w:tc>
        <w:tc>
          <w:tcPr>
            <w:tcW w:w="2551" w:type="dxa"/>
          </w:tcPr>
          <w:p w14:paraId="222EE3A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ESXi Host</w:t>
            </w:r>
          </w:p>
        </w:tc>
        <w:tc>
          <w:tcPr>
            <w:tcW w:w="1559" w:type="dxa"/>
          </w:tcPr>
          <w:p w14:paraId="7BDF759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10.100.10.12</w:t>
            </w:r>
          </w:p>
        </w:tc>
        <w:tc>
          <w:tcPr>
            <w:tcW w:w="1985" w:type="dxa"/>
          </w:tcPr>
          <w:p w14:paraId="46AF4DD1" w14:textId="3619CDB4" w:rsidR="00DA325F" w:rsidRPr="001F59EC" w:rsidRDefault="1F2B65D2" w:rsidP="008473A9">
            <w:pPr>
              <w:rPr>
                <w:rFonts w:asciiTheme="majorHAnsi" w:hAnsiTheme="majorHAnsi" w:cstheme="majorHAnsi"/>
              </w:rPr>
            </w:pPr>
            <w:r w:rsidRPr="001F59EC">
              <w:rPr>
                <w:rFonts w:asciiTheme="majorHAnsi" w:hAnsiTheme="majorHAnsi" w:cstheme="majorHAnsi"/>
              </w:rPr>
              <w:t>8.0.3</w:t>
            </w:r>
          </w:p>
        </w:tc>
      </w:tr>
    </w:tbl>
    <w:p w14:paraId="6650CDAB" w14:textId="77777777" w:rsidR="00DA325F" w:rsidRPr="001F59EC" w:rsidRDefault="00DA325F" w:rsidP="00DA325F">
      <w:pPr>
        <w:rPr>
          <w:rFonts w:asciiTheme="majorHAnsi" w:hAnsiTheme="majorHAnsi" w:cstheme="majorHAnsi"/>
          <w:noProof/>
        </w:rPr>
      </w:pPr>
    </w:p>
    <w:p w14:paraId="44EEFE33" w14:textId="77777777" w:rsidR="00DA325F" w:rsidRPr="001F59EC" w:rsidRDefault="00DA325F" w:rsidP="00DA325F">
      <w:pPr>
        <w:jc w:val="center"/>
        <w:rPr>
          <w:rFonts w:asciiTheme="majorHAnsi" w:hAnsiTheme="majorHAnsi" w:cstheme="majorHAnsi"/>
        </w:rPr>
      </w:pPr>
      <w:r w:rsidRPr="001F59EC">
        <w:rPr>
          <w:rFonts w:asciiTheme="majorHAnsi" w:hAnsiTheme="majorHAnsi" w:cstheme="majorHAnsi"/>
          <w:noProof/>
        </w:rPr>
        <w:drawing>
          <wp:inline distT="0" distB="0" distL="0" distR="0" wp14:anchorId="60D2EE4B" wp14:editId="170CAF1B">
            <wp:extent cx="3410426" cy="1143160"/>
            <wp:effectExtent l="0" t="0" r="0" b="0"/>
            <wp:docPr id="46" name="Grafik 4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Grafik 46" descr="Ein Bild, das Text enthält.&#10;&#10;Automatisch generierte Beschreibung"/>
                    <pic:cNvPicPr/>
                  </pic:nvPicPr>
                  <pic:blipFill>
                    <a:blip r:embed="rId80">
                      <a:extLst>
                        <a:ext uri="{28A0092B-C50C-407E-A947-70E740481C1C}">
                          <a14:useLocalDpi xmlns:a14="http://schemas.microsoft.com/office/drawing/2010/main" val="0"/>
                        </a:ext>
                      </a:extLst>
                    </a:blip>
                    <a:stretch>
                      <a:fillRect/>
                    </a:stretch>
                  </pic:blipFill>
                  <pic:spPr>
                    <a:xfrm>
                      <a:off x="0" y="0"/>
                      <a:ext cx="3410426" cy="1143160"/>
                    </a:xfrm>
                    <a:prstGeom prst="rect">
                      <a:avLst/>
                    </a:prstGeom>
                  </pic:spPr>
                </pic:pic>
              </a:graphicData>
            </a:graphic>
          </wp:inline>
        </w:drawing>
      </w:r>
    </w:p>
    <w:p w14:paraId="1F9AC5A4" w14:textId="77777777" w:rsidR="00DA325F" w:rsidRPr="001F59EC" w:rsidRDefault="00DA325F" w:rsidP="00DA325F">
      <w:pPr>
        <w:jc w:val="center"/>
        <w:rPr>
          <w:rFonts w:asciiTheme="majorHAnsi" w:hAnsiTheme="majorHAnsi" w:cstheme="majorHAnsi"/>
        </w:rPr>
      </w:pPr>
    </w:p>
    <w:p w14:paraId="0F9CF9A0" w14:textId="77777777" w:rsidR="00DA325F" w:rsidRPr="001F59EC" w:rsidRDefault="218DE66B" w:rsidP="6B06F679">
      <w:pPr>
        <w:pStyle w:val="berschrift3"/>
        <w:rPr>
          <w:rFonts w:asciiTheme="majorHAnsi" w:hAnsiTheme="majorHAnsi" w:cstheme="majorBidi"/>
        </w:rPr>
      </w:pPr>
      <w:bookmarkStart w:id="133" w:name="_Toc78463917"/>
      <w:bookmarkStart w:id="134" w:name="_Toc929882907"/>
      <w:r w:rsidRPr="6B06F679">
        <w:rPr>
          <w:rFonts w:asciiTheme="majorHAnsi" w:hAnsiTheme="majorHAnsi" w:cstheme="majorBidi"/>
        </w:rPr>
        <w:t>vSphere Datastores</w:t>
      </w:r>
      <w:bookmarkEnd w:id="133"/>
      <w:bookmarkEnd w:id="134"/>
    </w:p>
    <w:p w14:paraId="142128D3"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Es sind 2 Datastores von je 1 TB Größe über FC als VMFS Volumes an die ESXi Hosts verbunden.</w:t>
      </w:r>
    </w:p>
    <w:p w14:paraId="2E1EBEB7" w14:textId="64A12BE8" w:rsidR="00DA325F" w:rsidRPr="001F59EC" w:rsidRDefault="00DA325F" w:rsidP="006A6EEB">
      <w:pPr>
        <w:jc w:val="center"/>
        <w:rPr>
          <w:rFonts w:asciiTheme="majorHAnsi" w:hAnsiTheme="majorHAnsi" w:cstheme="majorHAnsi"/>
        </w:rPr>
      </w:pPr>
      <w:r w:rsidRPr="001F59EC">
        <w:rPr>
          <w:rFonts w:asciiTheme="majorHAnsi" w:hAnsiTheme="majorHAnsi" w:cstheme="majorHAnsi"/>
          <w:noProof/>
        </w:rPr>
        <w:lastRenderedPageBreak/>
        <w:drawing>
          <wp:inline distT="0" distB="0" distL="0" distR="0" wp14:anchorId="5CA65BF3" wp14:editId="75225B81">
            <wp:extent cx="3324689" cy="1448002"/>
            <wp:effectExtent l="0" t="0" r="9525" b="0"/>
            <wp:docPr id="47" name="Grafik 47"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Grafik 47" descr="Ein Bild, das Text enthält.&#10;&#10;Automatisch generierte Beschreibung"/>
                    <pic:cNvPicPr/>
                  </pic:nvPicPr>
                  <pic:blipFill>
                    <a:blip r:embed="rId81">
                      <a:extLst>
                        <a:ext uri="{28A0092B-C50C-407E-A947-70E740481C1C}">
                          <a14:useLocalDpi xmlns:a14="http://schemas.microsoft.com/office/drawing/2010/main" val="0"/>
                        </a:ext>
                      </a:extLst>
                    </a:blip>
                    <a:stretch>
                      <a:fillRect/>
                    </a:stretch>
                  </pic:blipFill>
                  <pic:spPr>
                    <a:xfrm>
                      <a:off x="0" y="0"/>
                      <a:ext cx="3324689" cy="1448002"/>
                    </a:xfrm>
                    <a:prstGeom prst="rect">
                      <a:avLst/>
                    </a:prstGeom>
                  </pic:spPr>
                </pic:pic>
              </a:graphicData>
            </a:graphic>
          </wp:inline>
        </w:drawing>
      </w:r>
    </w:p>
    <w:p w14:paraId="6C87396F" w14:textId="77777777" w:rsidR="00DA325F" w:rsidRPr="001F59EC" w:rsidRDefault="218DE66B" w:rsidP="6B06F679">
      <w:pPr>
        <w:pStyle w:val="berschrift3"/>
        <w:rPr>
          <w:rFonts w:asciiTheme="majorHAnsi" w:hAnsiTheme="majorHAnsi" w:cstheme="majorBidi"/>
        </w:rPr>
      </w:pPr>
      <w:bookmarkStart w:id="135" w:name="_Toc78463918"/>
      <w:bookmarkStart w:id="136" w:name="_Toc900640352"/>
      <w:r w:rsidRPr="6B06F679">
        <w:rPr>
          <w:rFonts w:asciiTheme="majorHAnsi" w:hAnsiTheme="majorHAnsi" w:cstheme="majorBidi"/>
        </w:rPr>
        <w:t>FC-SAN</w:t>
      </w:r>
      <w:bookmarkEnd w:id="135"/>
      <w:bookmarkEnd w:id="136"/>
    </w:p>
    <w:p w14:paraId="1AB3580E"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rPr>
        <w:t xml:space="preserve">Das FC-SAN besteht aus 4 FC-Switchen. </w:t>
      </w:r>
      <w:r w:rsidRPr="001F59EC">
        <w:rPr>
          <w:rFonts w:asciiTheme="majorHAnsi" w:hAnsiTheme="majorHAnsi" w:cstheme="majorHAnsi"/>
          <w:lang w:val="en-US"/>
        </w:rPr>
        <w:t>Wobei 2 immer eine Fabric bilden</w:t>
      </w:r>
    </w:p>
    <w:p w14:paraId="6D45C6F5"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lang w:val="en-US"/>
        </w:rPr>
        <w:t>Fabric 1: FC-SW1/FC-SW3</w:t>
      </w:r>
    </w:p>
    <w:p w14:paraId="28EE95D9" w14:textId="77777777" w:rsidR="00DA325F" w:rsidRPr="001F59EC" w:rsidRDefault="218DE66B" w:rsidP="218DE66B">
      <w:pPr>
        <w:rPr>
          <w:rFonts w:asciiTheme="majorHAnsi" w:hAnsiTheme="majorHAnsi" w:cstheme="majorHAnsi"/>
          <w:lang w:val="en-US"/>
        </w:rPr>
      </w:pPr>
      <w:r w:rsidRPr="001F59EC">
        <w:rPr>
          <w:rFonts w:asciiTheme="majorHAnsi" w:hAnsiTheme="majorHAnsi" w:cstheme="majorHAnsi"/>
          <w:lang w:val="en-US"/>
        </w:rPr>
        <w:t>Fabric2: FC-SW2/FC-SW4</w:t>
      </w:r>
    </w:p>
    <w:tbl>
      <w:tblPr>
        <w:tblStyle w:val="ahdFormatvorlage2"/>
        <w:tblW w:w="9255" w:type="dxa"/>
        <w:tblLayout w:type="fixed"/>
        <w:tblLook w:val="01E0" w:firstRow="1" w:lastRow="1" w:firstColumn="1" w:lastColumn="1" w:noHBand="0" w:noVBand="0"/>
      </w:tblPr>
      <w:tblGrid>
        <w:gridCol w:w="1495"/>
        <w:gridCol w:w="768"/>
        <w:gridCol w:w="2410"/>
        <w:gridCol w:w="1276"/>
        <w:gridCol w:w="1134"/>
        <w:gridCol w:w="2172"/>
      </w:tblGrid>
      <w:tr w:rsidR="00DA325F" w:rsidRPr="001F59EC" w14:paraId="4C9B284A" w14:textId="77777777" w:rsidTr="006A6EEB">
        <w:trPr>
          <w:cnfStyle w:val="100000000000" w:firstRow="1" w:lastRow="0" w:firstColumn="0" w:lastColumn="0" w:oddVBand="0" w:evenVBand="0" w:oddHBand="0" w:evenHBand="0" w:firstRowFirstColumn="0" w:firstRowLastColumn="0" w:lastRowFirstColumn="0" w:lastRowLastColumn="0"/>
        </w:trPr>
        <w:tc>
          <w:tcPr>
            <w:tcW w:w="1495" w:type="dxa"/>
          </w:tcPr>
          <w:p w14:paraId="63F76E9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Hostname</w:t>
            </w:r>
          </w:p>
        </w:tc>
        <w:tc>
          <w:tcPr>
            <w:tcW w:w="768" w:type="dxa"/>
          </w:tcPr>
          <w:p w14:paraId="265A58A5"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 Port</w:t>
            </w:r>
          </w:p>
        </w:tc>
        <w:tc>
          <w:tcPr>
            <w:tcW w:w="2410" w:type="dxa"/>
          </w:tcPr>
          <w:p w14:paraId="730777D9"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WWPN</w:t>
            </w:r>
          </w:p>
        </w:tc>
        <w:tc>
          <w:tcPr>
            <w:tcW w:w="1276" w:type="dxa"/>
          </w:tcPr>
          <w:p w14:paraId="008DABB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FC-Switch </w:t>
            </w:r>
          </w:p>
        </w:tc>
        <w:tc>
          <w:tcPr>
            <w:tcW w:w="1134" w:type="dxa"/>
          </w:tcPr>
          <w:p w14:paraId="5601EDFD"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 xml:space="preserve">Switch </w:t>
            </w:r>
            <w:r w:rsidR="1906600E" w:rsidRPr="001F59EC">
              <w:rPr>
                <w:rFonts w:asciiTheme="majorHAnsi" w:hAnsiTheme="majorHAnsi" w:cstheme="majorHAnsi"/>
              </w:rPr>
              <w:br/>
            </w:r>
            <w:r w:rsidRPr="001F59EC">
              <w:rPr>
                <w:rFonts w:asciiTheme="majorHAnsi" w:hAnsiTheme="majorHAnsi" w:cstheme="majorHAnsi"/>
              </w:rPr>
              <w:t>Port</w:t>
            </w:r>
          </w:p>
        </w:tc>
        <w:tc>
          <w:tcPr>
            <w:tcW w:w="2172" w:type="dxa"/>
          </w:tcPr>
          <w:p w14:paraId="2313E093"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Zonen Alias</w:t>
            </w:r>
          </w:p>
        </w:tc>
      </w:tr>
      <w:tr w:rsidR="00DA325F" w:rsidRPr="001F59EC" w14:paraId="756ABA18" w14:textId="77777777" w:rsidTr="006A6EEB">
        <w:tc>
          <w:tcPr>
            <w:tcW w:w="1495" w:type="dxa"/>
          </w:tcPr>
          <w:p w14:paraId="7765844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w:t>
            </w:r>
          </w:p>
        </w:tc>
        <w:tc>
          <w:tcPr>
            <w:tcW w:w="768" w:type="dxa"/>
          </w:tcPr>
          <w:p w14:paraId="0C8FCEF7"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A</w:t>
            </w:r>
          </w:p>
        </w:tc>
        <w:tc>
          <w:tcPr>
            <w:tcW w:w="2410" w:type="dxa"/>
          </w:tcPr>
          <w:p w14:paraId="04039E4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10:00:00:00:c9:8c:52:30</w:t>
            </w:r>
          </w:p>
        </w:tc>
        <w:tc>
          <w:tcPr>
            <w:tcW w:w="1276" w:type="dxa"/>
          </w:tcPr>
          <w:p w14:paraId="19DC5E7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FC-SW1</w:t>
            </w:r>
          </w:p>
        </w:tc>
        <w:tc>
          <w:tcPr>
            <w:tcW w:w="1134" w:type="dxa"/>
          </w:tcPr>
          <w:p w14:paraId="361FDB8F"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7</w:t>
            </w:r>
          </w:p>
        </w:tc>
        <w:tc>
          <w:tcPr>
            <w:tcW w:w="2172" w:type="dxa"/>
          </w:tcPr>
          <w:p w14:paraId="7F36D3DD"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BIG_DTM_ESX01_A</w:t>
            </w:r>
          </w:p>
        </w:tc>
      </w:tr>
      <w:tr w:rsidR="00DA325F" w:rsidRPr="001F59EC" w14:paraId="64504A7B" w14:textId="77777777" w:rsidTr="006A6EEB">
        <w:tc>
          <w:tcPr>
            <w:tcW w:w="1495" w:type="dxa"/>
          </w:tcPr>
          <w:p w14:paraId="1A7231D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big-dtm-esx1</w:t>
            </w:r>
          </w:p>
        </w:tc>
        <w:tc>
          <w:tcPr>
            <w:tcW w:w="768" w:type="dxa"/>
          </w:tcPr>
          <w:p w14:paraId="29EDE59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w:t>
            </w:r>
          </w:p>
        </w:tc>
        <w:tc>
          <w:tcPr>
            <w:tcW w:w="2410" w:type="dxa"/>
          </w:tcPr>
          <w:p w14:paraId="268D69FC"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10:00:00:00:c9:76:8a:b8</w:t>
            </w:r>
          </w:p>
        </w:tc>
        <w:tc>
          <w:tcPr>
            <w:tcW w:w="1276" w:type="dxa"/>
          </w:tcPr>
          <w:p w14:paraId="1A27AEC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FC-SW2</w:t>
            </w:r>
          </w:p>
        </w:tc>
        <w:tc>
          <w:tcPr>
            <w:tcW w:w="1134" w:type="dxa"/>
          </w:tcPr>
          <w:p w14:paraId="7F68038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7</w:t>
            </w:r>
          </w:p>
        </w:tc>
        <w:tc>
          <w:tcPr>
            <w:tcW w:w="2172" w:type="dxa"/>
          </w:tcPr>
          <w:p w14:paraId="545BE440"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BIG_DTM_ESX01_B</w:t>
            </w:r>
          </w:p>
        </w:tc>
      </w:tr>
      <w:tr w:rsidR="00DA325F" w:rsidRPr="001F59EC" w14:paraId="37616B20" w14:textId="77777777" w:rsidTr="006A6EEB">
        <w:tc>
          <w:tcPr>
            <w:tcW w:w="1495" w:type="dxa"/>
          </w:tcPr>
          <w:p w14:paraId="77464BB6"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w:t>
            </w:r>
          </w:p>
        </w:tc>
        <w:tc>
          <w:tcPr>
            <w:tcW w:w="768" w:type="dxa"/>
          </w:tcPr>
          <w:p w14:paraId="5ED38F0F"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A</w:t>
            </w:r>
          </w:p>
        </w:tc>
        <w:tc>
          <w:tcPr>
            <w:tcW w:w="2410" w:type="dxa"/>
          </w:tcPr>
          <w:p w14:paraId="75241BB8"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10:00:00:00:c9:8c:52:01</w:t>
            </w:r>
          </w:p>
        </w:tc>
        <w:tc>
          <w:tcPr>
            <w:tcW w:w="1276" w:type="dxa"/>
          </w:tcPr>
          <w:p w14:paraId="054869EB"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FC-SW3</w:t>
            </w:r>
          </w:p>
        </w:tc>
        <w:tc>
          <w:tcPr>
            <w:tcW w:w="1134" w:type="dxa"/>
          </w:tcPr>
          <w:p w14:paraId="46140A74"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0</w:t>
            </w:r>
          </w:p>
        </w:tc>
        <w:tc>
          <w:tcPr>
            <w:tcW w:w="2172" w:type="dxa"/>
          </w:tcPr>
          <w:p w14:paraId="09E1D2D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BIG_DTM_ESX02_A</w:t>
            </w:r>
          </w:p>
        </w:tc>
      </w:tr>
      <w:tr w:rsidR="00DA325F" w:rsidRPr="001F59EC" w14:paraId="09DAD14C" w14:textId="77777777" w:rsidTr="006A6EEB">
        <w:tc>
          <w:tcPr>
            <w:tcW w:w="1495" w:type="dxa"/>
          </w:tcPr>
          <w:p w14:paraId="2F57843E"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big-dtm-esx2</w:t>
            </w:r>
          </w:p>
        </w:tc>
        <w:tc>
          <w:tcPr>
            <w:tcW w:w="768" w:type="dxa"/>
          </w:tcPr>
          <w:p w14:paraId="4B78FB4A"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w:t>
            </w:r>
          </w:p>
        </w:tc>
        <w:tc>
          <w:tcPr>
            <w:tcW w:w="2410" w:type="dxa"/>
          </w:tcPr>
          <w:p w14:paraId="7B4D2BA2"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10:00:00:00:c9:98:43:1b</w:t>
            </w:r>
          </w:p>
        </w:tc>
        <w:tc>
          <w:tcPr>
            <w:tcW w:w="1276" w:type="dxa"/>
          </w:tcPr>
          <w:p w14:paraId="5A8FD95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FC-SW4</w:t>
            </w:r>
          </w:p>
        </w:tc>
        <w:tc>
          <w:tcPr>
            <w:tcW w:w="1134" w:type="dxa"/>
          </w:tcPr>
          <w:p w14:paraId="5B90CED1"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0</w:t>
            </w:r>
          </w:p>
        </w:tc>
        <w:tc>
          <w:tcPr>
            <w:tcW w:w="2172" w:type="dxa"/>
          </w:tcPr>
          <w:p w14:paraId="5D5B1253" w14:textId="77777777" w:rsidR="00DA325F" w:rsidRPr="001F59EC" w:rsidRDefault="218DE66B" w:rsidP="008473A9">
            <w:pPr>
              <w:rPr>
                <w:rFonts w:asciiTheme="majorHAnsi" w:hAnsiTheme="majorHAnsi" w:cstheme="majorHAnsi"/>
              </w:rPr>
            </w:pPr>
            <w:r w:rsidRPr="001F59EC">
              <w:rPr>
                <w:rFonts w:asciiTheme="majorHAnsi" w:hAnsiTheme="majorHAnsi" w:cstheme="majorHAnsi"/>
              </w:rPr>
              <w:t>BIG_DTM_ESX02_B</w:t>
            </w:r>
          </w:p>
        </w:tc>
      </w:tr>
    </w:tbl>
    <w:p w14:paraId="2A9C0D9A" w14:textId="77777777" w:rsidR="00DA325F" w:rsidRPr="001F59EC" w:rsidRDefault="00DA325F" w:rsidP="00DA325F">
      <w:pPr>
        <w:rPr>
          <w:rFonts w:asciiTheme="majorHAnsi" w:hAnsiTheme="majorHAnsi" w:cstheme="majorHAnsi"/>
        </w:rPr>
      </w:pPr>
    </w:p>
    <w:p w14:paraId="3FC2A13D" w14:textId="77777777" w:rsidR="00DA325F" w:rsidRPr="001F59EC" w:rsidRDefault="218DE66B" w:rsidP="6B06F679">
      <w:pPr>
        <w:pStyle w:val="berschrift2"/>
        <w:rPr>
          <w:rFonts w:asciiTheme="majorHAnsi" w:hAnsiTheme="majorHAnsi" w:cstheme="majorBidi"/>
        </w:rPr>
      </w:pPr>
      <w:bookmarkStart w:id="137" w:name="_Toc78463919"/>
      <w:bookmarkStart w:id="138" w:name="_Toc2050936686"/>
      <w:r w:rsidRPr="6B06F679">
        <w:rPr>
          <w:rFonts w:asciiTheme="majorHAnsi" w:hAnsiTheme="majorHAnsi" w:cstheme="majorBidi"/>
        </w:rPr>
        <w:t>Namenskonvention</w:t>
      </w:r>
      <w:bookmarkEnd w:id="137"/>
      <w:bookmarkEnd w:id="138"/>
    </w:p>
    <w:p w14:paraId="28B08843"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 xml:space="preserve">Damit man die Systeme bereits am Namen erkennen kann, wo sie sich befinden, sind in den Hostnamen etc die Buchstaben „dtm oder DTM“ anzuwenden. </w:t>
      </w:r>
    </w:p>
    <w:p w14:paraId="176849C9" w14:textId="77777777" w:rsidR="00DA325F" w:rsidRPr="001F59EC" w:rsidRDefault="218DE66B" w:rsidP="6B06F679">
      <w:pPr>
        <w:pStyle w:val="berschrift2"/>
        <w:rPr>
          <w:rFonts w:asciiTheme="majorHAnsi" w:hAnsiTheme="majorHAnsi" w:cstheme="majorBidi"/>
        </w:rPr>
      </w:pPr>
      <w:bookmarkStart w:id="139" w:name="_Toc78463920"/>
      <w:bookmarkStart w:id="140" w:name="_Toc854763116"/>
      <w:r w:rsidRPr="6B06F679">
        <w:rPr>
          <w:rFonts w:asciiTheme="majorHAnsi" w:hAnsiTheme="majorHAnsi" w:cstheme="majorBidi"/>
        </w:rPr>
        <w:t>Lizenzen</w:t>
      </w:r>
      <w:bookmarkEnd w:id="139"/>
      <w:bookmarkEnd w:id="140"/>
    </w:p>
    <w:p w14:paraId="0C893E53" w14:textId="3357C4BE" w:rsidR="205AF049" w:rsidRPr="001F59EC" w:rsidRDefault="205AF049" w:rsidP="2B395417">
      <w:pPr>
        <w:rPr>
          <w:rFonts w:asciiTheme="majorHAnsi" w:hAnsiTheme="majorHAnsi" w:cstheme="majorHAnsi"/>
        </w:rPr>
      </w:pPr>
      <w:r w:rsidRPr="001F59EC">
        <w:rPr>
          <w:rFonts w:asciiTheme="majorHAnsi" w:hAnsiTheme="majorHAnsi" w:cstheme="majorHAnsi"/>
        </w:rPr>
        <w:t>Lizenzen wurden vom Kunden erworben und bereitgestellt.</w:t>
      </w:r>
    </w:p>
    <w:p w14:paraId="2A7B167E" w14:textId="77777777" w:rsidR="00DA325F" w:rsidRPr="001F59EC" w:rsidRDefault="218DE66B" w:rsidP="6B06F679">
      <w:pPr>
        <w:pStyle w:val="berschrift2"/>
        <w:rPr>
          <w:rFonts w:asciiTheme="majorHAnsi" w:hAnsiTheme="majorHAnsi" w:cstheme="majorBidi"/>
        </w:rPr>
      </w:pPr>
      <w:bookmarkStart w:id="141" w:name="_Toc78463921"/>
      <w:bookmarkStart w:id="142" w:name="_Toc1794821868"/>
      <w:r w:rsidRPr="6B06F679">
        <w:rPr>
          <w:rFonts w:asciiTheme="majorHAnsi" w:hAnsiTheme="majorHAnsi" w:cstheme="majorBidi"/>
        </w:rPr>
        <w:t>Betrieb</w:t>
      </w:r>
      <w:bookmarkEnd w:id="141"/>
      <w:bookmarkEnd w:id="142"/>
    </w:p>
    <w:p w14:paraId="4F1AA202" w14:textId="77777777" w:rsidR="00DA325F" w:rsidRPr="001F59EC" w:rsidRDefault="218DE66B" w:rsidP="00DA325F">
      <w:pPr>
        <w:rPr>
          <w:rFonts w:asciiTheme="majorHAnsi" w:hAnsiTheme="majorHAnsi" w:cstheme="majorHAnsi"/>
        </w:rPr>
      </w:pPr>
      <w:r w:rsidRPr="001F59EC">
        <w:rPr>
          <w:rFonts w:asciiTheme="majorHAnsi" w:hAnsiTheme="majorHAnsi" w:cstheme="majorHAnsi"/>
        </w:rPr>
        <w:t>Der Betrieb erfolgt Rechenzentrum der BIG in Dortmund.</w:t>
      </w:r>
    </w:p>
    <w:p w14:paraId="0957E697" w14:textId="77777777" w:rsidR="00DA325F" w:rsidRPr="001F59EC" w:rsidRDefault="218DE66B" w:rsidP="6B06F679">
      <w:pPr>
        <w:pStyle w:val="berschrift3"/>
        <w:rPr>
          <w:rFonts w:asciiTheme="majorHAnsi" w:hAnsiTheme="majorHAnsi" w:cstheme="majorBidi"/>
        </w:rPr>
      </w:pPr>
      <w:bookmarkStart w:id="143" w:name="_Toc78463923"/>
      <w:bookmarkStart w:id="144" w:name="_Toc1444707655"/>
      <w:r w:rsidRPr="6B06F679">
        <w:rPr>
          <w:rFonts w:asciiTheme="majorHAnsi" w:hAnsiTheme="majorHAnsi" w:cstheme="majorBidi"/>
        </w:rPr>
        <w:t>Updates</w:t>
      </w:r>
      <w:bookmarkEnd w:id="143"/>
      <w:bookmarkEnd w:id="144"/>
    </w:p>
    <w:p w14:paraId="6080F281" w14:textId="76D8C2F7" w:rsidR="00AB6E47" w:rsidRPr="001F59EC" w:rsidRDefault="218DE66B" w:rsidP="00AB6E47">
      <w:pPr>
        <w:rPr>
          <w:rFonts w:asciiTheme="majorHAnsi" w:hAnsiTheme="majorHAnsi" w:cstheme="majorHAnsi"/>
        </w:rPr>
      </w:pPr>
      <w:r w:rsidRPr="001F59EC">
        <w:rPr>
          <w:rFonts w:asciiTheme="majorHAnsi" w:hAnsiTheme="majorHAnsi" w:cstheme="majorHAnsi"/>
        </w:rPr>
        <w:t>Für Updates wird der vSphere Update Manager genutzt, der direkt die Updates/Patches von VMware bezieht.</w:t>
      </w:r>
    </w:p>
    <w:p w14:paraId="7BA61869" w14:textId="751FB8F3" w:rsidR="00AB6E47" w:rsidRPr="001F59EC" w:rsidRDefault="218DE66B" w:rsidP="6B06F679">
      <w:pPr>
        <w:pStyle w:val="berschrift3"/>
        <w:rPr>
          <w:rFonts w:asciiTheme="majorHAnsi" w:hAnsiTheme="majorHAnsi" w:cstheme="majorBidi"/>
        </w:rPr>
      </w:pPr>
      <w:bookmarkStart w:id="145" w:name="_Toc78463928"/>
      <w:bookmarkStart w:id="146" w:name="_Toc320542574"/>
      <w:r w:rsidRPr="6B06F679">
        <w:rPr>
          <w:rFonts w:asciiTheme="majorHAnsi" w:hAnsiTheme="majorHAnsi" w:cstheme="majorBidi"/>
        </w:rPr>
        <w:t>Monitoring</w:t>
      </w:r>
      <w:bookmarkEnd w:id="145"/>
      <w:bookmarkEnd w:id="146"/>
    </w:p>
    <w:p w14:paraId="3FBA7181" w14:textId="77777777" w:rsidR="00AB6E47" w:rsidRPr="001F59EC" w:rsidRDefault="218DE66B" w:rsidP="00166B55">
      <w:pPr>
        <w:numPr>
          <w:ilvl w:val="0"/>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Beinhaltet das Monitoring für die VCSA </w:t>
      </w:r>
    </w:p>
    <w:p w14:paraId="6EA141EB" w14:textId="1E2C529B"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Ressourcenmonitoring für VMware customized  VCSA Linux</w:t>
      </w:r>
    </w:p>
    <w:p w14:paraId="3B6ACF54" w14:textId="77777777" w:rsidR="00AB6E47" w:rsidRPr="001F59EC" w:rsidRDefault="218DE66B" w:rsidP="00166B55">
      <w:pPr>
        <w:numPr>
          <w:ilvl w:val="0"/>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Beinhaltet Monitoring der Virtualisierungs-Ressourcen</w:t>
      </w:r>
    </w:p>
    <w:p w14:paraId="0BA0A635"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ESX-Hosts</w:t>
      </w:r>
    </w:p>
    <w:p w14:paraId="2D14E6D1"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VMs inkl. Ressourcen</w:t>
      </w:r>
    </w:p>
    <w:p w14:paraId="15E7B62C"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Datastores</w:t>
      </w:r>
    </w:p>
    <w:p w14:paraId="75446C14"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Networks</w:t>
      </w:r>
    </w:p>
    <w:p w14:paraId="5CF34103" w14:textId="77777777" w:rsidR="00AB6E47" w:rsidRPr="001F59EC" w:rsidRDefault="218DE66B" w:rsidP="00166B55">
      <w:pPr>
        <w:numPr>
          <w:ilvl w:val="1"/>
          <w:numId w:val="24"/>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Snapshots</w:t>
      </w:r>
    </w:p>
    <w:p w14:paraId="316A9495" w14:textId="27AD09AB" w:rsidR="00DA325F" w:rsidRPr="001F59EC" w:rsidRDefault="218DE66B" w:rsidP="00166B55">
      <w:pPr>
        <w:numPr>
          <w:ilvl w:val="1"/>
          <w:numId w:val="24"/>
        </w:num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Cluster</w:t>
      </w:r>
    </w:p>
    <w:p w14:paraId="627B9404" w14:textId="77777777" w:rsidR="006265D0" w:rsidRPr="001F59EC" w:rsidRDefault="006265D0">
      <w:pPr>
        <w:rPr>
          <w:rFonts w:asciiTheme="majorHAnsi" w:hAnsiTheme="majorHAnsi" w:cstheme="majorHAnsi"/>
          <w:b/>
          <w:sz w:val="28"/>
          <w:szCs w:val="28"/>
        </w:rPr>
      </w:pPr>
      <w:bookmarkStart w:id="147" w:name="_Toc76025617"/>
      <w:bookmarkEnd w:id="126"/>
      <w:r w:rsidRPr="001F59EC">
        <w:rPr>
          <w:rFonts w:asciiTheme="majorHAnsi" w:hAnsiTheme="majorHAnsi" w:cstheme="majorHAnsi"/>
        </w:rPr>
        <w:br w:type="page"/>
      </w:r>
    </w:p>
    <w:p w14:paraId="5EDBECAD" w14:textId="46020108" w:rsidR="00570CDC" w:rsidRPr="001F59EC" w:rsidRDefault="00570CDC" w:rsidP="6B06F679">
      <w:pPr>
        <w:pStyle w:val="berschrift1"/>
        <w:rPr>
          <w:rFonts w:asciiTheme="majorHAnsi" w:hAnsiTheme="majorHAnsi" w:cstheme="majorBidi"/>
        </w:rPr>
      </w:pPr>
      <w:bookmarkStart w:id="148" w:name="_Toc47811623"/>
      <w:r w:rsidRPr="6B06F679">
        <w:rPr>
          <w:rFonts w:asciiTheme="majorHAnsi" w:hAnsiTheme="majorHAnsi" w:cstheme="majorBidi"/>
        </w:rPr>
        <w:lastRenderedPageBreak/>
        <w:t>Hyper-V Services</w:t>
      </w:r>
      <w:bookmarkEnd w:id="148"/>
    </w:p>
    <w:p w14:paraId="36139509" w14:textId="77777777" w:rsidR="00570CDC" w:rsidRPr="001F59EC" w:rsidRDefault="00570CDC" w:rsidP="6B06F679">
      <w:pPr>
        <w:pStyle w:val="berschrift2"/>
        <w:rPr>
          <w:rFonts w:asciiTheme="majorHAnsi" w:hAnsiTheme="majorHAnsi" w:cstheme="majorBidi"/>
        </w:rPr>
      </w:pPr>
      <w:bookmarkStart w:id="149" w:name="_Toc1653557051"/>
      <w:r w:rsidRPr="6B06F679">
        <w:rPr>
          <w:rFonts w:asciiTheme="majorHAnsi" w:hAnsiTheme="majorHAnsi" w:cstheme="majorBidi"/>
        </w:rPr>
        <w:t>Infrastruktur</w:t>
      </w:r>
      <w:bookmarkEnd w:id="149"/>
    </w:p>
    <w:p w14:paraId="28494FEA" w14:textId="1B26D1A2"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Für VM’s und Systeme die beim Kunden weiterhin in Dortmund betrieben werden, ist eine eigenständige Hyper-V Struktur implementiert. Sie besteht aus 2 Hyper-V Host die </w:t>
      </w:r>
      <w:r w:rsidR="00067290" w:rsidRPr="001F59EC">
        <w:rPr>
          <w:rFonts w:asciiTheme="majorHAnsi" w:hAnsiTheme="majorHAnsi" w:cstheme="majorHAnsi"/>
        </w:rPr>
        <w:t>als Failover Cluster konfiguriert sind.</w:t>
      </w:r>
      <w:r w:rsidRPr="001F59EC">
        <w:rPr>
          <w:rFonts w:asciiTheme="majorHAnsi" w:hAnsiTheme="majorHAnsi" w:cstheme="majorHAnsi"/>
        </w:rPr>
        <w:br/>
        <w:t xml:space="preserve">Die benötigte Speicher Kapazität wird </w:t>
      </w:r>
      <w:r w:rsidR="00067290" w:rsidRPr="001F59EC">
        <w:rPr>
          <w:rFonts w:asciiTheme="majorHAnsi" w:hAnsiTheme="majorHAnsi" w:cstheme="majorHAnsi"/>
        </w:rPr>
        <w:t>über lokale Festplatten in einem Storage Spaces Direct Storage-Pool</w:t>
      </w:r>
      <w:r w:rsidRPr="001F59EC">
        <w:rPr>
          <w:rFonts w:asciiTheme="majorHAnsi" w:hAnsiTheme="majorHAnsi" w:cstheme="majorHAnsi"/>
        </w:rPr>
        <w:t>bereitgestellt.</w:t>
      </w:r>
    </w:p>
    <w:p w14:paraId="1F8B8F17" w14:textId="77777777" w:rsidR="00570CDC" w:rsidRPr="001F59EC" w:rsidRDefault="00570CDC" w:rsidP="6B06F679">
      <w:pPr>
        <w:pStyle w:val="berschrift2"/>
        <w:rPr>
          <w:rFonts w:asciiTheme="majorHAnsi" w:hAnsiTheme="majorHAnsi" w:cstheme="majorBidi"/>
        </w:rPr>
      </w:pPr>
      <w:bookmarkStart w:id="150" w:name="_Toc2094916982"/>
      <w:r w:rsidRPr="6B06F679">
        <w:rPr>
          <w:rFonts w:asciiTheme="majorHAnsi" w:hAnsiTheme="majorHAnsi" w:cstheme="majorBidi"/>
        </w:rPr>
        <w:t>Konfigurationen</w:t>
      </w:r>
      <w:bookmarkEnd w:id="150"/>
    </w:p>
    <w:p w14:paraId="47FD18FB" w14:textId="77777777" w:rsidR="00570CDC" w:rsidRPr="001F59EC" w:rsidRDefault="00570CDC" w:rsidP="6B06F679">
      <w:pPr>
        <w:pStyle w:val="berschrift3"/>
        <w:rPr>
          <w:rFonts w:asciiTheme="majorHAnsi" w:hAnsiTheme="majorHAnsi" w:cstheme="majorBidi"/>
        </w:rPr>
      </w:pPr>
      <w:bookmarkStart w:id="151" w:name="_Toc1954836671"/>
      <w:r w:rsidRPr="6B06F679">
        <w:rPr>
          <w:rFonts w:asciiTheme="majorHAnsi" w:hAnsiTheme="majorHAnsi" w:cstheme="majorBidi"/>
        </w:rPr>
        <w:t>Hardware Systeminformationen ESXi Hosts</w:t>
      </w:r>
      <w:bookmarkEnd w:id="151"/>
    </w:p>
    <w:p w14:paraId="53B434CB" w14:textId="1C855961" w:rsidR="00570CDC" w:rsidRPr="001F59EC" w:rsidRDefault="00570CDC" w:rsidP="00570CDC">
      <w:pPr>
        <w:pStyle w:val="Listenabsatz"/>
        <w:numPr>
          <w:ilvl w:val="0"/>
          <w:numId w:val="10"/>
        </w:numPr>
        <w:rPr>
          <w:rFonts w:asciiTheme="majorHAnsi" w:hAnsiTheme="majorHAnsi" w:cstheme="majorHAnsi"/>
        </w:rPr>
      </w:pPr>
      <w:r w:rsidRPr="001F59EC">
        <w:rPr>
          <w:rFonts w:asciiTheme="majorHAnsi" w:hAnsiTheme="majorHAnsi" w:cstheme="majorHAnsi"/>
        </w:rPr>
        <w:t xml:space="preserve">System Type: </w:t>
      </w:r>
      <w:r w:rsidRPr="001F59EC">
        <w:rPr>
          <w:rFonts w:asciiTheme="majorHAnsi" w:hAnsiTheme="majorHAnsi" w:cstheme="majorHAnsi"/>
        </w:rPr>
        <w:tab/>
      </w:r>
      <w:r w:rsidR="00304FF8" w:rsidRPr="001F59EC">
        <w:rPr>
          <w:rFonts w:asciiTheme="majorHAnsi" w:eastAsiaTheme="minorEastAsia" w:hAnsiTheme="majorHAnsi" w:cstheme="majorHAnsi"/>
          <w:szCs w:val="20"/>
          <w:lang w:val="en-US"/>
        </w:rPr>
        <w:t>PowerEdge R660</w:t>
      </w:r>
    </w:p>
    <w:p w14:paraId="4554F655" w14:textId="54A43974" w:rsidR="00570CDC" w:rsidRPr="00CD5D3E" w:rsidRDefault="00570CDC" w:rsidP="00570CDC">
      <w:pPr>
        <w:pStyle w:val="Listenabsatz"/>
        <w:numPr>
          <w:ilvl w:val="0"/>
          <w:numId w:val="10"/>
        </w:numPr>
        <w:rPr>
          <w:rFonts w:asciiTheme="majorHAnsi" w:hAnsiTheme="majorHAnsi" w:cstheme="majorHAnsi"/>
          <w:lang w:val="en-US"/>
        </w:rPr>
      </w:pPr>
      <w:r w:rsidRPr="001F59EC">
        <w:rPr>
          <w:rFonts w:asciiTheme="majorHAnsi" w:hAnsiTheme="majorHAnsi" w:cstheme="majorHAnsi"/>
          <w:lang w:val="en-US"/>
        </w:rPr>
        <w:t>System O/S:</w:t>
      </w:r>
      <w:r w:rsidRPr="001F59EC">
        <w:rPr>
          <w:rFonts w:asciiTheme="majorHAnsi" w:hAnsiTheme="majorHAnsi" w:cstheme="majorHAnsi"/>
          <w:lang w:val="en-US"/>
        </w:rPr>
        <w:tab/>
      </w:r>
      <w:r w:rsidR="00304FF8" w:rsidRPr="001F59EC">
        <w:rPr>
          <w:rFonts w:asciiTheme="majorHAnsi" w:hAnsiTheme="majorHAnsi" w:cstheme="majorHAnsi"/>
          <w:lang w:val="en-US"/>
        </w:rPr>
        <w:t>Windows Server 2022 Datacenter</w:t>
      </w:r>
    </w:p>
    <w:p w14:paraId="677AE415" w14:textId="6FC5BE1E" w:rsidR="00570CDC" w:rsidRPr="001F59EC" w:rsidRDefault="00F4111B" w:rsidP="6B06F679">
      <w:pPr>
        <w:pStyle w:val="berschrift3"/>
        <w:rPr>
          <w:rFonts w:asciiTheme="majorHAnsi" w:hAnsiTheme="majorHAnsi" w:cstheme="majorBidi"/>
        </w:rPr>
      </w:pPr>
      <w:bookmarkStart w:id="152" w:name="_Toc816961594"/>
      <w:r w:rsidRPr="6B06F679">
        <w:rPr>
          <w:rFonts w:asciiTheme="majorHAnsi" w:hAnsiTheme="majorHAnsi" w:cstheme="majorBidi"/>
        </w:rPr>
        <w:t>Failover Cluster</w:t>
      </w:r>
      <w:bookmarkEnd w:id="152"/>
    </w:p>
    <w:p w14:paraId="708CE539" w14:textId="71CFA26B"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Die 2 </w:t>
      </w:r>
      <w:r w:rsidR="00F4111B" w:rsidRPr="001F59EC">
        <w:rPr>
          <w:rFonts w:asciiTheme="majorHAnsi" w:hAnsiTheme="majorHAnsi" w:cstheme="majorHAnsi"/>
        </w:rPr>
        <w:t>Hyper-V</w:t>
      </w:r>
      <w:r w:rsidRPr="001F59EC">
        <w:rPr>
          <w:rFonts w:asciiTheme="majorHAnsi" w:hAnsiTheme="majorHAnsi" w:cstheme="majorHAnsi"/>
        </w:rPr>
        <w:t xml:space="preserve"> Hosts sind </w:t>
      </w:r>
      <w:r w:rsidR="00F4111B" w:rsidRPr="001F59EC">
        <w:rPr>
          <w:rFonts w:asciiTheme="majorHAnsi" w:hAnsiTheme="majorHAnsi" w:cstheme="majorHAnsi"/>
        </w:rPr>
        <w:t>als Failover Cluster</w:t>
      </w:r>
      <w:r w:rsidRPr="001F59EC">
        <w:rPr>
          <w:rFonts w:asciiTheme="majorHAnsi" w:hAnsiTheme="majorHAnsi" w:cstheme="majorHAnsi"/>
        </w:rPr>
        <w:t xml:space="preserve"> konfiguriert.</w:t>
      </w:r>
    </w:p>
    <w:tbl>
      <w:tblPr>
        <w:tblStyle w:val="ahdFormatvorlage2"/>
        <w:tblW w:w="8500" w:type="dxa"/>
        <w:tblLayout w:type="fixed"/>
        <w:tblLook w:val="01E0" w:firstRow="1" w:lastRow="1" w:firstColumn="1" w:lastColumn="1" w:noHBand="0" w:noVBand="0"/>
      </w:tblPr>
      <w:tblGrid>
        <w:gridCol w:w="3964"/>
        <w:gridCol w:w="2977"/>
        <w:gridCol w:w="1559"/>
      </w:tblGrid>
      <w:tr w:rsidR="00024352" w:rsidRPr="001F59EC" w14:paraId="38901C21" w14:textId="77777777" w:rsidTr="00E6581A">
        <w:trPr>
          <w:cnfStyle w:val="100000000000" w:firstRow="1" w:lastRow="0" w:firstColumn="0" w:lastColumn="0" w:oddVBand="0" w:evenVBand="0" w:oddHBand="0" w:evenHBand="0" w:firstRowFirstColumn="0" w:firstRowLastColumn="0" w:lastRowFirstColumn="0" w:lastRowLastColumn="0"/>
        </w:trPr>
        <w:tc>
          <w:tcPr>
            <w:tcW w:w="3964" w:type="dxa"/>
          </w:tcPr>
          <w:p w14:paraId="6842B59D"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Hostname</w:t>
            </w:r>
          </w:p>
        </w:tc>
        <w:tc>
          <w:tcPr>
            <w:tcW w:w="2977" w:type="dxa"/>
          </w:tcPr>
          <w:p w14:paraId="623E3641"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Funktion</w:t>
            </w:r>
          </w:p>
        </w:tc>
        <w:tc>
          <w:tcPr>
            <w:tcW w:w="1559" w:type="dxa"/>
          </w:tcPr>
          <w:p w14:paraId="07B43CE0" w14:textId="77777777" w:rsidR="00024352" w:rsidRPr="001F59EC" w:rsidRDefault="00024352" w:rsidP="007933F0">
            <w:pPr>
              <w:rPr>
                <w:rFonts w:asciiTheme="majorHAnsi" w:hAnsiTheme="majorHAnsi" w:cstheme="majorHAnsi"/>
              </w:rPr>
            </w:pPr>
            <w:r w:rsidRPr="001F59EC">
              <w:rPr>
                <w:rFonts w:asciiTheme="majorHAnsi" w:hAnsiTheme="majorHAnsi" w:cstheme="majorHAnsi"/>
              </w:rPr>
              <w:t>IP-Adresse</w:t>
            </w:r>
          </w:p>
        </w:tc>
      </w:tr>
      <w:tr w:rsidR="00024352" w:rsidRPr="001F59EC" w14:paraId="6D473B4E" w14:textId="77777777" w:rsidTr="00E6581A">
        <w:tc>
          <w:tcPr>
            <w:tcW w:w="3964" w:type="dxa"/>
          </w:tcPr>
          <w:p w14:paraId="0B93EAF1" w14:textId="3E3BDCFC" w:rsidR="00024352" w:rsidRPr="001F59EC" w:rsidRDefault="00024352" w:rsidP="007933F0">
            <w:pPr>
              <w:rPr>
                <w:rFonts w:asciiTheme="majorHAnsi" w:hAnsiTheme="majorHAnsi" w:cstheme="majorHAnsi"/>
              </w:rPr>
            </w:pPr>
            <w:r w:rsidRPr="001F59EC">
              <w:rPr>
                <w:rFonts w:asciiTheme="majorHAnsi" w:hAnsiTheme="majorHAnsi" w:cstheme="majorHAnsi"/>
              </w:rPr>
              <w:t>big-dtm-hypv-cl.big.krankenkasse.de</w:t>
            </w:r>
          </w:p>
        </w:tc>
        <w:tc>
          <w:tcPr>
            <w:tcW w:w="2977" w:type="dxa"/>
          </w:tcPr>
          <w:p w14:paraId="44A8E7EE" w14:textId="0EF1CC8D" w:rsidR="00024352" w:rsidRPr="001F59EC" w:rsidRDefault="00024352" w:rsidP="007933F0">
            <w:pPr>
              <w:rPr>
                <w:rFonts w:asciiTheme="majorHAnsi" w:hAnsiTheme="majorHAnsi" w:cstheme="majorHAnsi"/>
              </w:rPr>
            </w:pPr>
            <w:r w:rsidRPr="001F59EC">
              <w:rPr>
                <w:rFonts w:asciiTheme="majorHAnsi" w:hAnsiTheme="majorHAnsi" w:cstheme="majorHAnsi"/>
              </w:rPr>
              <w:t>Windows Failover Cluster</w:t>
            </w:r>
          </w:p>
        </w:tc>
        <w:tc>
          <w:tcPr>
            <w:tcW w:w="1559" w:type="dxa"/>
          </w:tcPr>
          <w:p w14:paraId="1ED68123" w14:textId="47C2FFFA" w:rsidR="00024352" w:rsidRPr="001F59EC" w:rsidRDefault="00024352" w:rsidP="007933F0">
            <w:pPr>
              <w:rPr>
                <w:rFonts w:asciiTheme="majorHAnsi" w:hAnsiTheme="majorHAnsi" w:cstheme="majorHAnsi"/>
              </w:rPr>
            </w:pPr>
            <w:r w:rsidRPr="001F59EC">
              <w:rPr>
                <w:rFonts w:asciiTheme="majorHAnsi" w:hAnsiTheme="majorHAnsi" w:cstheme="majorHAnsi"/>
              </w:rPr>
              <w:t>10.141.70.100</w:t>
            </w:r>
          </w:p>
        </w:tc>
      </w:tr>
      <w:tr w:rsidR="00024352" w:rsidRPr="001F59EC" w14:paraId="588B75D3" w14:textId="77777777" w:rsidTr="00E6581A">
        <w:tc>
          <w:tcPr>
            <w:tcW w:w="3964" w:type="dxa"/>
          </w:tcPr>
          <w:p w14:paraId="60BB205C" w14:textId="16B11CCB" w:rsidR="00024352" w:rsidRPr="001F59EC" w:rsidRDefault="00F13832" w:rsidP="007933F0">
            <w:pPr>
              <w:rPr>
                <w:rFonts w:asciiTheme="majorHAnsi" w:hAnsiTheme="majorHAnsi" w:cstheme="majorHAnsi"/>
              </w:rPr>
            </w:pPr>
            <w:r w:rsidRPr="001F59EC">
              <w:rPr>
                <w:rFonts w:asciiTheme="majorHAnsi" w:hAnsiTheme="majorHAnsi" w:cstheme="majorHAnsi"/>
              </w:rPr>
              <w:t>big-dtm-hypv1.</w:t>
            </w:r>
            <w:r w:rsidR="00024352" w:rsidRPr="001F59EC">
              <w:rPr>
                <w:rFonts w:asciiTheme="majorHAnsi" w:hAnsiTheme="majorHAnsi" w:cstheme="majorHAnsi"/>
              </w:rPr>
              <w:t>big.krankenkasse.de</w:t>
            </w:r>
          </w:p>
        </w:tc>
        <w:tc>
          <w:tcPr>
            <w:tcW w:w="2977" w:type="dxa"/>
          </w:tcPr>
          <w:p w14:paraId="05D56189" w14:textId="6ABF655A" w:rsidR="00024352" w:rsidRPr="001F59EC" w:rsidRDefault="00F13832" w:rsidP="007933F0">
            <w:pPr>
              <w:rPr>
                <w:rFonts w:asciiTheme="majorHAnsi" w:hAnsiTheme="majorHAnsi" w:cstheme="majorHAnsi"/>
              </w:rPr>
            </w:pPr>
            <w:r w:rsidRPr="001F59EC">
              <w:rPr>
                <w:rFonts w:asciiTheme="majorHAnsi" w:hAnsiTheme="majorHAnsi" w:cstheme="majorHAnsi"/>
              </w:rPr>
              <w:t xml:space="preserve">Hyper-V </w:t>
            </w:r>
            <w:r w:rsidR="00024352" w:rsidRPr="001F59EC">
              <w:rPr>
                <w:rFonts w:asciiTheme="majorHAnsi" w:hAnsiTheme="majorHAnsi" w:cstheme="majorHAnsi"/>
              </w:rPr>
              <w:t>Host</w:t>
            </w:r>
          </w:p>
        </w:tc>
        <w:tc>
          <w:tcPr>
            <w:tcW w:w="1559" w:type="dxa"/>
          </w:tcPr>
          <w:p w14:paraId="660B7EC3" w14:textId="0B0BD4FC" w:rsidR="00024352" w:rsidRPr="001F59EC" w:rsidRDefault="007803CE" w:rsidP="007933F0">
            <w:pPr>
              <w:rPr>
                <w:rFonts w:asciiTheme="majorHAnsi" w:hAnsiTheme="majorHAnsi" w:cstheme="majorHAnsi"/>
              </w:rPr>
            </w:pPr>
            <w:r w:rsidRPr="001F59EC">
              <w:rPr>
                <w:rFonts w:asciiTheme="majorHAnsi" w:hAnsiTheme="majorHAnsi" w:cstheme="majorHAnsi"/>
              </w:rPr>
              <w:t>10.141.70.102</w:t>
            </w:r>
          </w:p>
        </w:tc>
      </w:tr>
      <w:tr w:rsidR="00024352" w:rsidRPr="001F59EC" w14:paraId="585D13AA" w14:textId="77777777" w:rsidTr="00E6581A">
        <w:tc>
          <w:tcPr>
            <w:tcW w:w="3964" w:type="dxa"/>
          </w:tcPr>
          <w:p w14:paraId="79340E78" w14:textId="759B516B" w:rsidR="00024352" w:rsidRPr="001F59EC" w:rsidRDefault="00F13832" w:rsidP="007933F0">
            <w:pPr>
              <w:rPr>
                <w:rFonts w:asciiTheme="majorHAnsi" w:hAnsiTheme="majorHAnsi" w:cstheme="majorHAnsi"/>
              </w:rPr>
            </w:pPr>
            <w:r w:rsidRPr="001F59EC">
              <w:rPr>
                <w:rFonts w:asciiTheme="majorHAnsi" w:hAnsiTheme="majorHAnsi" w:cstheme="majorHAnsi"/>
              </w:rPr>
              <w:t>big-dtm-hypv2.big.krankenkasse.de</w:t>
            </w:r>
          </w:p>
        </w:tc>
        <w:tc>
          <w:tcPr>
            <w:tcW w:w="2977" w:type="dxa"/>
          </w:tcPr>
          <w:p w14:paraId="5D1C043C" w14:textId="11C2D00D" w:rsidR="00024352" w:rsidRPr="001F59EC" w:rsidRDefault="00F13832" w:rsidP="007933F0">
            <w:pPr>
              <w:rPr>
                <w:rFonts w:asciiTheme="majorHAnsi" w:hAnsiTheme="majorHAnsi" w:cstheme="majorHAnsi"/>
              </w:rPr>
            </w:pPr>
            <w:r w:rsidRPr="001F59EC">
              <w:rPr>
                <w:rFonts w:asciiTheme="majorHAnsi" w:hAnsiTheme="majorHAnsi" w:cstheme="majorHAnsi"/>
              </w:rPr>
              <w:t>Hyper-V</w:t>
            </w:r>
            <w:r w:rsidR="00024352" w:rsidRPr="001F59EC">
              <w:rPr>
                <w:rFonts w:asciiTheme="majorHAnsi" w:hAnsiTheme="majorHAnsi" w:cstheme="majorHAnsi"/>
              </w:rPr>
              <w:t xml:space="preserve"> Host</w:t>
            </w:r>
          </w:p>
        </w:tc>
        <w:tc>
          <w:tcPr>
            <w:tcW w:w="1559" w:type="dxa"/>
          </w:tcPr>
          <w:p w14:paraId="16DB4858" w14:textId="30428934" w:rsidR="00024352" w:rsidRPr="001F59EC" w:rsidRDefault="007803CE" w:rsidP="007933F0">
            <w:pPr>
              <w:rPr>
                <w:rFonts w:asciiTheme="majorHAnsi" w:hAnsiTheme="majorHAnsi" w:cstheme="majorHAnsi"/>
              </w:rPr>
            </w:pPr>
            <w:r w:rsidRPr="001F59EC">
              <w:rPr>
                <w:rFonts w:asciiTheme="majorHAnsi" w:hAnsiTheme="majorHAnsi" w:cstheme="majorHAnsi"/>
              </w:rPr>
              <w:t>10.141.70.104</w:t>
            </w:r>
          </w:p>
        </w:tc>
      </w:tr>
    </w:tbl>
    <w:p w14:paraId="05C844F1" w14:textId="77777777" w:rsidR="00570CDC" w:rsidRPr="001F59EC" w:rsidRDefault="00570CDC" w:rsidP="00570CDC">
      <w:pPr>
        <w:rPr>
          <w:rFonts w:asciiTheme="majorHAnsi" w:hAnsiTheme="majorHAnsi" w:cstheme="majorHAnsi"/>
          <w:noProof/>
        </w:rPr>
      </w:pPr>
    </w:p>
    <w:p w14:paraId="5A6998EA" w14:textId="1FEF036C" w:rsidR="00570CDC" w:rsidRPr="001F59EC" w:rsidRDefault="00E81A48" w:rsidP="00CD5D3E">
      <w:pPr>
        <w:jc w:val="center"/>
        <w:rPr>
          <w:rFonts w:asciiTheme="majorHAnsi" w:hAnsiTheme="majorHAnsi" w:cstheme="majorHAnsi"/>
        </w:rPr>
      </w:pPr>
      <w:r w:rsidRPr="001F59EC">
        <w:rPr>
          <w:rFonts w:asciiTheme="majorHAnsi" w:hAnsiTheme="majorHAnsi" w:cstheme="majorHAnsi"/>
          <w:noProof/>
        </w:rPr>
        <w:drawing>
          <wp:inline distT="0" distB="0" distL="0" distR="0" wp14:anchorId="0B12C774" wp14:editId="6554CD7C">
            <wp:extent cx="3772426" cy="1295581"/>
            <wp:effectExtent l="0" t="0" r="0" b="0"/>
            <wp:docPr id="246724706" name="Grafik 1" descr="Ein Bild, das Text, Screenshot, Schrif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724706" name="Grafik 1" descr="Ein Bild, das Text, Screenshot, Schrift, Software enthält.&#10;&#10;KI-generierte Inhalte können fehlerhaft sein."/>
                    <pic:cNvPicPr/>
                  </pic:nvPicPr>
                  <pic:blipFill>
                    <a:blip r:embed="rId82"/>
                    <a:stretch>
                      <a:fillRect/>
                    </a:stretch>
                  </pic:blipFill>
                  <pic:spPr>
                    <a:xfrm>
                      <a:off x="0" y="0"/>
                      <a:ext cx="3772426" cy="1295581"/>
                    </a:xfrm>
                    <a:prstGeom prst="rect">
                      <a:avLst/>
                    </a:prstGeom>
                  </pic:spPr>
                </pic:pic>
              </a:graphicData>
            </a:graphic>
          </wp:inline>
        </w:drawing>
      </w:r>
    </w:p>
    <w:p w14:paraId="201C24A6" w14:textId="74AEEF7D" w:rsidR="00570CDC" w:rsidRPr="001F59EC" w:rsidRDefault="00001AE0" w:rsidP="6B06F679">
      <w:pPr>
        <w:pStyle w:val="berschrift3"/>
        <w:rPr>
          <w:rFonts w:asciiTheme="majorHAnsi" w:hAnsiTheme="majorHAnsi" w:cstheme="majorBidi"/>
        </w:rPr>
      </w:pPr>
      <w:bookmarkStart w:id="153" w:name="_Toc863636028"/>
      <w:r w:rsidRPr="6B06F679">
        <w:rPr>
          <w:rFonts w:asciiTheme="majorHAnsi" w:hAnsiTheme="majorHAnsi" w:cstheme="majorBidi"/>
        </w:rPr>
        <w:t>Cluster Shared Volumes</w:t>
      </w:r>
      <w:bookmarkEnd w:id="153"/>
    </w:p>
    <w:p w14:paraId="72B6AD66" w14:textId="050724E1"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Es </w:t>
      </w:r>
      <w:r w:rsidR="00001AE0" w:rsidRPr="001F59EC">
        <w:rPr>
          <w:rFonts w:asciiTheme="majorHAnsi" w:hAnsiTheme="majorHAnsi" w:cstheme="majorHAnsi"/>
        </w:rPr>
        <w:t>ist ein</w:t>
      </w:r>
      <w:r w:rsidRPr="001F59EC">
        <w:rPr>
          <w:rFonts w:asciiTheme="majorHAnsi" w:hAnsiTheme="majorHAnsi" w:cstheme="majorHAnsi"/>
        </w:rPr>
        <w:t xml:space="preserve"> </w:t>
      </w:r>
      <w:r w:rsidR="00001AE0" w:rsidRPr="001F59EC">
        <w:rPr>
          <w:rFonts w:asciiTheme="majorHAnsi" w:hAnsiTheme="majorHAnsi" w:cstheme="majorHAnsi"/>
        </w:rPr>
        <w:t>CSV</w:t>
      </w:r>
      <w:r w:rsidRPr="001F59EC">
        <w:rPr>
          <w:rFonts w:asciiTheme="majorHAnsi" w:hAnsiTheme="majorHAnsi" w:cstheme="majorHAnsi"/>
        </w:rPr>
        <w:t xml:space="preserve"> </w:t>
      </w:r>
      <w:r w:rsidR="00001AE0" w:rsidRPr="001F59EC">
        <w:rPr>
          <w:rFonts w:asciiTheme="majorHAnsi" w:hAnsiTheme="majorHAnsi" w:cstheme="majorHAnsi"/>
        </w:rPr>
        <w:t>mit 8</w:t>
      </w:r>
      <w:r w:rsidRPr="001F59EC">
        <w:rPr>
          <w:rFonts w:asciiTheme="majorHAnsi" w:hAnsiTheme="majorHAnsi" w:cstheme="majorHAnsi"/>
        </w:rPr>
        <w:t xml:space="preserve"> TB Größe</w:t>
      </w:r>
      <w:r w:rsidR="00001AE0" w:rsidRPr="001F59EC">
        <w:rPr>
          <w:rFonts w:asciiTheme="majorHAnsi" w:hAnsiTheme="majorHAnsi" w:cstheme="majorHAnsi"/>
        </w:rPr>
        <w:t xml:space="preserve"> </w:t>
      </w:r>
      <w:r w:rsidR="00094E7D" w:rsidRPr="001F59EC">
        <w:rPr>
          <w:rFonts w:asciiTheme="majorHAnsi" w:hAnsiTheme="majorHAnsi" w:cstheme="majorHAnsi"/>
        </w:rPr>
        <w:t xml:space="preserve">als Two-Way Mirror </w:t>
      </w:r>
      <w:r w:rsidR="00274F58" w:rsidRPr="001F59EC">
        <w:rPr>
          <w:rFonts w:asciiTheme="majorHAnsi" w:hAnsiTheme="majorHAnsi" w:cstheme="majorHAnsi"/>
        </w:rPr>
        <w:t>konfiguriert:</w:t>
      </w:r>
    </w:p>
    <w:p w14:paraId="65270BA0" w14:textId="0002AB92" w:rsidR="00570CDC" w:rsidRPr="001F59EC" w:rsidRDefault="008D0260" w:rsidP="00570CDC">
      <w:pPr>
        <w:jc w:val="center"/>
        <w:rPr>
          <w:rFonts w:asciiTheme="majorHAnsi" w:hAnsiTheme="majorHAnsi" w:cstheme="majorHAnsi"/>
        </w:rPr>
      </w:pPr>
      <w:r w:rsidRPr="001F59EC">
        <w:rPr>
          <w:rFonts w:asciiTheme="majorHAnsi" w:hAnsiTheme="majorHAnsi" w:cstheme="majorHAnsi"/>
          <w:noProof/>
        </w:rPr>
        <w:lastRenderedPageBreak/>
        <w:drawing>
          <wp:inline distT="0" distB="0" distL="0" distR="0" wp14:anchorId="017CADC0" wp14:editId="0CC6134F">
            <wp:extent cx="5760720" cy="3361055"/>
            <wp:effectExtent l="0" t="0" r="0" b="0"/>
            <wp:docPr id="983182880" name="Grafik 1" descr="Ein Bild, das Text, Screenshot, Software, Computer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966917" name="Grafik 1" descr="Ein Bild, das Text, Screenshot, Software, Computersymbol enthält.&#10;&#10;KI-generierte Inhalte können fehlerhaft sein."/>
                    <pic:cNvPicPr/>
                  </pic:nvPicPr>
                  <pic:blipFill>
                    <a:blip r:embed="rId43"/>
                    <a:stretch>
                      <a:fillRect/>
                    </a:stretch>
                  </pic:blipFill>
                  <pic:spPr>
                    <a:xfrm>
                      <a:off x="0" y="0"/>
                      <a:ext cx="5760720" cy="3361055"/>
                    </a:xfrm>
                    <a:prstGeom prst="rect">
                      <a:avLst/>
                    </a:prstGeom>
                  </pic:spPr>
                </pic:pic>
              </a:graphicData>
            </a:graphic>
          </wp:inline>
        </w:drawing>
      </w:r>
    </w:p>
    <w:p w14:paraId="7475DB71" w14:textId="77777777" w:rsidR="00570CDC" w:rsidRPr="001F59EC" w:rsidRDefault="00570CDC" w:rsidP="6B06F679">
      <w:pPr>
        <w:pStyle w:val="berschrift2"/>
        <w:rPr>
          <w:rFonts w:asciiTheme="majorHAnsi" w:hAnsiTheme="majorHAnsi" w:cstheme="majorBidi"/>
        </w:rPr>
      </w:pPr>
      <w:bookmarkStart w:id="154" w:name="_Toc1427053215"/>
      <w:r w:rsidRPr="6B06F679">
        <w:rPr>
          <w:rFonts w:asciiTheme="majorHAnsi" w:hAnsiTheme="majorHAnsi" w:cstheme="majorBidi"/>
        </w:rPr>
        <w:t>Namenskonvention</w:t>
      </w:r>
      <w:bookmarkEnd w:id="154"/>
    </w:p>
    <w:p w14:paraId="68706BEE" w14:textId="77777777"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Damit man die Systeme bereits am Namen erkennen kann, wo sie sich befinden, sind in den Hostnamen etc die Buchstaben „dtm oder DTM“ anzuwenden. </w:t>
      </w:r>
    </w:p>
    <w:p w14:paraId="3BE98505" w14:textId="77777777" w:rsidR="00570CDC" w:rsidRPr="001F59EC" w:rsidRDefault="00570CDC" w:rsidP="6B06F679">
      <w:pPr>
        <w:pStyle w:val="berschrift2"/>
        <w:rPr>
          <w:rFonts w:asciiTheme="majorHAnsi" w:hAnsiTheme="majorHAnsi" w:cstheme="majorBidi"/>
        </w:rPr>
      </w:pPr>
      <w:bookmarkStart w:id="155" w:name="_Toc1331826747"/>
      <w:r w:rsidRPr="6B06F679">
        <w:rPr>
          <w:rFonts w:asciiTheme="majorHAnsi" w:hAnsiTheme="majorHAnsi" w:cstheme="majorBidi"/>
        </w:rPr>
        <w:t>Lizenzen</w:t>
      </w:r>
      <w:bookmarkEnd w:id="155"/>
    </w:p>
    <w:p w14:paraId="08A0D874" w14:textId="77777777" w:rsidR="00570CDC" w:rsidRPr="001F59EC" w:rsidRDefault="00570CDC" w:rsidP="00570CDC">
      <w:pPr>
        <w:rPr>
          <w:rFonts w:asciiTheme="majorHAnsi" w:hAnsiTheme="majorHAnsi" w:cstheme="majorHAnsi"/>
        </w:rPr>
      </w:pPr>
      <w:r w:rsidRPr="001F59EC">
        <w:rPr>
          <w:rFonts w:asciiTheme="majorHAnsi" w:hAnsiTheme="majorHAnsi" w:cstheme="majorHAnsi"/>
        </w:rPr>
        <w:t>Lizenzen wurden vom Kunden erworben und bereitgestellt.</w:t>
      </w:r>
    </w:p>
    <w:p w14:paraId="1D9C8022" w14:textId="77777777" w:rsidR="00570CDC" w:rsidRPr="001F59EC" w:rsidRDefault="00570CDC" w:rsidP="6B06F679">
      <w:pPr>
        <w:pStyle w:val="berschrift2"/>
        <w:rPr>
          <w:rFonts w:asciiTheme="majorHAnsi" w:hAnsiTheme="majorHAnsi" w:cstheme="majorBidi"/>
        </w:rPr>
      </w:pPr>
      <w:bookmarkStart w:id="156" w:name="_Toc828464329"/>
      <w:r w:rsidRPr="6B06F679">
        <w:rPr>
          <w:rFonts w:asciiTheme="majorHAnsi" w:hAnsiTheme="majorHAnsi" w:cstheme="majorBidi"/>
        </w:rPr>
        <w:t>Betrieb</w:t>
      </w:r>
      <w:bookmarkEnd w:id="156"/>
    </w:p>
    <w:p w14:paraId="17EC4F5A" w14:textId="5436CD62" w:rsidR="00570CDC" w:rsidRPr="001F59EC" w:rsidRDefault="00570CDC" w:rsidP="00570CDC">
      <w:pPr>
        <w:rPr>
          <w:rFonts w:asciiTheme="majorHAnsi" w:hAnsiTheme="majorHAnsi" w:cstheme="majorHAnsi"/>
        </w:rPr>
      </w:pPr>
      <w:r w:rsidRPr="001F59EC">
        <w:rPr>
          <w:rFonts w:asciiTheme="majorHAnsi" w:hAnsiTheme="majorHAnsi" w:cstheme="majorHAnsi"/>
        </w:rPr>
        <w:t xml:space="preserve">Der Betrieb erfolgt </w:t>
      </w:r>
      <w:r w:rsidR="00CD5D3E">
        <w:rPr>
          <w:rFonts w:asciiTheme="majorHAnsi" w:hAnsiTheme="majorHAnsi" w:cstheme="majorHAnsi"/>
        </w:rPr>
        <w:t xml:space="preserve">im </w:t>
      </w:r>
      <w:r w:rsidRPr="001F59EC">
        <w:rPr>
          <w:rFonts w:asciiTheme="majorHAnsi" w:hAnsiTheme="majorHAnsi" w:cstheme="majorHAnsi"/>
        </w:rPr>
        <w:t>Rechenzentrum der BIG in Dortmund.</w:t>
      </w:r>
    </w:p>
    <w:p w14:paraId="5FACEF9C" w14:textId="77777777" w:rsidR="00570CDC" w:rsidRPr="001F59EC" w:rsidRDefault="00570CDC" w:rsidP="6B06F679">
      <w:pPr>
        <w:pStyle w:val="berschrift3"/>
        <w:rPr>
          <w:rFonts w:asciiTheme="majorHAnsi" w:hAnsiTheme="majorHAnsi" w:cstheme="majorBidi"/>
        </w:rPr>
      </w:pPr>
      <w:bookmarkStart w:id="157" w:name="_Toc345431872"/>
      <w:r w:rsidRPr="6B06F679">
        <w:rPr>
          <w:rFonts w:asciiTheme="majorHAnsi" w:hAnsiTheme="majorHAnsi" w:cstheme="majorBidi"/>
        </w:rPr>
        <w:t>Updates</w:t>
      </w:r>
      <w:bookmarkEnd w:id="157"/>
    </w:p>
    <w:p w14:paraId="6D7BB6F2" w14:textId="77777777" w:rsidR="00570CDC" w:rsidRPr="001F59EC" w:rsidRDefault="00570CDC" w:rsidP="00570CDC">
      <w:pPr>
        <w:rPr>
          <w:rFonts w:asciiTheme="majorHAnsi" w:hAnsiTheme="majorHAnsi" w:cstheme="majorHAnsi"/>
        </w:rPr>
      </w:pPr>
    </w:p>
    <w:p w14:paraId="3E2664F7" w14:textId="77777777" w:rsidR="00570CDC" w:rsidRPr="001F59EC" w:rsidRDefault="00570CDC" w:rsidP="6B06F679">
      <w:pPr>
        <w:pStyle w:val="berschrift3"/>
        <w:rPr>
          <w:rFonts w:asciiTheme="majorHAnsi" w:hAnsiTheme="majorHAnsi" w:cstheme="majorBidi"/>
        </w:rPr>
      </w:pPr>
      <w:bookmarkStart w:id="158" w:name="_Toc1768928130"/>
      <w:r w:rsidRPr="6B06F679">
        <w:rPr>
          <w:rFonts w:asciiTheme="majorHAnsi" w:hAnsiTheme="majorHAnsi" w:cstheme="majorBidi"/>
        </w:rPr>
        <w:t>Monitoring</w:t>
      </w:r>
      <w:bookmarkEnd w:id="158"/>
    </w:p>
    <w:p w14:paraId="796FDD5E" w14:textId="77777777" w:rsidR="00570CDC" w:rsidRPr="001F59EC" w:rsidRDefault="00570CDC" w:rsidP="00570CDC">
      <w:pPr>
        <w:rPr>
          <w:rFonts w:asciiTheme="majorHAnsi" w:hAnsiTheme="majorHAnsi" w:cstheme="majorHAnsi"/>
          <w:b/>
          <w:sz w:val="28"/>
          <w:szCs w:val="28"/>
        </w:rPr>
      </w:pPr>
      <w:r w:rsidRPr="001F59EC">
        <w:rPr>
          <w:rFonts w:asciiTheme="majorHAnsi" w:hAnsiTheme="majorHAnsi" w:cstheme="majorHAnsi"/>
        </w:rPr>
        <w:br w:type="page"/>
      </w:r>
    </w:p>
    <w:p w14:paraId="485DB0A3" w14:textId="3FC422E5" w:rsidR="00CF49D7" w:rsidRPr="001F59EC" w:rsidRDefault="218DE66B" w:rsidP="6B06F679">
      <w:pPr>
        <w:pStyle w:val="berschrift1"/>
        <w:rPr>
          <w:rFonts w:asciiTheme="majorHAnsi" w:hAnsiTheme="majorHAnsi" w:cstheme="majorBidi"/>
        </w:rPr>
      </w:pPr>
      <w:bookmarkStart w:id="159" w:name="_Toc583870683"/>
      <w:r w:rsidRPr="6B06F679">
        <w:rPr>
          <w:rFonts w:asciiTheme="majorHAnsi" w:hAnsiTheme="majorHAnsi" w:cstheme="majorBidi"/>
        </w:rPr>
        <w:lastRenderedPageBreak/>
        <w:t>PKI Services</w:t>
      </w:r>
      <w:bookmarkEnd w:id="147"/>
      <w:bookmarkEnd w:id="159"/>
    </w:p>
    <w:p w14:paraId="4D4E345B" w14:textId="06E2BBCF" w:rsidR="00CF49D7" w:rsidRPr="001F59EC" w:rsidRDefault="218DE66B" w:rsidP="00CF49D7">
      <w:pPr>
        <w:rPr>
          <w:rFonts w:asciiTheme="majorHAnsi" w:hAnsiTheme="majorHAnsi" w:cstheme="majorHAnsi"/>
        </w:rPr>
      </w:pPr>
      <w:r w:rsidRPr="001F59EC">
        <w:rPr>
          <w:rFonts w:asciiTheme="majorHAnsi" w:hAnsiTheme="majorHAnsi" w:cstheme="majorHAnsi"/>
        </w:rPr>
        <w:t>Als interne PKI dient eine einstufige Microsoft Enterprise PKI auf dem Server „big-vpki01.big.krankenkasse.de“.</w:t>
      </w:r>
      <w:r w:rsidR="1906600E" w:rsidRPr="001F59EC">
        <w:rPr>
          <w:rFonts w:asciiTheme="majorHAnsi" w:hAnsiTheme="majorHAnsi" w:cstheme="majorHAnsi"/>
        </w:rPr>
        <w:br/>
      </w:r>
      <w:r w:rsidRPr="001F59EC">
        <w:rPr>
          <w:rFonts w:asciiTheme="majorHAnsi" w:hAnsiTheme="majorHAnsi" w:cstheme="majorHAnsi"/>
        </w:rPr>
        <w:t xml:space="preserve">Das Web-Enrollment ist unter der folgenden URL zu erreichen: </w:t>
      </w:r>
      <w:hyperlink r:id="rId83">
        <w:r w:rsidRPr="001F59EC">
          <w:rPr>
            <w:rStyle w:val="Hyperlink"/>
            <w:rFonts w:asciiTheme="majorHAnsi" w:hAnsiTheme="majorHAnsi" w:cstheme="majorHAnsi"/>
          </w:rPr>
          <w:t>http://big-vpki01/certsrv</w:t>
        </w:r>
      </w:hyperlink>
    </w:p>
    <w:p w14:paraId="4C3B6A6A" w14:textId="77777777" w:rsidR="00CF49D7" w:rsidRPr="001F59EC" w:rsidRDefault="218DE66B" w:rsidP="6B06F679">
      <w:pPr>
        <w:pStyle w:val="berschrift2"/>
        <w:rPr>
          <w:rFonts w:asciiTheme="majorHAnsi" w:hAnsiTheme="majorHAnsi" w:cstheme="majorBidi"/>
        </w:rPr>
      </w:pPr>
      <w:bookmarkStart w:id="160" w:name="_Toc76025618"/>
      <w:bookmarkStart w:id="161" w:name="_Toc608834517"/>
      <w:r w:rsidRPr="6B06F679">
        <w:rPr>
          <w:rFonts w:asciiTheme="majorHAnsi" w:hAnsiTheme="majorHAnsi" w:cstheme="majorBidi"/>
        </w:rPr>
        <w:t>Infrastruktur</w:t>
      </w:r>
      <w:bookmarkEnd w:id="160"/>
      <w:bookmarkEnd w:id="161"/>
    </w:p>
    <w:p w14:paraId="1E6E38CE"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handelt sich um einen einzelnen Server.</w:t>
      </w:r>
    </w:p>
    <w:tbl>
      <w:tblPr>
        <w:tblStyle w:val="Tabellenraster"/>
        <w:tblW w:w="0" w:type="auto"/>
        <w:tblLook w:val="04A0" w:firstRow="1" w:lastRow="0" w:firstColumn="1" w:lastColumn="0" w:noHBand="0" w:noVBand="1"/>
      </w:tblPr>
      <w:tblGrid>
        <w:gridCol w:w="3020"/>
        <w:gridCol w:w="4723"/>
        <w:gridCol w:w="1319"/>
      </w:tblGrid>
      <w:tr w:rsidR="00CF49D7" w:rsidRPr="001F59EC" w14:paraId="388CC334" w14:textId="77777777" w:rsidTr="00CD23B6">
        <w:tc>
          <w:tcPr>
            <w:tcW w:w="3020" w:type="dxa"/>
            <w:tcBorders>
              <w:top w:val="single" w:sz="4" w:space="0" w:color="auto"/>
              <w:left w:val="single" w:sz="4" w:space="0" w:color="auto"/>
              <w:bottom w:val="single" w:sz="4" w:space="0" w:color="auto"/>
              <w:right w:val="single" w:sz="4" w:space="0" w:color="auto"/>
            </w:tcBorders>
            <w:shd w:val="clear" w:color="auto" w:fill="C00000"/>
            <w:hideMark/>
          </w:tcPr>
          <w:p w14:paraId="0585F794"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Parameter</w:t>
            </w:r>
          </w:p>
        </w:tc>
        <w:tc>
          <w:tcPr>
            <w:tcW w:w="4723" w:type="dxa"/>
            <w:tcBorders>
              <w:top w:val="single" w:sz="4" w:space="0" w:color="auto"/>
              <w:left w:val="single" w:sz="4" w:space="0" w:color="auto"/>
              <w:bottom w:val="single" w:sz="4" w:space="0" w:color="auto"/>
              <w:right w:val="single" w:sz="4" w:space="0" w:color="auto"/>
            </w:tcBorders>
            <w:shd w:val="clear" w:color="auto" w:fill="C00000"/>
            <w:hideMark/>
          </w:tcPr>
          <w:p w14:paraId="7F7799D7"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Wert</w:t>
            </w:r>
          </w:p>
        </w:tc>
        <w:tc>
          <w:tcPr>
            <w:tcW w:w="1319" w:type="dxa"/>
            <w:tcBorders>
              <w:top w:val="single" w:sz="4" w:space="0" w:color="auto"/>
              <w:left w:val="single" w:sz="4" w:space="0" w:color="auto"/>
              <w:bottom w:val="single" w:sz="4" w:space="0" w:color="auto"/>
              <w:right w:val="single" w:sz="4" w:space="0" w:color="auto"/>
            </w:tcBorders>
            <w:shd w:val="clear" w:color="auto" w:fill="C00000"/>
            <w:hideMark/>
          </w:tcPr>
          <w:p w14:paraId="2A55CC56" w14:textId="77777777" w:rsidR="00CF49D7"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CF49D7" w:rsidRPr="001F59EC" w14:paraId="0C535419"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0B297211"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Name</w:t>
            </w:r>
          </w:p>
        </w:tc>
        <w:tc>
          <w:tcPr>
            <w:tcW w:w="4723" w:type="dxa"/>
            <w:tcBorders>
              <w:top w:val="single" w:sz="4" w:space="0" w:color="auto"/>
              <w:left w:val="single" w:sz="4" w:space="0" w:color="auto"/>
              <w:bottom w:val="single" w:sz="4" w:space="0" w:color="auto"/>
              <w:right w:val="single" w:sz="4" w:space="0" w:color="auto"/>
            </w:tcBorders>
            <w:hideMark/>
          </w:tcPr>
          <w:p w14:paraId="5009B74A" w14:textId="75EF5AA7" w:rsidR="00CF49D7" w:rsidRPr="001F59EC" w:rsidRDefault="003D1ADB" w:rsidP="00B738C4">
            <w:pPr>
              <w:rPr>
                <w:rFonts w:asciiTheme="majorHAnsi" w:hAnsiTheme="majorHAnsi" w:cstheme="majorHAnsi"/>
              </w:rPr>
            </w:pPr>
            <w:r w:rsidRPr="001F59EC">
              <w:rPr>
                <w:rFonts w:asciiTheme="majorHAnsi" w:hAnsiTheme="majorHAnsi" w:cstheme="majorHAnsi"/>
              </w:rPr>
              <w:t>big-vpki01.krankenkasse.de</w:t>
            </w:r>
          </w:p>
        </w:tc>
        <w:tc>
          <w:tcPr>
            <w:tcW w:w="1319" w:type="dxa"/>
            <w:tcBorders>
              <w:top w:val="single" w:sz="4" w:space="0" w:color="auto"/>
              <w:left w:val="single" w:sz="4" w:space="0" w:color="auto"/>
              <w:bottom w:val="single" w:sz="4" w:space="0" w:color="auto"/>
              <w:right w:val="single" w:sz="4" w:space="0" w:color="auto"/>
            </w:tcBorders>
          </w:tcPr>
          <w:p w14:paraId="1FC965CE" w14:textId="77777777" w:rsidR="00CF49D7" w:rsidRPr="001F59EC" w:rsidRDefault="00CF49D7" w:rsidP="00B738C4">
            <w:pPr>
              <w:rPr>
                <w:rFonts w:asciiTheme="majorHAnsi" w:hAnsiTheme="majorHAnsi" w:cstheme="majorHAnsi"/>
              </w:rPr>
            </w:pPr>
          </w:p>
        </w:tc>
      </w:tr>
      <w:tr w:rsidR="00CF49D7" w:rsidRPr="001F59EC" w14:paraId="0F22C58A"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73CE08C3"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OS Version</w:t>
            </w:r>
          </w:p>
        </w:tc>
        <w:tc>
          <w:tcPr>
            <w:tcW w:w="4723" w:type="dxa"/>
            <w:tcBorders>
              <w:top w:val="single" w:sz="4" w:space="0" w:color="auto"/>
              <w:left w:val="single" w:sz="4" w:space="0" w:color="auto"/>
              <w:bottom w:val="single" w:sz="4" w:space="0" w:color="auto"/>
              <w:right w:val="single" w:sz="4" w:space="0" w:color="auto"/>
            </w:tcBorders>
            <w:hideMark/>
          </w:tcPr>
          <w:p w14:paraId="42331E32" w14:textId="77AEDAC2" w:rsidR="00CF49D7" w:rsidRPr="001F59EC" w:rsidRDefault="218DE66B" w:rsidP="00B738C4">
            <w:pPr>
              <w:rPr>
                <w:rFonts w:asciiTheme="majorHAnsi" w:hAnsiTheme="majorHAnsi" w:cstheme="majorHAnsi"/>
              </w:rPr>
            </w:pPr>
            <w:r w:rsidRPr="001F59EC">
              <w:rPr>
                <w:rFonts w:asciiTheme="majorHAnsi" w:hAnsiTheme="majorHAnsi" w:cstheme="majorHAnsi"/>
              </w:rPr>
              <w:t>Windows Server 2</w:t>
            </w:r>
            <w:r w:rsidR="003D1ADB" w:rsidRPr="001F59EC">
              <w:rPr>
                <w:rFonts w:asciiTheme="majorHAnsi" w:hAnsiTheme="majorHAnsi" w:cstheme="majorHAnsi"/>
              </w:rPr>
              <w:t>022</w:t>
            </w:r>
          </w:p>
        </w:tc>
        <w:tc>
          <w:tcPr>
            <w:tcW w:w="1319" w:type="dxa"/>
            <w:tcBorders>
              <w:top w:val="single" w:sz="4" w:space="0" w:color="auto"/>
              <w:left w:val="single" w:sz="4" w:space="0" w:color="auto"/>
              <w:bottom w:val="single" w:sz="4" w:space="0" w:color="auto"/>
              <w:right w:val="single" w:sz="4" w:space="0" w:color="auto"/>
            </w:tcBorders>
          </w:tcPr>
          <w:p w14:paraId="3E1A39A8" w14:textId="77777777" w:rsidR="00CF49D7" w:rsidRPr="001F59EC" w:rsidRDefault="00CF49D7" w:rsidP="00B738C4">
            <w:pPr>
              <w:rPr>
                <w:rFonts w:asciiTheme="majorHAnsi" w:hAnsiTheme="majorHAnsi" w:cstheme="majorHAnsi"/>
              </w:rPr>
            </w:pPr>
          </w:p>
        </w:tc>
      </w:tr>
      <w:tr w:rsidR="00CF49D7" w:rsidRPr="001F59EC" w14:paraId="1FB2EF6F"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4400FB0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IPv4 Adresse</w:t>
            </w:r>
          </w:p>
        </w:tc>
        <w:tc>
          <w:tcPr>
            <w:tcW w:w="4723" w:type="dxa"/>
            <w:tcBorders>
              <w:top w:val="single" w:sz="4" w:space="0" w:color="auto"/>
              <w:left w:val="single" w:sz="4" w:space="0" w:color="auto"/>
              <w:bottom w:val="single" w:sz="4" w:space="0" w:color="auto"/>
              <w:right w:val="single" w:sz="4" w:space="0" w:color="auto"/>
            </w:tcBorders>
            <w:hideMark/>
          </w:tcPr>
          <w:p w14:paraId="74AA0DDB" w14:textId="4A8C9639" w:rsidR="00CF49D7" w:rsidRPr="001F59EC" w:rsidRDefault="003D1ADB" w:rsidP="00B738C4">
            <w:pPr>
              <w:rPr>
                <w:rFonts w:asciiTheme="majorHAnsi" w:hAnsiTheme="majorHAnsi" w:cstheme="majorHAnsi"/>
              </w:rPr>
            </w:pPr>
            <w:r w:rsidRPr="001F59EC">
              <w:rPr>
                <w:rFonts w:asciiTheme="majorHAnsi" w:hAnsiTheme="majorHAnsi" w:cstheme="majorHAnsi"/>
              </w:rPr>
              <w:t>10.18.21.12</w:t>
            </w:r>
          </w:p>
        </w:tc>
        <w:tc>
          <w:tcPr>
            <w:tcW w:w="1319" w:type="dxa"/>
            <w:tcBorders>
              <w:top w:val="single" w:sz="4" w:space="0" w:color="auto"/>
              <w:left w:val="single" w:sz="4" w:space="0" w:color="auto"/>
              <w:bottom w:val="single" w:sz="4" w:space="0" w:color="auto"/>
              <w:right w:val="single" w:sz="4" w:space="0" w:color="auto"/>
            </w:tcBorders>
          </w:tcPr>
          <w:p w14:paraId="3AE2891D" w14:textId="77777777" w:rsidR="00CF49D7" w:rsidRPr="001F59EC" w:rsidRDefault="00CF49D7" w:rsidP="00B738C4">
            <w:pPr>
              <w:rPr>
                <w:rFonts w:asciiTheme="majorHAnsi" w:hAnsiTheme="majorHAnsi" w:cstheme="majorHAnsi"/>
              </w:rPr>
            </w:pPr>
          </w:p>
        </w:tc>
      </w:tr>
      <w:tr w:rsidR="00CF49D7" w:rsidRPr="001F59EC" w14:paraId="605EB6F5"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2E983D42"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Standort</w:t>
            </w:r>
          </w:p>
        </w:tc>
        <w:tc>
          <w:tcPr>
            <w:tcW w:w="4723" w:type="dxa"/>
            <w:tcBorders>
              <w:top w:val="single" w:sz="4" w:space="0" w:color="auto"/>
              <w:left w:val="single" w:sz="4" w:space="0" w:color="auto"/>
              <w:bottom w:val="single" w:sz="4" w:space="0" w:color="auto"/>
              <w:right w:val="single" w:sz="4" w:space="0" w:color="auto"/>
            </w:tcBorders>
            <w:hideMark/>
          </w:tcPr>
          <w:p w14:paraId="2172CED7" w14:textId="6693CEAF" w:rsidR="00CF49D7" w:rsidRPr="001F59EC" w:rsidRDefault="003D1ADB" w:rsidP="00B738C4">
            <w:pPr>
              <w:rPr>
                <w:rFonts w:asciiTheme="majorHAnsi" w:hAnsiTheme="majorHAnsi" w:cstheme="majorHAnsi"/>
              </w:rPr>
            </w:pPr>
            <w:r w:rsidRPr="001F59EC">
              <w:rPr>
                <w:rFonts w:asciiTheme="majorHAnsi" w:hAnsiTheme="majorHAnsi" w:cstheme="majorHAnsi"/>
              </w:rPr>
              <w:t>HyperV Frankfurt</w:t>
            </w:r>
          </w:p>
        </w:tc>
        <w:tc>
          <w:tcPr>
            <w:tcW w:w="1319" w:type="dxa"/>
            <w:tcBorders>
              <w:top w:val="single" w:sz="4" w:space="0" w:color="auto"/>
              <w:left w:val="single" w:sz="4" w:space="0" w:color="auto"/>
              <w:bottom w:val="single" w:sz="4" w:space="0" w:color="auto"/>
              <w:right w:val="single" w:sz="4" w:space="0" w:color="auto"/>
            </w:tcBorders>
          </w:tcPr>
          <w:p w14:paraId="4C75DAFB" w14:textId="77777777" w:rsidR="00CF49D7" w:rsidRPr="001F59EC" w:rsidRDefault="00CF49D7" w:rsidP="00B738C4">
            <w:pPr>
              <w:rPr>
                <w:rFonts w:asciiTheme="majorHAnsi" w:hAnsiTheme="majorHAnsi" w:cstheme="majorHAnsi"/>
              </w:rPr>
            </w:pPr>
          </w:p>
        </w:tc>
      </w:tr>
      <w:tr w:rsidR="00CF49D7" w:rsidRPr="001F59EC" w14:paraId="683A313A" w14:textId="77777777" w:rsidTr="00CD23B6">
        <w:tc>
          <w:tcPr>
            <w:tcW w:w="3020" w:type="dxa"/>
            <w:tcBorders>
              <w:top w:val="single" w:sz="4" w:space="0" w:color="auto"/>
              <w:left w:val="single" w:sz="4" w:space="0" w:color="auto"/>
              <w:bottom w:val="single" w:sz="4" w:space="0" w:color="auto"/>
              <w:right w:val="single" w:sz="4" w:space="0" w:color="auto"/>
            </w:tcBorders>
            <w:hideMark/>
          </w:tcPr>
          <w:p w14:paraId="2C9DC4CC"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Bereitstellung</w:t>
            </w:r>
          </w:p>
        </w:tc>
        <w:tc>
          <w:tcPr>
            <w:tcW w:w="4723" w:type="dxa"/>
            <w:tcBorders>
              <w:top w:val="single" w:sz="4" w:space="0" w:color="auto"/>
              <w:left w:val="single" w:sz="4" w:space="0" w:color="auto"/>
              <w:bottom w:val="single" w:sz="4" w:space="0" w:color="auto"/>
              <w:right w:val="single" w:sz="4" w:space="0" w:color="auto"/>
            </w:tcBorders>
            <w:hideMark/>
          </w:tcPr>
          <w:p w14:paraId="3B93A04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Virtuelle Maschine</w:t>
            </w:r>
          </w:p>
        </w:tc>
        <w:tc>
          <w:tcPr>
            <w:tcW w:w="1319" w:type="dxa"/>
            <w:tcBorders>
              <w:top w:val="single" w:sz="4" w:space="0" w:color="auto"/>
              <w:left w:val="single" w:sz="4" w:space="0" w:color="auto"/>
              <w:bottom w:val="single" w:sz="4" w:space="0" w:color="auto"/>
              <w:right w:val="single" w:sz="4" w:space="0" w:color="auto"/>
            </w:tcBorders>
          </w:tcPr>
          <w:p w14:paraId="29777E6F" w14:textId="77777777" w:rsidR="00CF49D7" w:rsidRPr="001F59EC" w:rsidRDefault="00CF49D7" w:rsidP="00B738C4">
            <w:pPr>
              <w:rPr>
                <w:rFonts w:asciiTheme="majorHAnsi" w:hAnsiTheme="majorHAnsi" w:cstheme="majorHAnsi"/>
              </w:rPr>
            </w:pPr>
          </w:p>
        </w:tc>
      </w:tr>
      <w:tr w:rsidR="00CF49D7" w:rsidRPr="001F59EC" w14:paraId="0B7C6B69" w14:textId="77777777" w:rsidTr="00CD23B6">
        <w:tc>
          <w:tcPr>
            <w:tcW w:w="3020" w:type="dxa"/>
            <w:tcBorders>
              <w:top w:val="single" w:sz="4" w:space="0" w:color="auto"/>
              <w:left w:val="single" w:sz="4" w:space="0" w:color="auto"/>
              <w:bottom w:val="single" w:sz="4" w:space="0" w:color="auto"/>
              <w:right w:val="single" w:sz="4" w:space="0" w:color="auto"/>
            </w:tcBorders>
          </w:tcPr>
          <w:p w14:paraId="0E87832E"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Role Services </w:t>
            </w:r>
          </w:p>
        </w:tc>
        <w:tc>
          <w:tcPr>
            <w:tcW w:w="4723" w:type="dxa"/>
            <w:tcBorders>
              <w:top w:val="single" w:sz="4" w:space="0" w:color="auto"/>
              <w:left w:val="single" w:sz="4" w:space="0" w:color="auto"/>
              <w:bottom w:val="single" w:sz="4" w:space="0" w:color="auto"/>
              <w:right w:val="single" w:sz="4" w:space="0" w:color="auto"/>
            </w:tcBorders>
          </w:tcPr>
          <w:p w14:paraId="7FC03E7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Certification Authority</w:t>
            </w:r>
          </w:p>
        </w:tc>
        <w:tc>
          <w:tcPr>
            <w:tcW w:w="1319" w:type="dxa"/>
            <w:tcBorders>
              <w:top w:val="single" w:sz="4" w:space="0" w:color="auto"/>
              <w:left w:val="single" w:sz="4" w:space="0" w:color="auto"/>
              <w:bottom w:val="single" w:sz="4" w:space="0" w:color="auto"/>
              <w:right w:val="single" w:sz="4" w:space="0" w:color="auto"/>
            </w:tcBorders>
          </w:tcPr>
          <w:p w14:paraId="0D297BBB" w14:textId="77777777" w:rsidR="00CF49D7" w:rsidRPr="001F59EC" w:rsidRDefault="00CF49D7" w:rsidP="00B738C4">
            <w:pPr>
              <w:rPr>
                <w:rFonts w:asciiTheme="majorHAnsi" w:hAnsiTheme="majorHAnsi" w:cstheme="majorHAnsi"/>
              </w:rPr>
            </w:pPr>
          </w:p>
        </w:tc>
      </w:tr>
      <w:tr w:rsidR="00CF49D7" w:rsidRPr="00B32524" w14:paraId="31A9722E" w14:textId="77777777" w:rsidTr="00CD23B6">
        <w:tc>
          <w:tcPr>
            <w:tcW w:w="3020" w:type="dxa"/>
            <w:tcBorders>
              <w:top w:val="single" w:sz="4" w:space="0" w:color="auto"/>
              <w:left w:val="single" w:sz="4" w:space="0" w:color="auto"/>
              <w:bottom w:val="single" w:sz="4" w:space="0" w:color="auto"/>
              <w:right w:val="single" w:sz="4" w:space="0" w:color="auto"/>
            </w:tcBorders>
          </w:tcPr>
          <w:p w14:paraId="3F3150A5"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Role Services to configure</w:t>
            </w:r>
          </w:p>
        </w:tc>
        <w:tc>
          <w:tcPr>
            <w:tcW w:w="4723" w:type="dxa"/>
            <w:tcBorders>
              <w:top w:val="single" w:sz="4" w:space="0" w:color="auto"/>
              <w:left w:val="single" w:sz="4" w:space="0" w:color="auto"/>
              <w:bottom w:val="single" w:sz="4" w:space="0" w:color="auto"/>
              <w:right w:val="single" w:sz="4" w:space="0" w:color="auto"/>
            </w:tcBorders>
          </w:tcPr>
          <w:p w14:paraId="61EF97F1" w14:textId="77777777" w:rsidR="00CF49D7" w:rsidRPr="001F59EC" w:rsidRDefault="218DE66B" w:rsidP="218DE66B">
            <w:pPr>
              <w:rPr>
                <w:rFonts w:asciiTheme="majorHAnsi" w:hAnsiTheme="majorHAnsi" w:cstheme="majorHAnsi"/>
                <w:lang w:val="en-US"/>
              </w:rPr>
            </w:pPr>
            <w:r w:rsidRPr="001F59EC">
              <w:rPr>
                <w:rFonts w:asciiTheme="majorHAnsi" w:hAnsiTheme="majorHAnsi" w:cstheme="majorHAnsi"/>
                <w:lang w:val="en-US"/>
              </w:rPr>
              <w:t>Certification Authority Certification Authority Web Enrollment</w:t>
            </w:r>
          </w:p>
        </w:tc>
        <w:tc>
          <w:tcPr>
            <w:tcW w:w="1319" w:type="dxa"/>
            <w:tcBorders>
              <w:top w:val="single" w:sz="4" w:space="0" w:color="auto"/>
              <w:left w:val="single" w:sz="4" w:space="0" w:color="auto"/>
              <w:bottom w:val="single" w:sz="4" w:space="0" w:color="auto"/>
              <w:right w:val="single" w:sz="4" w:space="0" w:color="auto"/>
            </w:tcBorders>
          </w:tcPr>
          <w:p w14:paraId="3FA4D5C3" w14:textId="77777777" w:rsidR="00CF49D7" w:rsidRPr="001F59EC" w:rsidRDefault="00CF49D7" w:rsidP="00B738C4">
            <w:pPr>
              <w:rPr>
                <w:rFonts w:asciiTheme="majorHAnsi" w:hAnsiTheme="majorHAnsi" w:cstheme="majorHAnsi"/>
                <w:lang w:val="en-US"/>
              </w:rPr>
            </w:pPr>
          </w:p>
        </w:tc>
      </w:tr>
      <w:tr w:rsidR="00CF49D7" w:rsidRPr="001F59EC" w14:paraId="7165EE5F" w14:textId="77777777" w:rsidTr="00CD23B6">
        <w:tc>
          <w:tcPr>
            <w:tcW w:w="3020" w:type="dxa"/>
            <w:tcBorders>
              <w:top w:val="single" w:sz="4" w:space="0" w:color="auto"/>
              <w:left w:val="single" w:sz="4" w:space="0" w:color="auto"/>
              <w:bottom w:val="single" w:sz="4" w:space="0" w:color="auto"/>
              <w:right w:val="single" w:sz="4" w:space="0" w:color="auto"/>
            </w:tcBorders>
          </w:tcPr>
          <w:p w14:paraId="4C8E2E7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CA Setup Type </w:t>
            </w:r>
          </w:p>
        </w:tc>
        <w:tc>
          <w:tcPr>
            <w:tcW w:w="4723" w:type="dxa"/>
            <w:tcBorders>
              <w:top w:val="single" w:sz="4" w:space="0" w:color="auto"/>
              <w:left w:val="single" w:sz="4" w:space="0" w:color="auto"/>
              <w:bottom w:val="single" w:sz="4" w:space="0" w:color="auto"/>
              <w:right w:val="single" w:sz="4" w:space="0" w:color="auto"/>
            </w:tcBorders>
          </w:tcPr>
          <w:p w14:paraId="059990AF" w14:textId="2FBEF4F4" w:rsidR="00CF49D7" w:rsidRPr="001F59EC" w:rsidRDefault="003D1ADB" w:rsidP="00B738C4">
            <w:pPr>
              <w:rPr>
                <w:rFonts w:asciiTheme="majorHAnsi" w:hAnsiTheme="majorHAnsi" w:cstheme="majorHAnsi"/>
              </w:rPr>
            </w:pPr>
            <w:r w:rsidRPr="001F59EC">
              <w:rPr>
                <w:rFonts w:asciiTheme="majorHAnsi" w:hAnsiTheme="majorHAnsi" w:cstheme="majorHAnsi"/>
              </w:rPr>
              <w:t xml:space="preserve">Active Directory </w:t>
            </w:r>
            <w:r w:rsidR="218DE66B" w:rsidRPr="001F59EC">
              <w:rPr>
                <w:rFonts w:asciiTheme="majorHAnsi" w:hAnsiTheme="majorHAnsi" w:cstheme="majorHAnsi"/>
              </w:rPr>
              <w:t>Enterprise CA</w:t>
            </w:r>
          </w:p>
        </w:tc>
        <w:tc>
          <w:tcPr>
            <w:tcW w:w="1319" w:type="dxa"/>
            <w:tcBorders>
              <w:top w:val="single" w:sz="4" w:space="0" w:color="auto"/>
              <w:left w:val="single" w:sz="4" w:space="0" w:color="auto"/>
              <w:bottom w:val="single" w:sz="4" w:space="0" w:color="auto"/>
              <w:right w:val="single" w:sz="4" w:space="0" w:color="auto"/>
            </w:tcBorders>
          </w:tcPr>
          <w:p w14:paraId="6F5029F1" w14:textId="77777777" w:rsidR="00CF49D7" w:rsidRPr="001F59EC" w:rsidRDefault="00CF49D7" w:rsidP="00B738C4">
            <w:pPr>
              <w:rPr>
                <w:rFonts w:asciiTheme="majorHAnsi" w:hAnsiTheme="majorHAnsi" w:cstheme="majorHAnsi"/>
              </w:rPr>
            </w:pPr>
          </w:p>
        </w:tc>
      </w:tr>
      <w:tr w:rsidR="00CF49D7" w:rsidRPr="001F59EC" w14:paraId="7708FADC" w14:textId="77777777" w:rsidTr="00CD23B6">
        <w:tc>
          <w:tcPr>
            <w:tcW w:w="3020" w:type="dxa"/>
            <w:tcBorders>
              <w:top w:val="single" w:sz="4" w:space="0" w:color="auto"/>
              <w:left w:val="single" w:sz="4" w:space="0" w:color="auto"/>
              <w:bottom w:val="single" w:sz="4" w:space="0" w:color="auto"/>
              <w:right w:val="single" w:sz="4" w:space="0" w:color="auto"/>
            </w:tcBorders>
          </w:tcPr>
          <w:p w14:paraId="6E769B0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CA Type</w:t>
            </w:r>
          </w:p>
        </w:tc>
        <w:tc>
          <w:tcPr>
            <w:tcW w:w="4723" w:type="dxa"/>
            <w:tcBorders>
              <w:top w:val="single" w:sz="4" w:space="0" w:color="auto"/>
              <w:left w:val="single" w:sz="4" w:space="0" w:color="auto"/>
              <w:bottom w:val="single" w:sz="4" w:space="0" w:color="auto"/>
              <w:right w:val="single" w:sz="4" w:space="0" w:color="auto"/>
            </w:tcBorders>
          </w:tcPr>
          <w:p w14:paraId="57269118"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Root CA</w:t>
            </w:r>
          </w:p>
        </w:tc>
        <w:tc>
          <w:tcPr>
            <w:tcW w:w="1319" w:type="dxa"/>
            <w:tcBorders>
              <w:top w:val="single" w:sz="4" w:space="0" w:color="auto"/>
              <w:left w:val="single" w:sz="4" w:space="0" w:color="auto"/>
              <w:bottom w:val="single" w:sz="4" w:space="0" w:color="auto"/>
              <w:right w:val="single" w:sz="4" w:space="0" w:color="auto"/>
            </w:tcBorders>
          </w:tcPr>
          <w:p w14:paraId="7D99240D" w14:textId="77777777" w:rsidR="00CF49D7" w:rsidRPr="001F59EC" w:rsidRDefault="00CF49D7" w:rsidP="00B738C4">
            <w:pPr>
              <w:rPr>
                <w:rFonts w:asciiTheme="majorHAnsi" w:hAnsiTheme="majorHAnsi" w:cstheme="majorHAnsi"/>
              </w:rPr>
            </w:pPr>
          </w:p>
        </w:tc>
      </w:tr>
      <w:tr w:rsidR="00CF49D7" w:rsidRPr="001F59EC" w14:paraId="4653E913" w14:textId="77777777" w:rsidTr="00CD23B6">
        <w:tc>
          <w:tcPr>
            <w:tcW w:w="3020" w:type="dxa"/>
            <w:tcBorders>
              <w:top w:val="single" w:sz="4" w:space="0" w:color="auto"/>
              <w:left w:val="single" w:sz="4" w:space="0" w:color="auto"/>
              <w:bottom w:val="single" w:sz="4" w:space="0" w:color="auto"/>
              <w:right w:val="single" w:sz="4" w:space="0" w:color="auto"/>
            </w:tcBorders>
          </w:tcPr>
          <w:p w14:paraId="2E8CB8BE"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Cryptographic provider</w:t>
            </w:r>
          </w:p>
        </w:tc>
        <w:tc>
          <w:tcPr>
            <w:tcW w:w="4723" w:type="dxa"/>
            <w:tcBorders>
              <w:top w:val="single" w:sz="4" w:space="0" w:color="auto"/>
              <w:left w:val="single" w:sz="4" w:space="0" w:color="auto"/>
              <w:bottom w:val="single" w:sz="4" w:space="0" w:color="auto"/>
              <w:right w:val="single" w:sz="4" w:space="0" w:color="auto"/>
            </w:tcBorders>
          </w:tcPr>
          <w:p w14:paraId="67981D6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RSA#Microsoft</w:t>
            </w:r>
          </w:p>
        </w:tc>
        <w:tc>
          <w:tcPr>
            <w:tcW w:w="1319" w:type="dxa"/>
            <w:tcBorders>
              <w:top w:val="single" w:sz="4" w:space="0" w:color="auto"/>
              <w:left w:val="single" w:sz="4" w:space="0" w:color="auto"/>
              <w:bottom w:val="single" w:sz="4" w:space="0" w:color="auto"/>
              <w:right w:val="single" w:sz="4" w:space="0" w:color="auto"/>
            </w:tcBorders>
          </w:tcPr>
          <w:p w14:paraId="51ABC93C" w14:textId="77777777" w:rsidR="00CF49D7" w:rsidRPr="001F59EC" w:rsidRDefault="00CF49D7" w:rsidP="00B738C4">
            <w:pPr>
              <w:rPr>
                <w:rFonts w:asciiTheme="majorHAnsi" w:hAnsiTheme="majorHAnsi" w:cstheme="majorHAnsi"/>
              </w:rPr>
            </w:pPr>
          </w:p>
        </w:tc>
      </w:tr>
      <w:tr w:rsidR="00CF49D7" w:rsidRPr="001F59EC" w14:paraId="42BCAC07" w14:textId="77777777" w:rsidTr="00CD23B6">
        <w:tc>
          <w:tcPr>
            <w:tcW w:w="3020" w:type="dxa"/>
            <w:tcBorders>
              <w:top w:val="single" w:sz="4" w:space="0" w:color="auto"/>
              <w:left w:val="single" w:sz="4" w:space="0" w:color="auto"/>
              <w:bottom w:val="single" w:sz="4" w:space="0" w:color="auto"/>
              <w:right w:val="single" w:sz="4" w:space="0" w:color="auto"/>
            </w:tcBorders>
          </w:tcPr>
          <w:p w14:paraId="1C21556C"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Key lenght</w:t>
            </w:r>
          </w:p>
        </w:tc>
        <w:tc>
          <w:tcPr>
            <w:tcW w:w="4723" w:type="dxa"/>
            <w:tcBorders>
              <w:top w:val="single" w:sz="4" w:space="0" w:color="auto"/>
              <w:left w:val="single" w:sz="4" w:space="0" w:color="auto"/>
              <w:bottom w:val="single" w:sz="4" w:space="0" w:color="auto"/>
              <w:right w:val="single" w:sz="4" w:space="0" w:color="auto"/>
            </w:tcBorders>
          </w:tcPr>
          <w:p w14:paraId="45D6C9B4"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2048</w:t>
            </w:r>
          </w:p>
        </w:tc>
        <w:tc>
          <w:tcPr>
            <w:tcW w:w="1319" w:type="dxa"/>
            <w:tcBorders>
              <w:top w:val="single" w:sz="4" w:space="0" w:color="auto"/>
              <w:left w:val="single" w:sz="4" w:space="0" w:color="auto"/>
              <w:bottom w:val="single" w:sz="4" w:space="0" w:color="auto"/>
              <w:right w:val="single" w:sz="4" w:space="0" w:color="auto"/>
            </w:tcBorders>
          </w:tcPr>
          <w:p w14:paraId="5C04E471" w14:textId="77777777" w:rsidR="00CF49D7" w:rsidRPr="001F59EC" w:rsidRDefault="00CF49D7" w:rsidP="00B738C4">
            <w:pPr>
              <w:rPr>
                <w:rFonts w:asciiTheme="majorHAnsi" w:hAnsiTheme="majorHAnsi" w:cstheme="majorHAnsi"/>
              </w:rPr>
            </w:pPr>
          </w:p>
        </w:tc>
      </w:tr>
      <w:tr w:rsidR="00CF49D7" w:rsidRPr="001F59EC" w14:paraId="28DA1161" w14:textId="77777777" w:rsidTr="00CD23B6">
        <w:tc>
          <w:tcPr>
            <w:tcW w:w="3020" w:type="dxa"/>
            <w:tcBorders>
              <w:top w:val="single" w:sz="4" w:space="0" w:color="auto"/>
              <w:left w:val="single" w:sz="4" w:space="0" w:color="auto"/>
              <w:bottom w:val="single" w:sz="4" w:space="0" w:color="auto"/>
              <w:right w:val="single" w:sz="4" w:space="0" w:color="auto"/>
            </w:tcBorders>
          </w:tcPr>
          <w:p w14:paraId="5B204E6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Hash algorithm</w:t>
            </w:r>
          </w:p>
        </w:tc>
        <w:tc>
          <w:tcPr>
            <w:tcW w:w="4723" w:type="dxa"/>
            <w:tcBorders>
              <w:top w:val="single" w:sz="4" w:space="0" w:color="auto"/>
              <w:left w:val="single" w:sz="4" w:space="0" w:color="auto"/>
              <w:bottom w:val="single" w:sz="4" w:space="0" w:color="auto"/>
              <w:right w:val="single" w:sz="4" w:space="0" w:color="auto"/>
            </w:tcBorders>
          </w:tcPr>
          <w:p w14:paraId="016B9DC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SHA256</w:t>
            </w:r>
          </w:p>
        </w:tc>
        <w:tc>
          <w:tcPr>
            <w:tcW w:w="1319" w:type="dxa"/>
            <w:tcBorders>
              <w:top w:val="single" w:sz="4" w:space="0" w:color="auto"/>
              <w:left w:val="single" w:sz="4" w:space="0" w:color="auto"/>
              <w:bottom w:val="single" w:sz="4" w:space="0" w:color="auto"/>
              <w:right w:val="single" w:sz="4" w:space="0" w:color="auto"/>
            </w:tcBorders>
          </w:tcPr>
          <w:p w14:paraId="1891B504" w14:textId="77777777" w:rsidR="00CF49D7" w:rsidRPr="001F59EC" w:rsidRDefault="00CF49D7" w:rsidP="00B738C4">
            <w:pPr>
              <w:rPr>
                <w:rFonts w:asciiTheme="majorHAnsi" w:hAnsiTheme="majorHAnsi" w:cstheme="majorHAnsi"/>
              </w:rPr>
            </w:pPr>
          </w:p>
        </w:tc>
      </w:tr>
      <w:tr w:rsidR="00CF49D7" w:rsidRPr="001F59EC" w14:paraId="25DEAA0A" w14:textId="77777777" w:rsidTr="00CD23B6">
        <w:tc>
          <w:tcPr>
            <w:tcW w:w="3020" w:type="dxa"/>
            <w:tcBorders>
              <w:top w:val="single" w:sz="4" w:space="0" w:color="auto"/>
              <w:left w:val="single" w:sz="4" w:space="0" w:color="auto"/>
              <w:bottom w:val="single" w:sz="4" w:space="0" w:color="auto"/>
              <w:right w:val="single" w:sz="4" w:space="0" w:color="auto"/>
            </w:tcBorders>
          </w:tcPr>
          <w:p w14:paraId="50D97AA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Common Name</w:t>
            </w:r>
          </w:p>
        </w:tc>
        <w:tc>
          <w:tcPr>
            <w:tcW w:w="4723" w:type="dxa"/>
            <w:tcBorders>
              <w:top w:val="single" w:sz="4" w:space="0" w:color="auto"/>
              <w:left w:val="single" w:sz="4" w:space="0" w:color="auto"/>
              <w:bottom w:val="single" w:sz="4" w:space="0" w:color="auto"/>
              <w:right w:val="single" w:sz="4" w:space="0" w:color="auto"/>
            </w:tcBorders>
          </w:tcPr>
          <w:p w14:paraId="424475DC" w14:textId="12AD0D69" w:rsidR="00CF49D7" w:rsidRPr="001F59EC" w:rsidRDefault="218DE66B" w:rsidP="00B738C4">
            <w:pPr>
              <w:rPr>
                <w:rFonts w:asciiTheme="majorHAnsi" w:hAnsiTheme="majorHAnsi" w:cstheme="majorHAnsi"/>
              </w:rPr>
            </w:pPr>
            <w:r w:rsidRPr="001F59EC">
              <w:rPr>
                <w:rFonts w:asciiTheme="majorHAnsi" w:hAnsiTheme="majorHAnsi" w:cstheme="majorHAnsi"/>
              </w:rPr>
              <w:t>CA-BIG</w:t>
            </w:r>
          </w:p>
        </w:tc>
        <w:tc>
          <w:tcPr>
            <w:tcW w:w="1319" w:type="dxa"/>
            <w:tcBorders>
              <w:top w:val="single" w:sz="4" w:space="0" w:color="auto"/>
              <w:left w:val="single" w:sz="4" w:space="0" w:color="auto"/>
              <w:bottom w:val="single" w:sz="4" w:space="0" w:color="auto"/>
              <w:right w:val="single" w:sz="4" w:space="0" w:color="auto"/>
            </w:tcBorders>
          </w:tcPr>
          <w:p w14:paraId="576A58D4" w14:textId="77777777" w:rsidR="00CF49D7" w:rsidRPr="001F59EC" w:rsidRDefault="00CF49D7" w:rsidP="00B738C4">
            <w:pPr>
              <w:rPr>
                <w:rFonts w:asciiTheme="majorHAnsi" w:hAnsiTheme="majorHAnsi" w:cstheme="majorHAnsi"/>
              </w:rPr>
            </w:pPr>
          </w:p>
        </w:tc>
      </w:tr>
      <w:tr w:rsidR="00CF49D7" w:rsidRPr="001F59EC" w14:paraId="0B76F2F6" w14:textId="77777777" w:rsidTr="00CD23B6">
        <w:tc>
          <w:tcPr>
            <w:tcW w:w="3020" w:type="dxa"/>
            <w:tcBorders>
              <w:top w:val="single" w:sz="4" w:space="0" w:color="auto"/>
              <w:left w:val="single" w:sz="4" w:space="0" w:color="auto"/>
              <w:bottom w:val="single" w:sz="4" w:space="0" w:color="auto"/>
              <w:right w:val="single" w:sz="4" w:space="0" w:color="auto"/>
            </w:tcBorders>
          </w:tcPr>
          <w:p w14:paraId="6A2E001F"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Distinguished name suffix </w:t>
            </w:r>
          </w:p>
        </w:tc>
        <w:tc>
          <w:tcPr>
            <w:tcW w:w="4723" w:type="dxa"/>
            <w:tcBorders>
              <w:top w:val="single" w:sz="4" w:space="0" w:color="auto"/>
              <w:left w:val="single" w:sz="4" w:space="0" w:color="auto"/>
              <w:bottom w:val="single" w:sz="4" w:space="0" w:color="auto"/>
              <w:right w:val="single" w:sz="4" w:space="0" w:color="auto"/>
            </w:tcBorders>
          </w:tcPr>
          <w:p w14:paraId="01C791D6" w14:textId="7AD6C48A" w:rsidR="00CF49D7" w:rsidRPr="001F59EC" w:rsidRDefault="218DE66B" w:rsidP="00B738C4">
            <w:pPr>
              <w:rPr>
                <w:rFonts w:asciiTheme="majorHAnsi" w:hAnsiTheme="majorHAnsi" w:cstheme="majorHAnsi"/>
              </w:rPr>
            </w:pPr>
            <w:r w:rsidRPr="001F59EC">
              <w:rPr>
                <w:rFonts w:asciiTheme="majorHAnsi" w:hAnsiTheme="majorHAnsi" w:cstheme="majorHAnsi"/>
              </w:rPr>
              <w:t>CN=CA-BIG</w:t>
            </w:r>
          </w:p>
        </w:tc>
        <w:tc>
          <w:tcPr>
            <w:tcW w:w="1319" w:type="dxa"/>
            <w:tcBorders>
              <w:top w:val="single" w:sz="4" w:space="0" w:color="auto"/>
              <w:left w:val="single" w:sz="4" w:space="0" w:color="auto"/>
              <w:bottom w:val="single" w:sz="4" w:space="0" w:color="auto"/>
              <w:right w:val="single" w:sz="4" w:space="0" w:color="auto"/>
            </w:tcBorders>
          </w:tcPr>
          <w:p w14:paraId="603279C9" w14:textId="77777777" w:rsidR="00CF49D7" w:rsidRPr="001F59EC" w:rsidRDefault="00CF49D7" w:rsidP="00B738C4">
            <w:pPr>
              <w:rPr>
                <w:rFonts w:asciiTheme="majorHAnsi" w:hAnsiTheme="majorHAnsi" w:cstheme="majorHAnsi"/>
              </w:rPr>
            </w:pPr>
          </w:p>
        </w:tc>
      </w:tr>
      <w:tr w:rsidR="00CF49D7" w:rsidRPr="001F59EC" w14:paraId="56DD66A6" w14:textId="77777777" w:rsidTr="00CD23B6">
        <w:tc>
          <w:tcPr>
            <w:tcW w:w="3020" w:type="dxa"/>
            <w:tcBorders>
              <w:top w:val="single" w:sz="4" w:space="0" w:color="auto"/>
              <w:left w:val="single" w:sz="4" w:space="0" w:color="auto"/>
              <w:bottom w:val="single" w:sz="4" w:space="0" w:color="auto"/>
              <w:right w:val="single" w:sz="4" w:space="0" w:color="auto"/>
            </w:tcBorders>
          </w:tcPr>
          <w:p w14:paraId="6D5370CD"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Vality period </w:t>
            </w:r>
          </w:p>
        </w:tc>
        <w:tc>
          <w:tcPr>
            <w:tcW w:w="4723" w:type="dxa"/>
            <w:tcBorders>
              <w:top w:val="single" w:sz="4" w:space="0" w:color="auto"/>
              <w:left w:val="single" w:sz="4" w:space="0" w:color="auto"/>
              <w:bottom w:val="single" w:sz="4" w:space="0" w:color="auto"/>
              <w:right w:val="single" w:sz="4" w:space="0" w:color="auto"/>
            </w:tcBorders>
          </w:tcPr>
          <w:p w14:paraId="351B5379" w14:textId="7C7B351C" w:rsidR="00CF49D7" w:rsidRPr="001F59EC" w:rsidRDefault="218DE66B" w:rsidP="00B738C4">
            <w:pPr>
              <w:rPr>
                <w:rFonts w:asciiTheme="majorHAnsi" w:hAnsiTheme="majorHAnsi" w:cstheme="majorHAnsi"/>
              </w:rPr>
            </w:pPr>
            <w:r w:rsidRPr="001F59EC">
              <w:rPr>
                <w:rFonts w:asciiTheme="majorHAnsi" w:hAnsiTheme="majorHAnsi" w:cstheme="majorHAnsi"/>
              </w:rPr>
              <w:t>19 Years</w:t>
            </w:r>
          </w:p>
        </w:tc>
        <w:tc>
          <w:tcPr>
            <w:tcW w:w="1319" w:type="dxa"/>
            <w:tcBorders>
              <w:top w:val="single" w:sz="4" w:space="0" w:color="auto"/>
              <w:left w:val="single" w:sz="4" w:space="0" w:color="auto"/>
              <w:bottom w:val="single" w:sz="4" w:space="0" w:color="auto"/>
              <w:right w:val="single" w:sz="4" w:space="0" w:color="auto"/>
            </w:tcBorders>
          </w:tcPr>
          <w:p w14:paraId="745E0B1E" w14:textId="77777777" w:rsidR="00CF49D7" w:rsidRPr="001F59EC" w:rsidRDefault="00CF49D7" w:rsidP="00B738C4">
            <w:pPr>
              <w:rPr>
                <w:rFonts w:asciiTheme="majorHAnsi" w:hAnsiTheme="majorHAnsi" w:cstheme="majorHAnsi"/>
              </w:rPr>
            </w:pPr>
          </w:p>
        </w:tc>
      </w:tr>
      <w:tr w:rsidR="00CF49D7" w:rsidRPr="001F59EC" w14:paraId="551605D5" w14:textId="77777777" w:rsidTr="00CD23B6">
        <w:tc>
          <w:tcPr>
            <w:tcW w:w="3020" w:type="dxa"/>
            <w:tcBorders>
              <w:top w:val="single" w:sz="4" w:space="0" w:color="auto"/>
              <w:left w:val="single" w:sz="4" w:space="0" w:color="auto"/>
              <w:bottom w:val="single" w:sz="4" w:space="0" w:color="auto"/>
              <w:right w:val="single" w:sz="4" w:space="0" w:color="auto"/>
            </w:tcBorders>
          </w:tcPr>
          <w:p w14:paraId="06B7C5C0"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Database location </w:t>
            </w:r>
          </w:p>
        </w:tc>
        <w:tc>
          <w:tcPr>
            <w:tcW w:w="4723" w:type="dxa"/>
            <w:tcBorders>
              <w:top w:val="single" w:sz="4" w:space="0" w:color="auto"/>
              <w:left w:val="single" w:sz="4" w:space="0" w:color="auto"/>
              <w:bottom w:val="single" w:sz="4" w:space="0" w:color="auto"/>
              <w:right w:val="single" w:sz="4" w:space="0" w:color="auto"/>
            </w:tcBorders>
          </w:tcPr>
          <w:p w14:paraId="532A0940" w14:textId="77777777" w:rsidR="00CF49D7" w:rsidRPr="001F59EC" w:rsidRDefault="00CF49D7" w:rsidP="00B738C4">
            <w:pPr>
              <w:rPr>
                <w:rFonts w:asciiTheme="majorHAnsi" w:hAnsiTheme="majorHAnsi" w:cstheme="majorHAnsi"/>
              </w:rPr>
            </w:pPr>
            <w:r w:rsidRPr="001F59EC">
              <w:rPr>
                <w:rFonts w:asciiTheme="majorHAnsi" w:hAnsiTheme="majorHAnsi" w:cstheme="majorHAnsi"/>
              </w:rPr>
              <w:t>C:\Windows\system32\certlog</w:t>
            </w:r>
          </w:p>
        </w:tc>
        <w:tc>
          <w:tcPr>
            <w:tcW w:w="1319" w:type="dxa"/>
            <w:tcBorders>
              <w:top w:val="single" w:sz="4" w:space="0" w:color="auto"/>
              <w:left w:val="single" w:sz="4" w:space="0" w:color="auto"/>
              <w:bottom w:val="single" w:sz="4" w:space="0" w:color="auto"/>
              <w:right w:val="single" w:sz="4" w:space="0" w:color="auto"/>
            </w:tcBorders>
          </w:tcPr>
          <w:p w14:paraId="0EB1C66D" w14:textId="77777777" w:rsidR="00CF49D7" w:rsidRPr="001F59EC" w:rsidRDefault="00CF49D7" w:rsidP="00B738C4">
            <w:pPr>
              <w:rPr>
                <w:rFonts w:asciiTheme="majorHAnsi" w:hAnsiTheme="majorHAnsi" w:cstheme="majorHAnsi"/>
              </w:rPr>
            </w:pPr>
          </w:p>
        </w:tc>
      </w:tr>
      <w:tr w:rsidR="00CF49D7" w:rsidRPr="001F59EC" w14:paraId="3B5165FA" w14:textId="77777777" w:rsidTr="00CD23B6">
        <w:tc>
          <w:tcPr>
            <w:tcW w:w="3020" w:type="dxa"/>
            <w:tcBorders>
              <w:top w:val="single" w:sz="4" w:space="0" w:color="auto"/>
              <w:left w:val="single" w:sz="4" w:space="0" w:color="auto"/>
              <w:bottom w:val="single" w:sz="4" w:space="0" w:color="auto"/>
              <w:right w:val="single" w:sz="4" w:space="0" w:color="auto"/>
            </w:tcBorders>
          </w:tcPr>
          <w:p w14:paraId="48EAAC1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Database log </w:t>
            </w:r>
          </w:p>
        </w:tc>
        <w:tc>
          <w:tcPr>
            <w:tcW w:w="4723" w:type="dxa"/>
            <w:tcBorders>
              <w:top w:val="single" w:sz="4" w:space="0" w:color="auto"/>
              <w:left w:val="single" w:sz="4" w:space="0" w:color="auto"/>
              <w:bottom w:val="single" w:sz="4" w:space="0" w:color="auto"/>
              <w:right w:val="single" w:sz="4" w:space="0" w:color="auto"/>
            </w:tcBorders>
          </w:tcPr>
          <w:p w14:paraId="6DD90E40" w14:textId="77777777" w:rsidR="00CF49D7" w:rsidRPr="001F59EC" w:rsidRDefault="00CF49D7" w:rsidP="00B738C4">
            <w:pPr>
              <w:rPr>
                <w:rFonts w:asciiTheme="majorHAnsi" w:hAnsiTheme="majorHAnsi" w:cstheme="majorHAnsi"/>
              </w:rPr>
            </w:pPr>
            <w:r w:rsidRPr="001F59EC">
              <w:rPr>
                <w:rFonts w:asciiTheme="majorHAnsi" w:hAnsiTheme="majorHAnsi" w:cstheme="majorHAnsi"/>
              </w:rPr>
              <w:t>C:\Windows\system32\certlog</w:t>
            </w:r>
          </w:p>
        </w:tc>
        <w:tc>
          <w:tcPr>
            <w:tcW w:w="1319" w:type="dxa"/>
            <w:tcBorders>
              <w:top w:val="single" w:sz="4" w:space="0" w:color="auto"/>
              <w:left w:val="single" w:sz="4" w:space="0" w:color="auto"/>
              <w:bottom w:val="single" w:sz="4" w:space="0" w:color="auto"/>
              <w:right w:val="single" w:sz="4" w:space="0" w:color="auto"/>
            </w:tcBorders>
          </w:tcPr>
          <w:p w14:paraId="3B049EEB" w14:textId="77777777" w:rsidR="00CF49D7" w:rsidRPr="001F59EC" w:rsidRDefault="00CF49D7" w:rsidP="00B738C4">
            <w:pPr>
              <w:rPr>
                <w:rFonts w:asciiTheme="majorHAnsi" w:hAnsiTheme="majorHAnsi" w:cstheme="majorHAnsi"/>
              </w:rPr>
            </w:pPr>
          </w:p>
        </w:tc>
      </w:tr>
      <w:tr w:rsidR="00CF49D7" w:rsidRPr="001F59EC" w14:paraId="720BDD10" w14:textId="77777777" w:rsidTr="00CD23B6">
        <w:tc>
          <w:tcPr>
            <w:tcW w:w="3020" w:type="dxa"/>
            <w:tcBorders>
              <w:top w:val="single" w:sz="4" w:space="0" w:color="auto"/>
              <w:left w:val="single" w:sz="4" w:space="0" w:color="auto"/>
              <w:bottom w:val="single" w:sz="4" w:space="0" w:color="auto"/>
              <w:right w:val="single" w:sz="4" w:space="0" w:color="auto"/>
            </w:tcBorders>
          </w:tcPr>
          <w:p w14:paraId="3CC20209"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 xml:space="preserve">CRL Publishing interval </w:t>
            </w:r>
          </w:p>
        </w:tc>
        <w:tc>
          <w:tcPr>
            <w:tcW w:w="4723" w:type="dxa"/>
            <w:tcBorders>
              <w:top w:val="single" w:sz="4" w:space="0" w:color="auto"/>
              <w:left w:val="single" w:sz="4" w:space="0" w:color="auto"/>
              <w:bottom w:val="single" w:sz="4" w:space="0" w:color="auto"/>
              <w:right w:val="single" w:sz="4" w:space="0" w:color="auto"/>
            </w:tcBorders>
          </w:tcPr>
          <w:p w14:paraId="79D4E16B" w14:textId="113C505E" w:rsidR="00CF49D7" w:rsidRPr="001F59EC" w:rsidRDefault="218DE66B" w:rsidP="00B738C4">
            <w:pPr>
              <w:rPr>
                <w:rFonts w:asciiTheme="majorHAnsi" w:hAnsiTheme="majorHAnsi" w:cstheme="majorHAnsi"/>
              </w:rPr>
            </w:pPr>
            <w:r w:rsidRPr="001F59EC">
              <w:rPr>
                <w:rFonts w:asciiTheme="majorHAnsi" w:hAnsiTheme="majorHAnsi" w:cstheme="majorHAnsi"/>
              </w:rPr>
              <w:t>1 Week</w:t>
            </w:r>
          </w:p>
        </w:tc>
        <w:tc>
          <w:tcPr>
            <w:tcW w:w="1319" w:type="dxa"/>
            <w:tcBorders>
              <w:top w:val="single" w:sz="4" w:space="0" w:color="auto"/>
              <w:left w:val="single" w:sz="4" w:space="0" w:color="auto"/>
              <w:bottom w:val="single" w:sz="4" w:space="0" w:color="auto"/>
              <w:right w:val="single" w:sz="4" w:space="0" w:color="auto"/>
            </w:tcBorders>
          </w:tcPr>
          <w:p w14:paraId="76D8B104" w14:textId="77777777" w:rsidR="00CF49D7" w:rsidRPr="001F59EC" w:rsidRDefault="00CF49D7" w:rsidP="00B738C4">
            <w:pPr>
              <w:rPr>
                <w:rFonts w:asciiTheme="majorHAnsi" w:hAnsiTheme="majorHAnsi" w:cstheme="majorHAnsi"/>
              </w:rPr>
            </w:pPr>
          </w:p>
        </w:tc>
      </w:tr>
      <w:tr w:rsidR="00CF49D7" w:rsidRPr="001F59EC" w14:paraId="100040B8" w14:textId="77777777" w:rsidTr="00CD23B6">
        <w:tc>
          <w:tcPr>
            <w:tcW w:w="3020" w:type="dxa"/>
            <w:tcBorders>
              <w:top w:val="single" w:sz="4" w:space="0" w:color="auto"/>
              <w:left w:val="single" w:sz="4" w:space="0" w:color="auto"/>
              <w:bottom w:val="single" w:sz="4" w:space="0" w:color="auto"/>
              <w:right w:val="single" w:sz="4" w:space="0" w:color="auto"/>
            </w:tcBorders>
          </w:tcPr>
          <w:p w14:paraId="4C2C9D55" w14:textId="77777777" w:rsidR="00CF49D7" w:rsidRPr="001F59EC" w:rsidRDefault="218DE66B" w:rsidP="00B738C4">
            <w:pPr>
              <w:rPr>
                <w:rFonts w:asciiTheme="majorHAnsi" w:hAnsiTheme="majorHAnsi" w:cstheme="majorHAnsi"/>
              </w:rPr>
            </w:pPr>
            <w:r w:rsidRPr="001F59EC">
              <w:rPr>
                <w:rFonts w:asciiTheme="majorHAnsi" w:hAnsiTheme="majorHAnsi" w:cstheme="majorHAnsi"/>
              </w:rPr>
              <w:t>CRL Delta Publishing Interval</w:t>
            </w:r>
          </w:p>
        </w:tc>
        <w:tc>
          <w:tcPr>
            <w:tcW w:w="4723" w:type="dxa"/>
            <w:tcBorders>
              <w:top w:val="single" w:sz="4" w:space="0" w:color="auto"/>
              <w:left w:val="single" w:sz="4" w:space="0" w:color="auto"/>
              <w:bottom w:val="single" w:sz="4" w:space="0" w:color="auto"/>
              <w:right w:val="single" w:sz="4" w:space="0" w:color="auto"/>
            </w:tcBorders>
          </w:tcPr>
          <w:p w14:paraId="669C9CB8" w14:textId="5594C140" w:rsidR="00CF49D7" w:rsidRPr="001F59EC" w:rsidRDefault="218DE66B" w:rsidP="00B738C4">
            <w:pPr>
              <w:rPr>
                <w:rFonts w:asciiTheme="majorHAnsi" w:hAnsiTheme="majorHAnsi" w:cstheme="majorHAnsi"/>
              </w:rPr>
            </w:pPr>
            <w:r w:rsidRPr="001F59EC">
              <w:rPr>
                <w:rFonts w:asciiTheme="majorHAnsi" w:hAnsiTheme="majorHAnsi" w:cstheme="majorHAnsi"/>
              </w:rPr>
              <w:t>1 Day</w:t>
            </w:r>
          </w:p>
        </w:tc>
        <w:tc>
          <w:tcPr>
            <w:tcW w:w="1319" w:type="dxa"/>
            <w:tcBorders>
              <w:top w:val="single" w:sz="4" w:space="0" w:color="auto"/>
              <w:left w:val="single" w:sz="4" w:space="0" w:color="auto"/>
              <w:bottom w:val="single" w:sz="4" w:space="0" w:color="auto"/>
              <w:right w:val="single" w:sz="4" w:space="0" w:color="auto"/>
            </w:tcBorders>
          </w:tcPr>
          <w:p w14:paraId="21352CB1" w14:textId="77777777" w:rsidR="00CF49D7" w:rsidRPr="001F59EC" w:rsidRDefault="00CF49D7" w:rsidP="00B738C4">
            <w:pPr>
              <w:rPr>
                <w:rFonts w:asciiTheme="majorHAnsi" w:hAnsiTheme="majorHAnsi" w:cstheme="majorHAnsi"/>
              </w:rPr>
            </w:pPr>
          </w:p>
        </w:tc>
      </w:tr>
    </w:tbl>
    <w:p w14:paraId="74BF9215" w14:textId="77777777" w:rsidR="00CD23B6" w:rsidRDefault="00CD23B6" w:rsidP="00CF49D7">
      <w:pPr>
        <w:rPr>
          <w:rFonts w:asciiTheme="majorHAnsi" w:hAnsiTheme="majorHAnsi" w:cstheme="majorHAnsi"/>
        </w:rPr>
      </w:pPr>
    </w:p>
    <w:p w14:paraId="712AB3DE" w14:textId="77777777" w:rsidR="00CD23B6" w:rsidRDefault="00CD23B6">
      <w:pPr>
        <w:rPr>
          <w:rFonts w:asciiTheme="majorHAnsi" w:hAnsiTheme="majorHAnsi" w:cstheme="majorHAnsi"/>
        </w:rPr>
      </w:pPr>
      <w:r>
        <w:rPr>
          <w:rFonts w:asciiTheme="majorHAnsi" w:hAnsiTheme="majorHAnsi" w:cstheme="majorHAnsi"/>
        </w:rPr>
        <w:br w:type="page"/>
      </w:r>
    </w:p>
    <w:p w14:paraId="5B836EE5" w14:textId="77777777" w:rsidR="00CF49D7" w:rsidRPr="001F59EC" w:rsidRDefault="00CF49D7" w:rsidP="00CF49D7">
      <w:pPr>
        <w:rPr>
          <w:rFonts w:asciiTheme="majorHAnsi" w:hAnsiTheme="majorHAnsi" w:cstheme="majorHAnsi"/>
        </w:rPr>
      </w:pPr>
    </w:p>
    <w:p w14:paraId="74541527" w14:textId="77777777" w:rsidR="00CF49D7" w:rsidRPr="001F59EC" w:rsidRDefault="218DE66B" w:rsidP="6B06F679">
      <w:pPr>
        <w:pStyle w:val="berschrift2"/>
        <w:rPr>
          <w:rFonts w:asciiTheme="majorHAnsi" w:hAnsiTheme="majorHAnsi" w:cstheme="majorBidi"/>
        </w:rPr>
      </w:pPr>
      <w:bookmarkStart w:id="162" w:name="_Toc76025619"/>
      <w:bookmarkStart w:id="163" w:name="_Toc1842149781"/>
      <w:r w:rsidRPr="6B06F679">
        <w:rPr>
          <w:rFonts w:asciiTheme="majorHAnsi" w:hAnsiTheme="majorHAnsi" w:cstheme="majorBidi"/>
        </w:rPr>
        <w:t>Konfiguration</w:t>
      </w:r>
      <w:bookmarkEnd w:id="162"/>
      <w:bookmarkEnd w:id="163"/>
    </w:p>
    <w:p w14:paraId="58BC7E2A" w14:textId="457BC2C5" w:rsidR="00CF49D7" w:rsidRPr="001F59EC" w:rsidRDefault="218DE66B" w:rsidP="00CF49D7">
      <w:pPr>
        <w:rPr>
          <w:rFonts w:asciiTheme="majorHAnsi" w:hAnsiTheme="majorHAnsi" w:cstheme="majorHAnsi"/>
        </w:rPr>
      </w:pPr>
      <w:r w:rsidRPr="001F59EC">
        <w:rPr>
          <w:rFonts w:asciiTheme="majorHAnsi" w:hAnsiTheme="majorHAnsi" w:cstheme="majorHAnsi"/>
        </w:rPr>
        <w:t>Name: CA-BIG</w:t>
      </w:r>
    </w:p>
    <w:p w14:paraId="21E95457" w14:textId="31EFA2B6" w:rsidR="00CD23B6" w:rsidRPr="00CD23B6" w:rsidRDefault="218DE66B" w:rsidP="6B06F679">
      <w:pPr>
        <w:pStyle w:val="berschrift3"/>
        <w:rPr>
          <w:rFonts w:asciiTheme="majorHAnsi" w:hAnsiTheme="majorHAnsi" w:cstheme="majorBidi"/>
        </w:rPr>
      </w:pPr>
      <w:bookmarkStart w:id="164" w:name="_Toc76025620"/>
      <w:bookmarkStart w:id="165" w:name="_Toc2128268625"/>
      <w:r w:rsidRPr="6B06F679">
        <w:rPr>
          <w:rFonts w:asciiTheme="majorHAnsi" w:hAnsiTheme="majorHAnsi" w:cstheme="majorBidi"/>
        </w:rPr>
        <w:t>CRL (CDP)</w:t>
      </w:r>
      <w:bookmarkEnd w:id="164"/>
      <w:r>
        <w:br/>
      </w:r>
      <w:r w:rsidR="00E3436F">
        <w:rPr>
          <w:noProof/>
        </w:rPr>
        <w:drawing>
          <wp:inline distT="0" distB="0" distL="0" distR="0" wp14:anchorId="57C19324" wp14:editId="58FD8DA7">
            <wp:extent cx="2496820" cy="3173172"/>
            <wp:effectExtent l="0" t="0" r="0" b="8255"/>
            <wp:docPr id="69" name="Grafik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2515596" cy="3197034"/>
                    </a:xfrm>
                    <a:prstGeom prst="rect">
                      <a:avLst/>
                    </a:prstGeom>
                  </pic:spPr>
                </pic:pic>
              </a:graphicData>
            </a:graphic>
          </wp:inline>
        </w:drawing>
      </w:r>
      <w:r>
        <w:br/>
      </w:r>
      <w:bookmarkEnd w:id="165"/>
    </w:p>
    <w:p w14:paraId="2ABDA756" w14:textId="39377DAD" w:rsidR="00CF49D7" w:rsidRPr="00CD23B6" w:rsidRDefault="218DE66B" w:rsidP="6B06F679">
      <w:pPr>
        <w:pStyle w:val="berschrift3"/>
        <w:rPr>
          <w:rFonts w:asciiTheme="majorHAnsi" w:hAnsiTheme="majorHAnsi" w:cstheme="majorBidi"/>
        </w:rPr>
      </w:pPr>
      <w:bookmarkStart w:id="166" w:name="_Toc76025621"/>
      <w:bookmarkStart w:id="167" w:name="_Toc1069173251"/>
      <w:r w:rsidRPr="6B06F679">
        <w:rPr>
          <w:rFonts w:asciiTheme="majorHAnsi" w:hAnsiTheme="majorHAnsi" w:cstheme="majorBidi"/>
        </w:rPr>
        <w:t>AIA</w:t>
      </w:r>
      <w:bookmarkEnd w:id="166"/>
      <w:r>
        <w:br/>
      </w:r>
      <w:r w:rsidR="00E3436F">
        <w:rPr>
          <w:noProof/>
        </w:rPr>
        <w:drawing>
          <wp:inline distT="0" distB="0" distL="0" distR="0" wp14:anchorId="127F3BFA" wp14:editId="078B0415">
            <wp:extent cx="2496906" cy="3175000"/>
            <wp:effectExtent l="0" t="0" r="0" b="6350"/>
            <wp:docPr id="70" name="Grafik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2505168" cy="3185506"/>
                    </a:xfrm>
                    <a:prstGeom prst="rect">
                      <a:avLst/>
                    </a:prstGeom>
                  </pic:spPr>
                </pic:pic>
              </a:graphicData>
            </a:graphic>
          </wp:inline>
        </w:drawing>
      </w:r>
      <w:bookmarkEnd w:id="167"/>
    </w:p>
    <w:p w14:paraId="48C95F50" w14:textId="77777777" w:rsidR="00CF49D7" w:rsidRPr="001F59EC" w:rsidRDefault="00CF49D7" w:rsidP="00CF49D7">
      <w:pPr>
        <w:rPr>
          <w:rFonts w:asciiTheme="majorHAnsi" w:hAnsiTheme="majorHAnsi" w:cstheme="majorHAnsi"/>
          <w:b/>
          <w:sz w:val="24"/>
          <w:szCs w:val="24"/>
        </w:rPr>
      </w:pPr>
      <w:r w:rsidRPr="001F59EC">
        <w:rPr>
          <w:rFonts w:asciiTheme="majorHAnsi" w:hAnsiTheme="majorHAnsi" w:cstheme="majorHAnsi"/>
        </w:rPr>
        <w:br w:type="page"/>
      </w:r>
    </w:p>
    <w:p w14:paraId="705A6E6E" w14:textId="77777777" w:rsidR="00CF49D7" w:rsidRPr="001F59EC" w:rsidRDefault="218DE66B" w:rsidP="6B06F679">
      <w:pPr>
        <w:pStyle w:val="berschrift3"/>
        <w:rPr>
          <w:rFonts w:asciiTheme="majorHAnsi" w:hAnsiTheme="majorHAnsi" w:cstheme="majorBidi"/>
        </w:rPr>
      </w:pPr>
      <w:bookmarkStart w:id="168" w:name="_Toc76025622"/>
      <w:bookmarkStart w:id="169" w:name="_Toc990119910"/>
      <w:r w:rsidRPr="6B06F679">
        <w:rPr>
          <w:rFonts w:asciiTheme="majorHAnsi" w:hAnsiTheme="majorHAnsi" w:cstheme="majorBidi"/>
        </w:rPr>
        <w:lastRenderedPageBreak/>
        <w:t>Templates</w:t>
      </w:r>
      <w:bookmarkEnd w:id="168"/>
      <w:bookmarkEnd w:id="169"/>
    </w:p>
    <w:p w14:paraId="584B6127"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Die folgenden zwei Templates sind extra angelegt</w:t>
      </w:r>
    </w:p>
    <w:p w14:paraId="5EDB0449" w14:textId="2F77A505" w:rsidR="00CF49D7"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WebserverMitClientAuth (Server/Client Authentication)</w:t>
      </w:r>
    </w:p>
    <w:p w14:paraId="13404CAC" w14:textId="03B3C1EC"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4 Jahre</w:t>
      </w:r>
    </w:p>
    <w:p w14:paraId="24CA2865"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7A7C7039"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12EA2A21" w14:textId="77777777"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3C5EEB5C" w14:textId="13A3C3DE" w:rsidR="00CF49D7"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nein</w:t>
      </w:r>
    </w:p>
    <w:p w14:paraId="5E5F6901" w14:textId="77777777" w:rsidR="00E3436F" w:rsidRPr="001F59EC" w:rsidRDefault="218DE66B" w:rsidP="00166B55">
      <w:pPr>
        <w:pStyle w:val="Listenabsatz"/>
        <w:numPr>
          <w:ilvl w:val="1"/>
          <w:numId w:val="17"/>
        </w:numPr>
        <w:rPr>
          <w:rFonts w:asciiTheme="majorHAnsi" w:hAnsiTheme="majorHAnsi" w:cstheme="majorHAnsi"/>
        </w:rPr>
      </w:pPr>
      <w:bookmarkStart w:id="170" w:name="_Toc76025623"/>
      <w:r w:rsidRPr="001F59EC">
        <w:rPr>
          <w:rFonts w:asciiTheme="majorHAnsi" w:hAnsiTheme="majorHAnsi" w:cstheme="majorHAnsi"/>
        </w:rPr>
        <w:t>Signatur &amp; Verschlüsseln</w:t>
      </w:r>
    </w:p>
    <w:p w14:paraId="3696AEC4" w14:textId="71D88BEC" w:rsidR="00E3436F"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WebserverMitExport (Server Authentication)</w:t>
      </w:r>
    </w:p>
    <w:p w14:paraId="4DBB6C45" w14:textId="1CE4BB03"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5 Jahre</w:t>
      </w:r>
    </w:p>
    <w:p w14:paraId="2A356F74"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5F018D8E"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59A06750"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79A84306" w14:textId="40D110C8"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ja</w:t>
      </w:r>
    </w:p>
    <w:p w14:paraId="47202AA6" w14:textId="0D4C2C9D"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Signatur &amp; Verschlüsseln</w:t>
      </w:r>
    </w:p>
    <w:p w14:paraId="078F2158" w14:textId="0CCE2869" w:rsidR="00E3436F" w:rsidRPr="001F59EC" w:rsidRDefault="218DE66B" w:rsidP="00166B55">
      <w:pPr>
        <w:pStyle w:val="Listenabsatz"/>
        <w:numPr>
          <w:ilvl w:val="0"/>
          <w:numId w:val="17"/>
        </w:numPr>
        <w:rPr>
          <w:rFonts w:asciiTheme="majorHAnsi" w:hAnsiTheme="majorHAnsi" w:cstheme="majorHAnsi"/>
        </w:rPr>
      </w:pPr>
      <w:r w:rsidRPr="001F59EC">
        <w:rPr>
          <w:rFonts w:asciiTheme="majorHAnsi" w:hAnsiTheme="majorHAnsi" w:cstheme="majorHAnsi"/>
        </w:rPr>
        <w:t>WebserverMitExportSy (Server Authentication)</w:t>
      </w:r>
    </w:p>
    <w:p w14:paraId="18FEDA27"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Gültigkeit: 5 Jahre</w:t>
      </w:r>
    </w:p>
    <w:p w14:paraId="0403D1F4"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2048 Bit</w:t>
      </w:r>
    </w:p>
    <w:p w14:paraId="219A3191"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Erneuerungsintervall: 6 Wochen</w:t>
      </w:r>
    </w:p>
    <w:p w14:paraId="336C5CCC"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AD-Publishing: Nein</w:t>
      </w:r>
    </w:p>
    <w:p w14:paraId="5F30BEC5" w14:textId="77777777" w:rsidR="00E3436F" w:rsidRPr="001F59EC"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Öffentlicher Schlüssel Export erlaubt: ja</w:t>
      </w:r>
    </w:p>
    <w:p w14:paraId="6BC5E9FC" w14:textId="71AE71DB" w:rsidR="001A142D" w:rsidRPr="009B403B" w:rsidRDefault="218DE66B" w:rsidP="00166B55">
      <w:pPr>
        <w:pStyle w:val="Listenabsatz"/>
        <w:numPr>
          <w:ilvl w:val="1"/>
          <w:numId w:val="17"/>
        </w:numPr>
        <w:rPr>
          <w:rFonts w:asciiTheme="majorHAnsi" w:hAnsiTheme="majorHAnsi" w:cstheme="majorHAnsi"/>
        </w:rPr>
      </w:pPr>
      <w:r w:rsidRPr="001F59EC">
        <w:rPr>
          <w:rFonts w:asciiTheme="majorHAnsi" w:hAnsiTheme="majorHAnsi" w:cstheme="majorHAnsi"/>
        </w:rPr>
        <w:t>Signatur &amp; Verschlüsseln</w:t>
      </w:r>
    </w:p>
    <w:p w14:paraId="35A88794" w14:textId="33CA17D9" w:rsidR="001A142D" w:rsidRPr="001F59EC" w:rsidRDefault="001A142D" w:rsidP="6B06F679">
      <w:pPr>
        <w:pStyle w:val="berschrift3"/>
        <w:rPr>
          <w:rFonts w:asciiTheme="majorHAnsi" w:hAnsiTheme="majorHAnsi" w:cstheme="majorBidi"/>
        </w:rPr>
      </w:pPr>
      <w:bookmarkStart w:id="171" w:name="_Toc2045405790"/>
      <w:r w:rsidRPr="6B06F679">
        <w:rPr>
          <w:rFonts w:asciiTheme="majorHAnsi" w:hAnsiTheme="majorHAnsi" w:cstheme="majorBidi"/>
        </w:rPr>
        <w:t>DNS-Einträge</w:t>
      </w:r>
      <w:bookmarkEnd w:id="171"/>
    </w:p>
    <w:bookmarkEnd w:id="170"/>
    <w:p w14:paraId="14DB98ED" w14:textId="4C52C2F6" w:rsidR="00CF49D7" w:rsidRPr="009B403B" w:rsidRDefault="003D1ADB" w:rsidP="009B403B">
      <w:pPr>
        <w:pStyle w:val="Anlagenverzeichnis1"/>
        <w:rPr>
          <w:rFonts w:asciiTheme="majorHAnsi" w:hAnsiTheme="majorHAnsi" w:cstheme="majorHAnsi"/>
        </w:rPr>
      </w:pPr>
      <w:r w:rsidRPr="001F59EC">
        <w:rPr>
          <w:rFonts w:asciiTheme="majorHAnsi" w:hAnsiTheme="majorHAnsi" w:cstheme="majorHAnsi"/>
        </w:rPr>
        <w:t>Für den Zugriff auf die CRL ist ein A-Record in der Zone big.krankenkasse.de angelegt worden:</w:t>
      </w:r>
      <w:r w:rsidRPr="001F59EC">
        <w:rPr>
          <w:rFonts w:asciiTheme="majorHAnsi" w:hAnsiTheme="majorHAnsi" w:cstheme="majorHAnsi"/>
          <w:noProof/>
        </w:rPr>
        <w:t xml:space="preserve"> </w:t>
      </w:r>
      <w:r w:rsidRPr="001F59EC">
        <w:rPr>
          <w:rFonts w:asciiTheme="majorHAnsi" w:hAnsiTheme="majorHAnsi" w:cstheme="majorHAnsi"/>
          <w:noProof/>
        </w:rPr>
        <w:drawing>
          <wp:inline distT="0" distB="0" distL="0" distR="0" wp14:anchorId="4CE5FD6C" wp14:editId="295D5427">
            <wp:extent cx="5760720" cy="382905"/>
            <wp:effectExtent l="0" t="0" r="0" b="0"/>
            <wp:docPr id="41820703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207035" name=""/>
                    <pic:cNvPicPr/>
                  </pic:nvPicPr>
                  <pic:blipFill>
                    <a:blip r:embed="rId86"/>
                    <a:stretch>
                      <a:fillRect/>
                    </a:stretch>
                  </pic:blipFill>
                  <pic:spPr>
                    <a:xfrm>
                      <a:off x="0" y="0"/>
                      <a:ext cx="5760720" cy="382905"/>
                    </a:xfrm>
                    <a:prstGeom prst="rect">
                      <a:avLst/>
                    </a:prstGeom>
                  </pic:spPr>
                </pic:pic>
              </a:graphicData>
            </a:graphic>
          </wp:inline>
        </w:drawing>
      </w:r>
      <w:r w:rsidR="009B403B">
        <w:rPr>
          <w:rFonts w:asciiTheme="majorHAnsi" w:hAnsiTheme="majorHAnsi" w:cstheme="majorHAnsi"/>
          <w:noProof/>
        </w:rPr>
        <w:br/>
      </w:r>
    </w:p>
    <w:p w14:paraId="47866D8D" w14:textId="77777777" w:rsidR="00CF49D7" w:rsidRPr="001F59EC" w:rsidRDefault="218DE66B" w:rsidP="6B06F679">
      <w:pPr>
        <w:pStyle w:val="berschrift2"/>
        <w:rPr>
          <w:rFonts w:asciiTheme="majorHAnsi" w:hAnsiTheme="majorHAnsi" w:cstheme="majorBidi"/>
        </w:rPr>
      </w:pPr>
      <w:bookmarkStart w:id="172" w:name="_Toc76025624"/>
      <w:bookmarkStart w:id="173" w:name="_Toc1386368176"/>
      <w:r w:rsidRPr="6B06F679">
        <w:rPr>
          <w:rFonts w:asciiTheme="majorHAnsi" w:hAnsiTheme="majorHAnsi" w:cstheme="majorBidi"/>
        </w:rPr>
        <w:t>Zertifikate</w:t>
      </w:r>
      <w:bookmarkEnd w:id="172"/>
      <w:bookmarkEnd w:id="173"/>
    </w:p>
    <w:p w14:paraId="3B01833F" w14:textId="5B7EFC29" w:rsidR="00CF49D7" w:rsidRPr="001F59EC" w:rsidRDefault="218DE66B" w:rsidP="00CF49D7">
      <w:pPr>
        <w:rPr>
          <w:rFonts w:asciiTheme="majorHAnsi" w:hAnsiTheme="majorHAnsi" w:cstheme="majorHAnsi"/>
        </w:rPr>
      </w:pPr>
      <w:r w:rsidRPr="001F59EC">
        <w:rPr>
          <w:rFonts w:asciiTheme="majorHAnsi" w:hAnsiTheme="majorHAnsi" w:cstheme="majorHAnsi"/>
        </w:rPr>
        <w:t>Das folgende Root-Zertifikat liegt auf dem PKI:</w:t>
      </w:r>
      <w:r w:rsidR="009B403B">
        <w:rPr>
          <w:rFonts w:asciiTheme="majorHAnsi" w:hAnsiTheme="majorHAnsi" w:cstheme="majorHAnsi"/>
        </w:rPr>
        <w:br/>
      </w:r>
      <w:r w:rsidR="00AD5C95" w:rsidRPr="001F59EC">
        <w:rPr>
          <w:rFonts w:asciiTheme="majorHAnsi" w:hAnsiTheme="majorHAnsi" w:cstheme="majorHAnsi"/>
          <w:noProof/>
        </w:rPr>
        <w:drawing>
          <wp:inline distT="0" distB="0" distL="0" distR="0" wp14:anchorId="1009FAD7" wp14:editId="51775C53">
            <wp:extent cx="2068271" cy="2527300"/>
            <wp:effectExtent l="0" t="0" r="8255" b="6350"/>
            <wp:docPr id="71" name="Grafik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073420" cy="2533592"/>
                    </a:xfrm>
                    <a:prstGeom prst="rect">
                      <a:avLst/>
                    </a:prstGeom>
                  </pic:spPr>
                </pic:pic>
              </a:graphicData>
            </a:graphic>
          </wp:inline>
        </w:drawing>
      </w:r>
    </w:p>
    <w:p w14:paraId="4414CBFF" w14:textId="77777777" w:rsidR="00CF49D7" w:rsidRPr="001F59EC" w:rsidRDefault="218DE66B" w:rsidP="6B06F679">
      <w:pPr>
        <w:pStyle w:val="berschrift2"/>
        <w:rPr>
          <w:rFonts w:asciiTheme="majorHAnsi" w:hAnsiTheme="majorHAnsi" w:cstheme="majorBidi"/>
        </w:rPr>
      </w:pPr>
      <w:bookmarkStart w:id="174" w:name="_Toc76025625"/>
      <w:bookmarkStart w:id="175" w:name="_Toc101905564"/>
      <w:r w:rsidRPr="6B06F679">
        <w:rPr>
          <w:rFonts w:asciiTheme="majorHAnsi" w:hAnsiTheme="majorHAnsi" w:cstheme="majorBidi"/>
        </w:rPr>
        <w:lastRenderedPageBreak/>
        <w:t>Betrieb</w:t>
      </w:r>
      <w:bookmarkEnd w:id="174"/>
      <w:bookmarkEnd w:id="175"/>
    </w:p>
    <w:p w14:paraId="6CE2D3BF" w14:textId="77777777" w:rsidR="00CF49D7" w:rsidRPr="001F59EC" w:rsidRDefault="218DE66B" w:rsidP="6B06F679">
      <w:pPr>
        <w:pStyle w:val="berschrift3"/>
        <w:rPr>
          <w:rFonts w:asciiTheme="majorHAnsi" w:hAnsiTheme="majorHAnsi" w:cstheme="majorBidi"/>
        </w:rPr>
      </w:pPr>
      <w:bookmarkStart w:id="176" w:name="_Toc76025626"/>
      <w:bookmarkStart w:id="177" w:name="_Toc48320207"/>
      <w:r w:rsidRPr="6B06F679">
        <w:rPr>
          <w:rFonts w:asciiTheme="majorHAnsi" w:hAnsiTheme="majorHAnsi" w:cstheme="majorBidi"/>
        </w:rPr>
        <w:t>Betriebshinweise</w:t>
      </w:r>
      <w:bookmarkEnd w:id="176"/>
      <w:bookmarkEnd w:id="177"/>
    </w:p>
    <w:p w14:paraId="54E2259F"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 xml:space="preserve">Es sind keine Besonderheiten bekannt. </w:t>
      </w:r>
    </w:p>
    <w:p w14:paraId="02CA1982" w14:textId="77777777" w:rsidR="00CF49D7" w:rsidRPr="001F59EC" w:rsidRDefault="218DE66B" w:rsidP="6B06F679">
      <w:pPr>
        <w:pStyle w:val="berschrift3"/>
        <w:rPr>
          <w:rFonts w:asciiTheme="majorHAnsi" w:hAnsiTheme="majorHAnsi" w:cstheme="majorBidi"/>
        </w:rPr>
      </w:pPr>
      <w:bookmarkStart w:id="178" w:name="_Toc76025627"/>
      <w:bookmarkStart w:id="179" w:name="_Toc1215662391"/>
      <w:r w:rsidRPr="6B06F679">
        <w:rPr>
          <w:rFonts w:asciiTheme="majorHAnsi" w:hAnsiTheme="majorHAnsi" w:cstheme="majorBidi"/>
        </w:rPr>
        <w:t>Updates</w:t>
      </w:r>
      <w:bookmarkEnd w:id="178"/>
      <w:bookmarkEnd w:id="179"/>
    </w:p>
    <w:p w14:paraId="1E41546A"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4B50253A" w14:textId="77777777" w:rsidR="00CF49D7" w:rsidRPr="001F59EC" w:rsidRDefault="218DE66B" w:rsidP="6B06F679">
      <w:pPr>
        <w:pStyle w:val="berschrift3"/>
        <w:rPr>
          <w:rFonts w:asciiTheme="majorHAnsi" w:hAnsiTheme="majorHAnsi" w:cstheme="majorBidi"/>
        </w:rPr>
      </w:pPr>
      <w:bookmarkStart w:id="180" w:name="_Toc76025628"/>
      <w:bookmarkStart w:id="181" w:name="_Toc736417770"/>
      <w:r w:rsidRPr="6B06F679">
        <w:rPr>
          <w:rFonts w:asciiTheme="majorHAnsi" w:hAnsiTheme="majorHAnsi" w:cstheme="majorBidi"/>
        </w:rPr>
        <w:t>Reboot</w:t>
      </w:r>
      <w:bookmarkEnd w:id="180"/>
      <w:bookmarkEnd w:id="181"/>
    </w:p>
    <w:p w14:paraId="5CB0EDD2"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0AA083A2" w14:textId="77777777" w:rsidR="00CF49D7" w:rsidRPr="001F59EC" w:rsidRDefault="218DE66B" w:rsidP="6B06F679">
      <w:pPr>
        <w:pStyle w:val="berschrift3"/>
        <w:rPr>
          <w:rFonts w:asciiTheme="majorHAnsi" w:hAnsiTheme="majorHAnsi" w:cstheme="majorBidi"/>
        </w:rPr>
      </w:pPr>
      <w:bookmarkStart w:id="182" w:name="_Toc76025629"/>
      <w:bookmarkStart w:id="183" w:name="_Toc305771700"/>
      <w:r w:rsidRPr="6B06F679">
        <w:rPr>
          <w:rFonts w:asciiTheme="majorHAnsi" w:hAnsiTheme="majorHAnsi" w:cstheme="majorBidi"/>
        </w:rPr>
        <w:t>Besonderheiten</w:t>
      </w:r>
      <w:bookmarkEnd w:id="182"/>
      <w:bookmarkEnd w:id="183"/>
    </w:p>
    <w:p w14:paraId="4AE6985F"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0B704909" w14:textId="77777777" w:rsidR="00CF49D7" w:rsidRPr="001F59EC" w:rsidRDefault="218DE66B" w:rsidP="6B06F679">
      <w:pPr>
        <w:pStyle w:val="berschrift3"/>
        <w:rPr>
          <w:rFonts w:asciiTheme="majorHAnsi" w:hAnsiTheme="majorHAnsi" w:cstheme="majorBidi"/>
        </w:rPr>
      </w:pPr>
      <w:bookmarkStart w:id="184" w:name="_Toc76025630"/>
      <w:bookmarkStart w:id="185" w:name="_Toc1450802592"/>
      <w:r w:rsidRPr="6B06F679">
        <w:rPr>
          <w:rFonts w:asciiTheme="majorHAnsi" w:hAnsiTheme="majorHAnsi" w:cstheme="majorBidi"/>
        </w:rPr>
        <w:t>Hinweise zum Patchmanagement</w:t>
      </w:r>
      <w:bookmarkEnd w:id="184"/>
      <w:bookmarkEnd w:id="185"/>
    </w:p>
    <w:p w14:paraId="6DAE8D8C" w14:textId="77777777" w:rsidR="00CF49D7" w:rsidRPr="001F59EC" w:rsidRDefault="218DE66B" w:rsidP="00CF49D7">
      <w:pPr>
        <w:rPr>
          <w:rFonts w:asciiTheme="majorHAnsi" w:hAnsiTheme="majorHAnsi" w:cstheme="majorHAnsi"/>
        </w:rPr>
      </w:pPr>
      <w:r w:rsidRPr="001F59EC">
        <w:rPr>
          <w:rFonts w:asciiTheme="majorHAnsi" w:hAnsiTheme="majorHAnsi" w:cstheme="majorHAnsi"/>
        </w:rPr>
        <w:t>Es sind keine Besonderheiten bekannt.</w:t>
      </w:r>
    </w:p>
    <w:p w14:paraId="5C79254D" w14:textId="77777777" w:rsidR="00CF49D7" w:rsidRPr="001F59EC" w:rsidRDefault="218DE66B" w:rsidP="6B06F679">
      <w:pPr>
        <w:pStyle w:val="berschrift3"/>
        <w:rPr>
          <w:rFonts w:asciiTheme="majorHAnsi" w:hAnsiTheme="majorHAnsi" w:cstheme="majorBidi"/>
        </w:rPr>
      </w:pPr>
      <w:bookmarkStart w:id="186" w:name="_Toc76025631"/>
      <w:bookmarkStart w:id="187" w:name="_Toc143956601"/>
      <w:r w:rsidRPr="6B06F679">
        <w:rPr>
          <w:rFonts w:asciiTheme="majorHAnsi" w:hAnsiTheme="majorHAnsi" w:cstheme="majorBidi"/>
        </w:rPr>
        <w:t>AntiVirus</w:t>
      </w:r>
      <w:bookmarkEnd w:id="186"/>
      <w:bookmarkEnd w:id="187"/>
    </w:p>
    <w:p w14:paraId="2E98D51D" w14:textId="4C12EFD0" w:rsidR="00CF49D7" w:rsidRPr="001F59EC" w:rsidRDefault="218DE66B" w:rsidP="00CF49D7">
      <w:pPr>
        <w:rPr>
          <w:rFonts w:asciiTheme="majorHAnsi" w:hAnsiTheme="majorHAnsi" w:cstheme="majorHAnsi"/>
        </w:rPr>
      </w:pPr>
      <w:r w:rsidRPr="001F59EC">
        <w:rPr>
          <w:rFonts w:asciiTheme="majorHAnsi" w:hAnsiTheme="majorHAnsi" w:cstheme="majorHAnsi"/>
        </w:rPr>
        <w:t>Big stellt den Antivirus und wurde mit dem Ausrollen beauftragt.</w:t>
      </w:r>
    </w:p>
    <w:p w14:paraId="383480B8" w14:textId="77777777" w:rsidR="00CF49D7" w:rsidRPr="001F59EC" w:rsidRDefault="218DE66B" w:rsidP="6B06F679">
      <w:pPr>
        <w:pStyle w:val="berschrift3"/>
        <w:rPr>
          <w:rFonts w:asciiTheme="majorHAnsi" w:hAnsiTheme="majorHAnsi" w:cstheme="majorBidi"/>
        </w:rPr>
      </w:pPr>
      <w:bookmarkStart w:id="188" w:name="_Toc76025632"/>
      <w:bookmarkStart w:id="189" w:name="_Toc900449673"/>
      <w:r w:rsidRPr="6B06F679">
        <w:rPr>
          <w:rFonts w:asciiTheme="majorHAnsi" w:hAnsiTheme="majorHAnsi" w:cstheme="majorBidi"/>
        </w:rPr>
        <w:t>Backup und Restore</w:t>
      </w:r>
      <w:bookmarkEnd w:id="188"/>
      <w:bookmarkEnd w:id="189"/>
    </w:p>
    <w:p w14:paraId="453D19FC" w14:textId="5653B605" w:rsidR="00CF49D7" w:rsidRPr="001F59EC" w:rsidRDefault="218DE66B" w:rsidP="00CF49D7">
      <w:pPr>
        <w:rPr>
          <w:rFonts w:asciiTheme="majorHAnsi" w:hAnsiTheme="majorHAnsi" w:cstheme="majorHAnsi"/>
        </w:rPr>
      </w:pPr>
      <w:r w:rsidRPr="001F59EC">
        <w:rPr>
          <w:rFonts w:asciiTheme="majorHAnsi" w:hAnsiTheme="majorHAnsi" w:cstheme="majorHAnsi"/>
        </w:rPr>
        <w:t>Der Pki wird über VMWare gebackupt.</w:t>
      </w:r>
    </w:p>
    <w:p w14:paraId="541AC531" w14:textId="77777777" w:rsidR="00CF49D7" w:rsidRPr="001F59EC" w:rsidRDefault="218DE66B" w:rsidP="6B06F679">
      <w:pPr>
        <w:pStyle w:val="berschrift3"/>
        <w:rPr>
          <w:rFonts w:asciiTheme="majorHAnsi" w:hAnsiTheme="majorHAnsi" w:cstheme="majorBidi"/>
        </w:rPr>
      </w:pPr>
      <w:bookmarkStart w:id="190" w:name="_Toc1677726940"/>
      <w:bookmarkStart w:id="191" w:name="_Toc76025633"/>
      <w:r w:rsidRPr="6B06F679">
        <w:rPr>
          <w:rFonts w:asciiTheme="majorHAnsi" w:hAnsiTheme="majorHAnsi" w:cstheme="majorBidi"/>
        </w:rPr>
        <w:t>Monitoring</w:t>
      </w:r>
      <w:bookmarkEnd w:id="190"/>
      <w:r w:rsidRPr="6B06F679">
        <w:rPr>
          <w:rFonts w:asciiTheme="majorHAnsi" w:hAnsiTheme="majorHAnsi" w:cstheme="majorBidi"/>
        </w:rPr>
        <w:t xml:space="preserve"> </w:t>
      </w:r>
      <w:bookmarkEnd w:id="191"/>
    </w:p>
    <w:p w14:paraId="4CD3CA54" w14:textId="77777777" w:rsidR="00433E45" w:rsidRPr="001F59EC" w:rsidRDefault="218DE66B" w:rsidP="00433E45">
      <w:pPr>
        <w:rPr>
          <w:rFonts w:asciiTheme="majorHAnsi" w:hAnsiTheme="majorHAnsi" w:cstheme="majorHAnsi"/>
        </w:rPr>
      </w:pPr>
      <w:r w:rsidRPr="001F59EC">
        <w:rPr>
          <w:rFonts w:asciiTheme="majorHAnsi" w:hAnsiTheme="majorHAnsi" w:cstheme="majorHAnsi"/>
        </w:rPr>
        <w:t>Das Monitoring besteht aus mehreren Komponenten.</w:t>
      </w:r>
      <w:r w:rsidR="00433E45" w:rsidRPr="001F59EC">
        <w:rPr>
          <w:rFonts w:asciiTheme="majorHAnsi" w:hAnsiTheme="majorHAnsi" w:cstheme="majorHAnsi"/>
        </w:rPr>
        <w:br/>
      </w:r>
      <w:r w:rsidRPr="001F59EC">
        <w:rPr>
          <w:rFonts w:asciiTheme="majorHAnsi" w:hAnsiTheme="majorHAnsi" w:cstheme="majorHAnsi"/>
        </w:rPr>
        <w:t>So ist es möglich bei Incidents  entsprechende Rückschküsse zu ziehen und schnell zu reagieren.</w:t>
      </w:r>
    </w:p>
    <w:p w14:paraId="0064507E" w14:textId="77777777" w:rsidR="00433E45" w:rsidRPr="001F59EC" w:rsidRDefault="218DE66B" w:rsidP="00433E45">
      <w:pPr>
        <w:rPr>
          <w:rFonts w:asciiTheme="majorHAnsi" w:hAnsiTheme="majorHAnsi" w:cstheme="majorHAnsi"/>
        </w:rPr>
      </w:pPr>
      <w:r w:rsidRPr="001F59EC">
        <w:rPr>
          <w:rFonts w:asciiTheme="majorHAnsi" w:hAnsiTheme="majorHAnsi" w:cstheme="majorHAnsi"/>
        </w:rPr>
        <w:t>Dazu gehören:</w:t>
      </w:r>
    </w:p>
    <w:p w14:paraId="4F04B5D3" w14:textId="77777777" w:rsidR="00433E45" w:rsidRPr="001F59EC" w:rsidRDefault="218DE66B" w:rsidP="00166B55">
      <w:pPr>
        <w:pStyle w:val="Listenabsatz"/>
        <w:numPr>
          <w:ilvl w:val="0"/>
          <w:numId w:val="18"/>
        </w:numPr>
        <w:rPr>
          <w:rFonts w:asciiTheme="majorHAnsi" w:hAnsiTheme="majorHAnsi" w:cstheme="majorHAnsi"/>
          <w:lang w:val="en-US"/>
        </w:rPr>
      </w:pPr>
      <w:r w:rsidRPr="001F59EC">
        <w:rPr>
          <w:rFonts w:asciiTheme="majorHAnsi" w:hAnsiTheme="majorHAnsi" w:cstheme="majorHAnsi"/>
        </w:rPr>
        <w:t>Betriebssystem</w:t>
      </w:r>
    </w:p>
    <w:p w14:paraId="44379770" w14:textId="77777777" w:rsidR="00433E45" w:rsidRPr="001F59EC" w:rsidRDefault="218DE66B" w:rsidP="00166B55">
      <w:pPr>
        <w:pStyle w:val="Listenabsatz"/>
        <w:numPr>
          <w:ilvl w:val="0"/>
          <w:numId w:val="18"/>
        </w:numPr>
        <w:rPr>
          <w:rFonts w:asciiTheme="majorHAnsi" w:hAnsiTheme="majorHAnsi" w:cstheme="majorHAnsi"/>
          <w:lang w:val="en-US"/>
        </w:rPr>
      </w:pPr>
      <w:r w:rsidRPr="001F59EC">
        <w:rPr>
          <w:rFonts w:asciiTheme="majorHAnsi" w:hAnsiTheme="majorHAnsi" w:cstheme="majorHAnsi"/>
        </w:rPr>
        <w:t>Notwendige Services</w:t>
      </w:r>
    </w:p>
    <w:p w14:paraId="4F3838B4" w14:textId="6B980164" w:rsidR="00CF49D7" w:rsidRPr="001F59EC" w:rsidRDefault="218DE66B" w:rsidP="00166B55">
      <w:pPr>
        <w:pStyle w:val="Listenabsatz"/>
        <w:numPr>
          <w:ilvl w:val="0"/>
          <w:numId w:val="18"/>
        </w:numPr>
        <w:rPr>
          <w:rFonts w:asciiTheme="majorHAnsi" w:hAnsiTheme="majorHAnsi" w:cstheme="majorHAnsi"/>
        </w:rPr>
      </w:pPr>
      <w:r w:rsidRPr="001F59EC">
        <w:rPr>
          <w:rFonts w:asciiTheme="majorHAnsi" w:hAnsiTheme="majorHAnsi" w:cstheme="majorHAnsi"/>
        </w:rPr>
        <w:t>Ablauf von internen Zertifikaten (u.A. werden User-Zertifikate exkludiert)</w:t>
      </w:r>
      <w:r w:rsidR="00433E45" w:rsidRPr="001F59EC">
        <w:rPr>
          <w:rFonts w:asciiTheme="majorHAnsi" w:hAnsiTheme="majorHAnsi" w:cstheme="majorHAnsi"/>
        </w:rPr>
        <w:br/>
      </w:r>
    </w:p>
    <w:p w14:paraId="6A01A249"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2BD5E317" w14:textId="39EA3BB7" w:rsidR="00993431" w:rsidRPr="001F59EC" w:rsidRDefault="218DE66B" w:rsidP="6B06F679">
      <w:pPr>
        <w:pStyle w:val="berschrift1"/>
        <w:rPr>
          <w:rFonts w:asciiTheme="majorHAnsi" w:hAnsiTheme="majorHAnsi" w:cstheme="majorBidi"/>
        </w:rPr>
      </w:pPr>
      <w:bookmarkStart w:id="192" w:name="_Toc910086816"/>
      <w:r w:rsidRPr="6B06F679">
        <w:rPr>
          <w:rFonts w:asciiTheme="majorHAnsi" w:hAnsiTheme="majorHAnsi" w:cstheme="majorBidi"/>
        </w:rPr>
        <w:lastRenderedPageBreak/>
        <w:t>WSUS Services</w:t>
      </w:r>
      <w:bookmarkEnd w:id="192"/>
    </w:p>
    <w:p w14:paraId="700FE297" w14:textId="77777777"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Der WSUS Service wurde in der Standard-Variante aufgebaut, dass bedeutet 1 Server. </w:t>
      </w:r>
    </w:p>
    <w:p w14:paraId="2C749D63" w14:textId="5F8EA1DD"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xml:space="preserve">Zukünftig werden die Server und lokale Desktopclients der Big über den WSUS mit Windows Updates versorgt. Dieses Dokument beschreibt die Konfiguration von diesem WSUS-Server. </w:t>
      </w:r>
    </w:p>
    <w:p w14:paraId="10C6B36A" w14:textId="1E3FCA2E" w:rsidR="00EC5340" w:rsidRPr="001F59EC" w:rsidRDefault="218DE66B" w:rsidP="218DE66B">
      <w:pPr>
        <w:spacing w:before="100" w:beforeAutospacing="1" w:after="100" w:afterAutospacing="1"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Die Geräte werden in die folgenden drei Kategorien/Gruppen unterteilt. Diese beziehen sich auf den Zeitpunkt zur Installation der Updates. Die Kategorien unterscheiden zwischen „Windows-Server-Clients“, „Windows-User-Clients“, „Windows-User-Clients-Test“ sowie „manuell-zu-patchenden-systeme“</w:t>
      </w:r>
    </w:p>
    <w:p w14:paraId="4775A632" w14:textId="103C0820" w:rsidR="00993431" w:rsidRPr="001F59EC" w:rsidRDefault="218DE66B" w:rsidP="6B06F679">
      <w:pPr>
        <w:pStyle w:val="berschrift2"/>
        <w:rPr>
          <w:rFonts w:asciiTheme="majorHAnsi" w:hAnsiTheme="majorHAnsi" w:cstheme="majorBidi"/>
        </w:rPr>
      </w:pPr>
      <w:bookmarkStart w:id="193" w:name="_Toc99152557"/>
      <w:r w:rsidRPr="6B06F679">
        <w:rPr>
          <w:rFonts w:asciiTheme="majorHAnsi" w:hAnsiTheme="majorHAnsi" w:cstheme="majorBidi"/>
        </w:rPr>
        <w:t>Infrastruktur</w:t>
      </w:r>
      <w:bookmarkEnd w:id="193"/>
    </w:p>
    <w:p w14:paraId="06CB73AE" w14:textId="77777777" w:rsidR="00EC5340" w:rsidRPr="001F59EC" w:rsidRDefault="218DE66B" w:rsidP="00EC5340">
      <w:pPr>
        <w:rPr>
          <w:rFonts w:asciiTheme="majorHAnsi" w:hAnsiTheme="majorHAnsi" w:cstheme="majorHAnsi"/>
        </w:rPr>
      </w:pPr>
      <w:r w:rsidRPr="001F59EC">
        <w:rPr>
          <w:rFonts w:asciiTheme="majorHAnsi" w:hAnsiTheme="majorHAnsi" w:cstheme="majorHAnsi"/>
        </w:rPr>
        <w:t>Die folgenden Parameter gelten für diesen Server:</w:t>
      </w:r>
    </w:p>
    <w:tbl>
      <w:tblPr>
        <w:tblStyle w:val="Tabellenraster"/>
        <w:tblW w:w="0" w:type="auto"/>
        <w:tblLook w:val="04A0" w:firstRow="1" w:lastRow="0" w:firstColumn="1" w:lastColumn="0" w:noHBand="0" w:noVBand="1"/>
      </w:tblPr>
      <w:tblGrid>
        <w:gridCol w:w="3020"/>
        <w:gridCol w:w="3021"/>
        <w:gridCol w:w="3021"/>
      </w:tblGrid>
      <w:tr w:rsidR="00EC5340" w:rsidRPr="001F59EC" w14:paraId="1506A150" w14:textId="77777777" w:rsidTr="303B3C65">
        <w:tc>
          <w:tcPr>
            <w:tcW w:w="3020" w:type="dxa"/>
            <w:shd w:val="clear" w:color="auto" w:fill="C00000"/>
          </w:tcPr>
          <w:p w14:paraId="46219FE5"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Parameter</w:t>
            </w:r>
          </w:p>
        </w:tc>
        <w:tc>
          <w:tcPr>
            <w:tcW w:w="3021" w:type="dxa"/>
            <w:shd w:val="clear" w:color="auto" w:fill="C00000"/>
          </w:tcPr>
          <w:p w14:paraId="12FFEB30"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Wert</w:t>
            </w:r>
          </w:p>
        </w:tc>
        <w:tc>
          <w:tcPr>
            <w:tcW w:w="3021" w:type="dxa"/>
            <w:shd w:val="clear" w:color="auto" w:fill="C00000"/>
          </w:tcPr>
          <w:p w14:paraId="7EEE3F7D" w14:textId="77777777" w:rsidR="00EC5340"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EC5340" w:rsidRPr="001F59EC" w14:paraId="7E0BF439" w14:textId="77777777" w:rsidTr="303B3C65">
        <w:tc>
          <w:tcPr>
            <w:tcW w:w="3020" w:type="dxa"/>
          </w:tcPr>
          <w:p w14:paraId="704E8BBE" w14:textId="77777777" w:rsidR="00EC5340" w:rsidRPr="001F59EC" w:rsidRDefault="218DE66B" w:rsidP="00B738C4">
            <w:pPr>
              <w:rPr>
                <w:rFonts w:asciiTheme="majorHAnsi" w:hAnsiTheme="majorHAnsi" w:cstheme="majorHAnsi"/>
              </w:rPr>
            </w:pPr>
            <w:r w:rsidRPr="001F59EC">
              <w:rPr>
                <w:rFonts w:asciiTheme="majorHAnsi" w:hAnsiTheme="majorHAnsi" w:cstheme="majorHAnsi"/>
              </w:rPr>
              <w:t>Servernamen WSUS Server</w:t>
            </w:r>
          </w:p>
        </w:tc>
        <w:tc>
          <w:tcPr>
            <w:tcW w:w="3021" w:type="dxa"/>
          </w:tcPr>
          <w:p w14:paraId="1053D8D6" w14:textId="6A809889" w:rsidR="00EC5340" w:rsidRPr="001F59EC" w:rsidRDefault="218DE66B" w:rsidP="00B738C4">
            <w:pPr>
              <w:rPr>
                <w:rFonts w:asciiTheme="majorHAnsi" w:hAnsiTheme="majorHAnsi" w:cstheme="majorHAnsi"/>
              </w:rPr>
            </w:pPr>
            <w:r w:rsidRPr="001F59EC">
              <w:rPr>
                <w:rFonts w:asciiTheme="majorHAnsi" w:hAnsiTheme="majorHAnsi" w:cstheme="majorHAnsi"/>
              </w:rPr>
              <w:t>big-vwsus01</w:t>
            </w:r>
          </w:p>
        </w:tc>
        <w:tc>
          <w:tcPr>
            <w:tcW w:w="3021" w:type="dxa"/>
          </w:tcPr>
          <w:p w14:paraId="7BB230ED" w14:textId="77777777" w:rsidR="00EC5340" w:rsidRPr="001F59EC" w:rsidRDefault="00EC5340" w:rsidP="00B738C4">
            <w:pPr>
              <w:rPr>
                <w:rFonts w:asciiTheme="majorHAnsi" w:hAnsiTheme="majorHAnsi" w:cstheme="majorHAnsi"/>
              </w:rPr>
            </w:pPr>
          </w:p>
        </w:tc>
      </w:tr>
    </w:tbl>
    <w:p w14:paraId="6A107D0D" w14:textId="44DC12E7" w:rsidR="00040592" w:rsidRPr="001F59EC" w:rsidRDefault="218DE66B" w:rsidP="00EC5340">
      <w:pPr>
        <w:rPr>
          <w:rFonts w:asciiTheme="majorHAnsi" w:hAnsiTheme="majorHAnsi" w:cstheme="majorHAnsi"/>
        </w:rPr>
      </w:pPr>
      <w:r w:rsidRPr="001F59EC">
        <w:rPr>
          <w:rFonts w:asciiTheme="majorHAnsi" w:hAnsiTheme="majorHAnsi" w:cstheme="majorHAnsi"/>
        </w:rPr>
        <w:t>Die WSUS-Datenbank liegt lokal in der WDI.</w:t>
      </w:r>
      <w:r w:rsidR="00EC5340" w:rsidRPr="001F59EC">
        <w:rPr>
          <w:rFonts w:asciiTheme="majorHAnsi" w:hAnsiTheme="majorHAnsi" w:cstheme="majorHAnsi"/>
        </w:rPr>
        <w:br/>
      </w:r>
    </w:p>
    <w:p w14:paraId="789B98A2" w14:textId="6F9AC13C" w:rsidR="00040592" w:rsidRPr="001F59EC" w:rsidRDefault="00040592">
      <w:pPr>
        <w:rPr>
          <w:rFonts w:asciiTheme="majorHAnsi" w:hAnsiTheme="majorHAnsi" w:cstheme="majorHAnsi"/>
        </w:rPr>
      </w:pPr>
    </w:p>
    <w:p w14:paraId="759780C9" w14:textId="20A9A69E"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4" w:name="_Toc521595828"/>
      <w:r w:rsidRPr="6B06F679">
        <w:rPr>
          <w:rFonts w:asciiTheme="majorHAnsi" w:hAnsiTheme="majorHAnsi" w:cstheme="majorBidi"/>
        </w:rPr>
        <w:t>Update Speicherort</w:t>
      </w:r>
      <w:bookmarkEnd w:id="194"/>
    </w:p>
    <w:p w14:paraId="5034A271" w14:textId="4AEA0B49" w:rsidR="008C33B0" w:rsidRPr="001F59EC" w:rsidRDefault="218DE66B" w:rsidP="008C33B0">
      <w:pPr>
        <w:rPr>
          <w:rFonts w:asciiTheme="majorHAnsi" w:hAnsiTheme="majorHAnsi" w:cstheme="majorHAnsi"/>
        </w:rPr>
      </w:pPr>
      <w:r w:rsidRPr="001F59EC">
        <w:rPr>
          <w:rFonts w:asciiTheme="majorHAnsi" w:hAnsiTheme="majorHAnsi" w:cstheme="majorHAnsi"/>
        </w:rPr>
        <w:t>Die von Microsoft heruntergeladenen Updates werden unter „D:\WSUS“ abgelegt.</w:t>
      </w:r>
    </w:p>
    <w:p w14:paraId="6B5DB387" w14:textId="77777777" w:rsidR="00AC1BCE" w:rsidRPr="001F59EC" w:rsidRDefault="00AC1BCE" w:rsidP="008C33B0">
      <w:pPr>
        <w:rPr>
          <w:rFonts w:asciiTheme="majorHAnsi" w:hAnsiTheme="majorHAnsi" w:cstheme="majorHAnsi"/>
        </w:rPr>
      </w:pPr>
    </w:p>
    <w:p w14:paraId="3505F26D" w14:textId="4BDABEA6" w:rsidR="008C33B0" w:rsidRPr="001F59EC" w:rsidRDefault="218DE66B" w:rsidP="6B06F679">
      <w:pPr>
        <w:pStyle w:val="berschrift2"/>
        <w:rPr>
          <w:rFonts w:asciiTheme="majorHAnsi" w:hAnsiTheme="majorHAnsi" w:cstheme="majorBidi"/>
        </w:rPr>
      </w:pPr>
      <w:r w:rsidRPr="6B06F679">
        <w:rPr>
          <w:rFonts w:asciiTheme="majorHAnsi" w:hAnsiTheme="majorHAnsi" w:cstheme="majorBidi"/>
        </w:rPr>
        <w:t xml:space="preserve"> </w:t>
      </w:r>
      <w:bookmarkStart w:id="195" w:name="_Toc735248152"/>
      <w:r w:rsidRPr="6B06F679">
        <w:rPr>
          <w:rFonts w:asciiTheme="majorHAnsi" w:hAnsiTheme="majorHAnsi" w:cstheme="majorBidi"/>
        </w:rPr>
        <w:t>Server Gruppierungen</w:t>
      </w:r>
      <w:bookmarkEnd w:id="195"/>
    </w:p>
    <w:p w14:paraId="40320F8C"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Insgesamt gibt es vier Gruppen, in die die Server eingeordnet wurden.</w:t>
      </w:r>
    </w:p>
    <w:tbl>
      <w:tblPr>
        <w:tblStyle w:val="ahdFormatvorlage2"/>
        <w:tblW w:w="0" w:type="auto"/>
        <w:tblLook w:val="04A0" w:firstRow="1" w:lastRow="0" w:firstColumn="1" w:lastColumn="0" w:noHBand="0" w:noVBand="1"/>
      </w:tblPr>
      <w:tblGrid>
        <w:gridCol w:w="2122"/>
        <w:gridCol w:w="6804"/>
      </w:tblGrid>
      <w:tr w:rsidR="008C33B0" w:rsidRPr="001F59EC" w14:paraId="3EFDE006" w14:textId="77777777" w:rsidTr="6B06F679">
        <w:trPr>
          <w:cnfStyle w:val="100000000000" w:firstRow="1" w:lastRow="0" w:firstColumn="0" w:lastColumn="0" w:oddVBand="0" w:evenVBand="0" w:oddHBand="0" w:evenHBand="0" w:firstRowFirstColumn="0" w:firstRowLastColumn="0" w:lastRowFirstColumn="0" w:lastRowLastColumn="0"/>
        </w:trPr>
        <w:tc>
          <w:tcPr>
            <w:tcW w:w="2122" w:type="dxa"/>
          </w:tcPr>
          <w:p w14:paraId="5B8B406E"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Gruppe</w:t>
            </w:r>
          </w:p>
        </w:tc>
        <w:tc>
          <w:tcPr>
            <w:tcW w:w="6804" w:type="dxa"/>
          </w:tcPr>
          <w:p w14:paraId="08339C3F"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Update-Routine</w:t>
            </w:r>
          </w:p>
        </w:tc>
      </w:tr>
      <w:tr w:rsidR="008C33B0" w:rsidRPr="001F59EC" w14:paraId="64ABD82E" w14:textId="77777777" w:rsidTr="6B06F679">
        <w:tc>
          <w:tcPr>
            <w:tcW w:w="2122" w:type="dxa"/>
          </w:tcPr>
          <w:p w14:paraId="6849E6B2" w14:textId="6D65714A" w:rsidR="008C33B0" w:rsidRPr="001F59EC" w:rsidRDefault="218DE66B" w:rsidP="00AC1BCE">
            <w:pPr>
              <w:rPr>
                <w:rFonts w:asciiTheme="majorHAnsi" w:hAnsiTheme="majorHAnsi" w:cstheme="majorHAnsi"/>
              </w:rPr>
            </w:pPr>
            <w:r w:rsidRPr="001F59EC">
              <w:rPr>
                <w:rFonts w:asciiTheme="majorHAnsi" w:hAnsiTheme="majorHAnsi" w:cstheme="majorHAnsi"/>
              </w:rPr>
              <w:t>Windows-user-clients</w:t>
            </w:r>
          </w:p>
        </w:tc>
        <w:tc>
          <w:tcPr>
            <w:tcW w:w="6804" w:type="dxa"/>
          </w:tcPr>
          <w:p w14:paraId="55BB225D" w14:textId="72F889A9" w:rsidR="008C33B0" w:rsidRPr="001F59EC" w:rsidRDefault="218DE66B" w:rsidP="00AC1BCE">
            <w:pPr>
              <w:rPr>
                <w:rFonts w:asciiTheme="majorHAnsi" w:hAnsiTheme="majorHAnsi" w:cstheme="majorHAnsi"/>
              </w:rPr>
            </w:pPr>
            <w:r w:rsidRPr="001F59EC">
              <w:rPr>
                <w:rFonts w:asciiTheme="majorHAnsi" w:hAnsiTheme="majorHAnsi" w:cstheme="majorHAnsi"/>
              </w:rPr>
              <w:t xml:space="preserve">Genehmigung: durch </w:t>
            </w:r>
            <w:r w:rsidR="05747EAB" w:rsidRPr="001F59EC">
              <w:rPr>
                <w:rFonts w:asciiTheme="majorHAnsi" w:hAnsiTheme="majorHAnsi" w:cstheme="majorHAnsi"/>
              </w:rPr>
              <w:t>WSUS Auto-App</w:t>
            </w:r>
            <w:r w:rsidR="7A8C1241" w:rsidRPr="001F59EC">
              <w:rPr>
                <w:rFonts w:asciiTheme="majorHAnsi" w:hAnsiTheme="majorHAnsi" w:cstheme="majorHAnsi"/>
              </w:rPr>
              <w:t>r</w:t>
            </w:r>
            <w:r w:rsidR="05747EAB" w:rsidRPr="001F59EC">
              <w:rPr>
                <w:rFonts w:asciiTheme="majorHAnsi" w:hAnsiTheme="majorHAnsi" w:cstheme="majorHAnsi"/>
              </w:rPr>
              <w:t>ovement</w:t>
            </w:r>
          </w:p>
          <w:p w14:paraId="7FAA15AC" w14:textId="68FC5318" w:rsidR="008C33B0" w:rsidRPr="001F59EC" w:rsidRDefault="218DE66B" w:rsidP="00AC1BCE">
            <w:r w:rsidRPr="6B06F679">
              <w:rPr>
                <w:rFonts w:asciiTheme="majorHAnsi" w:hAnsiTheme="majorHAnsi" w:cstheme="majorBidi"/>
              </w:rPr>
              <w:t xml:space="preserve">Zeitpunkt der Genehmigung: </w:t>
            </w:r>
            <w:r w:rsidR="272AF22A" w:rsidRPr="6B06F679">
              <w:rPr>
                <w:rFonts w:asciiTheme="majorHAnsi" w:hAnsiTheme="majorHAnsi" w:cstheme="majorBidi"/>
              </w:rPr>
              <w:t>nach Updatesynchronisierung</w:t>
            </w:r>
          </w:p>
          <w:p w14:paraId="00DACB09" w14:textId="60B1818F" w:rsidR="008C33B0" w:rsidRPr="001F59EC" w:rsidRDefault="0542505A" w:rsidP="00AC1BCE">
            <w:r w:rsidRPr="6B06F679">
              <w:rPr>
                <w:rFonts w:asciiTheme="majorHAnsi" w:hAnsiTheme="majorHAnsi" w:cstheme="majorBidi"/>
              </w:rPr>
              <w:t>Edge Updates werden durch eine gesonderte Regel automatisch genemigt</w:t>
            </w:r>
          </w:p>
        </w:tc>
      </w:tr>
      <w:tr w:rsidR="008C33B0" w:rsidRPr="001F59EC" w14:paraId="0C563C35" w14:textId="77777777" w:rsidTr="6B06F679">
        <w:tc>
          <w:tcPr>
            <w:tcW w:w="2122" w:type="dxa"/>
          </w:tcPr>
          <w:p w14:paraId="2F915A98" w14:textId="66E27C60" w:rsidR="008C33B0" w:rsidRPr="001F59EC" w:rsidRDefault="218DE66B" w:rsidP="00AC1BCE">
            <w:pPr>
              <w:rPr>
                <w:rFonts w:asciiTheme="majorHAnsi" w:hAnsiTheme="majorHAnsi" w:cstheme="majorHAnsi"/>
              </w:rPr>
            </w:pPr>
            <w:r w:rsidRPr="001F59EC">
              <w:rPr>
                <w:rFonts w:asciiTheme="majorHAnsi" w:hAnsiTheme="majorHAnsi" w:cstheme="majorHAnsi"/>
              </w:rPr>
              <w:t>Windows-server-clients</w:t>
            </w:r>
          </w:p>
        </w:tc>
        <w:tc>
          <w:tcPr>
            <w:tcW w:w="6804" w:type="dxa"/>
          </w:tcPr>
          <w:p w14:paraId="4DEE480D" w14:textId="4F67DF31" w:rsidR="008C33B0" w:rsidRPr="001F59EC" w:rsidRDefault="39C91F29" w:rsidP="025E25F1">
            <w:pPr>
              <w:rPr>
                <w:rFonts w:asciiTheme="majorHAnsi" w:hAnsiTheme="majorHAnsi" w:cstheme="majorHAnsi"/>
              </w:rPr>
            </w:pPr>
            <w:r w:rsidRPr="001F59EC">
              <w:rPr>
                <w:rFonts w:asciiTheme="majorHAnsi" w:hAnsiTheme="majorHAnsi" w:cstheme="majorHAnsi"/>
              </w:rPr>
              <w:t xml:space="preserve">Genehmigung: </w:t>
            </w:r>
            <w:r w:rsidR="72F7A168" w:rsidRPr="001F59EC">
              <w:rPr>
                <w:rFonts w:asciiTheme="majorHAnsi" w:hAnsiTheme="majorHAnsi" w:cstheme="majorHAnsi"/>
              </w:rPr>
              <w:t>durch WSUS Auto-App</w:t>
            </w:r>
            <w:r w:rsidR="7A8C1241" w:rsidRPr="001F59EC">
              <w:rPr>
                <w:rFonts w:asciiTheme="majorHAnsi" w:hAnsiTheme="majorHAnsi" w:cstheme="majorHAnsi"/>
              </w:rPr>
              <w:t>r</w:t>
            </w:r>
            <w:r w:rsidR="72F7A168" w:rsidRPr="001F59EC">
              <w:rPr>
                <w:rFonts w:asciiTheme="majorHAnsi" w:hAnsiTheme="majorHAnsi" w:cstheme="majorHAnsi"/>
              </w:rPr>
              <w:t>ovement</w:t>
            </w:r>
          </w:p>
          <w:p w14:paraId="764D3E26" w14:textId="5CD8EDD8" w:rsidR="008C33B0" w:rsidRPr="001F59EC" w:rsidRDefault="7C13C9EF" w:rsidP="6B06F679">
            <w:r w:rsidRPr="6B06F679">
              <w:rPr>
                <w:rFonts w:asciiTheme="majorHAnsi" w:hAnsiTheme="majorHAnsi" w:cstheme="majorBidi"/>
              </w:rPr>
              <w:t xml:space="preserve">Zeitpunkt der Genehmigung: </w:t>
            </w:r>
            <w:r w:rsidR="24B31048" w:rsidRPr="6B06F679">
              <w:rPr>
                <w:rFonts w:asciiTheme="majorHAnsi" w:hAnsiTheme="majorHAnsi" w:cstheme="majorBidi"/>
              </w:rPr>
              <w:t>nach Updatesynchronisierung</w:t>
            </w:r>
            <w:r w:rsidR="39C91F29">
              <w:br/>
            </w:r>
            <w:r w:rsidR="48340E43" w:rsidRPr="6B06F679">
              <w:rPr>
                <w:rFonts w:asciiTheme="majorHAnsi" w:hAnsiTheme="majorHAnsi" w:cstheme="majorBidi"/>
              </w:rPr>
              <w:t>Edge Updates werden durch eine gesonderte Regel automatisch genehmigt</w:t>
            </w:r>
          </w:p>
        </w:tc>
      </w:tr>
    </w:tbl>
    <w:p w14:paraId="3F5BB238" w14:textId="5B7D801C" w:rsidR="00040592" w:rsidRPr="001F59EC" w:rsidRDefault="218DE66B">
      <w:pPr>
        <w:rPr>
          <w:rFonts w:asciiTheme="majorHAnsi" w:hAnsiTheme="majorHAnsi" w:cstheme="majorHAnsi"/>
        </w:rPr>
      </w:pPr>
      <w:r w:rsidRPr="001F59EC">
        <w:rPr>
          <w:rFonts w:asciiTheme="majorHAnsi" w:hAnsiTheme="majorHAnsi" w:cstheme="majorHAnsi"/>
        </w:rPr>
        <w:t>Dementsprechend gibt es zu jeder Gruppierung eine AD-Gruppe, eine GPO und eine WSUS-Gruppe.</w:t>
      </w:r>
      <w:r w:rsidRPr="001F59EC">
        <w:rPr>
          <w:rFonts w:asciiTheme="majorHAnsi" w:hAnsiTheme="majorHAnsi" w:cstheme="majorHAnsi"/>
        </w:rPr>
        <w:br/>
      </w:r>
    </w:p>
    <w:p w14:paraId="1FC80A32" w14:textId="140CA2E7" w:rsidR="008C33B0" w:rsidRPr="001F59EC" w:rsidRDefault="218DE66B" w:rsidP="6B06F679">
      <w:pPr>
        <w:pStyle w:val="berschrift3"/>
        <w:rPr>
          <w:rFonts w:asciiTheme="majorHAnsi" w:hAnsiTheme="majorHAnsi" w:cstheme="majorBidi"/>
        </w:rPr>
      </w:pPr>
      <w:bookmarkStart w:id="196" w:name="_Toc541144266"/>
      <w:r w:rsidRPr="6B06F679">
        <w:rPr>
          <w:rFonts w:asciiTheme="majorHAnsi" w:hAnsiTheme="majorHAnsi" w:cstheme="majorBidi"/>
        </w:rPr>
        <w:t>AD-Gruppen</w:t>
      </w:r>
      <w:bookmarkEnd w:id="196"/>
    </w:p>
    <w:p w14:paraId="583BD8E2" w14:textId="77777777" w:rsidR="008C33B0" w:rsidRPr="001F59EC" w:rsidRDefault="218DE66B" w:rsidP="00AC1BCE">
      <w:pPr>
        <w:rPr>
          <w:rFonts w:asciiTheme="majorHAnsi" w:hAnsiTheme="majorHAnsi" w:cstheme="majorHAnsi"/>
        </w:rPr>
      </w:pPr>
      <w:r w:rsidRPr="001F59EC">
        <w:rPr>
          <w:rFonts w:asciiTheme="majorHAnsi" w:hAnsiTheme="majorHAnsi" w:cstheme="majorHAnsi"/>
        </w:rPr>
        <w:t>Die folgenden AD-Gruppen dienen der GPO-Zuordnungen und die Server sind hier entsprechend aufgenommen.</w:t>
      </w:r>
    </w:p>
    <w:p w14:paraId="601D3201" w14:textId="77777777" w:rsidR="00314230" w:rsidRPr="001F59EC" w:rsidRDefault="218DE66B" w:rsidP="009E32FB">
      <w:pPr>
        <w:pStyle w:val="Listenabsatz"/>
        <w:numPr>
          <w:ilvl w:val="0"/>
          <w:numId w:val="12"/>
        </w:numPr>
        <w:rPr>
          <w:rFonts w:asciiTheme="majorHAnsi" w:hAnsiTheme="majorHAnsi" w:cstheme="majorHAnsi"/>
          <w:lang w:val="en-GB"/>
        </w:rPr>
      </w:pPr>
      <w:r w:rsidRPr="001F59EC">
        <w:rPr>
          <w:rFonts w:asciiTheme="majorHAnsi" w:hAnsiTheme="majorHAnsi" w:cstheme="majorHAnsi"/>
          <w:lang w:val="en-GB"/>
        </w:rPr>
        <w:t xml:space="preserve">RES-WSUS-Windows-Server-Clients </w:t>
      </w:r>
    </w:p>
    <w:p w14:paraId="31CDF76B" w14:textId="59C6DF29" w:rsidR="008C33B0" w:rsidRPr="001F59EC" w:rsidRDefault="218DE66B" w:rsidP="009E32FB">
      <w:pPr>
        <w:pStyle w:val="Listenabsatz"/>
        <w:numPr>
          <w:ilvl w:val="0"/>
          <w:numId w:val="12"/>
        </w:numPr>
        <w:rPr>
          <w:rFonts w:asciiTheme="majorHAnsi" w:hAnsiTheme="majorHAnsi" w:cstheme="majorHAnsi"/>
          <w:lang w:val="en-GB"/>
        </w:rPr>
      </w:pPr>
      <w:r w:rsidRPr="001F59EC">
        <w:rPr>
          <w:rFonts w:asciiTheme="majorHAnsi" w:hAnsiTheme="majorHAnsi" w:cstheme="majorHAnsi"/>
          <w:lang w:val="en-GB"/>
        </w:rPr>
        <w:t xml:space="preserve">RES-WSUS-Windows-User-Clients </w:t>
      </w:r>
    </w:p>
    <w:p w14:paraId="45999F49" w14:textId="388CBA74"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lang w:val="en-US"/>
        </w:rPr>
        <w:t xml:space="preserve"> </w:t>
      </w:r>
      <w:bookmarkStart w:id="197" w:name="_Toc955565910"/>
      <w:r w:rsidRPr="6B06F679">
        <w:rPr>
          <w:rFonts w:asciiTheme="majorHAnsi" w:hAnsiTheme="majorHAnsi" w:cstheme="majorBidi"/>
        </w:rPr>
        <w:t>Gruppenrichtlinien</w:t>
      </w:r>
      <w:bookmarkEnd w:id="197"/>
    </w:p>
    <w:p w14:paraId="29716E7A" w14:textId="42B0FC3D" w:rsidR="008C33B0" w:rsidRPr="001F59EC" w:rsidRDefault="218DE66B" w:rsidP="00AC1BCE">
      <w:pPr>
        <w:rPr>
          <w:rFonts w:asciiTheme="majorHAnsi" w:hAnsiTheme="majorHAnsi" w:cstheme="majorHAnsi"/>
        </w:rPr>
      </w:pPr>
      <w:r w:rsidRPr="001F59EC">
        <w:rPr>
          <w:rFonts w:asciiTheme="majorHAnsi" w:hAnsiTheme="majorHAnsi" w:cstheme="majorHAnsi"/>
        </w:rPr>
        <w:lastRenderedPageBreak/>
        <w:t>Folgende Gruppenrichtlinien wurden dafür erstellt:</w:t>
      </w:r>
    </w:p>
    <w:p w14:paraId="7D96C509" w14:textId="7AD4A1D4" w:rsidR="1906600E" w:rsidRPr="001F59EC" w:rsidRDefault="1906600E" w:rsidP="00166B55">
      <w:pPr>
        <w:pStyle w:val="Listenabsatz"/>
        <w:numPr>
          <w:ilvl w:val="0"/>
          <w:numId w:val="16"/>
        </w:numPr>
        <w:rPr>
          <w:rFonts w:asciiTheme="majorHAnsi" w:hAnsiTheme="majorHAnsi" w:cstheme="majorHAnsi"/>
        </w:rPr>
      </w:pPr>
      <w:r w:rsidRPr="001F59EC">
        <w:rPr>
          <w:rFonts w:asciiTheme="majorHAnsi" w:hAnsiTheme="majorHAnsi" w:cstheme="majorHAnsi"/>
        </w:rPr>
        <w:t>CC_WSUS-Windows-Server-Clients</w:t>
      </w:r>
      <w:r w:rsidRPr="001F59EC">
        <w:rPr>
          <w:rFonts w:asciiTheme="majorHAnsi" w:hAnsiTheme="majorHAnsi" w:cstheme="majorHAnsi"/>
        </w:rPr>
        <w:br/>
        <w:t>Diese GPO darf nur von der Gruppe RES-WSUS-Windows-Server-Clients ausgeführt w</w:t>
      </w:r>
      <w:r w:rsidR="28233B50" w:rsidRPr="001F59EC">
        <w:rPr>
          <w:rFonts w:asciiTheme="majorHAnsi" w:hAnsiTheme="majorHAnsi" w:cstheme="majorHAnsi"/>
        </w:rPr>
        <w:t>e</w:t>
      </w:r>
      <w:r w:rsidRPr="001F59EC">
        <w:rPr>
          <w:rFonts w:asciiTheme="majorHAnsi" w:hAnsiTheme="majorHAnsi" w:cstheme="majorHAnsi"/>
        </w:rPr>
        <w:t>rden</w:t>
      </w:r>
      <w:r w:rsidRPr="001F59EC">
        <w:rPr>
          <w:rFonts w:asciiTheme="majorHAnsi" w:hAnsiTheme="majorHAnsi" w:cstheme="majorHAnsi"/>
        </w:rPr>
        <w:br/>
      </w:r>
      <w:r w:rsidR="36E4C21A" w:rsidRPr="001F59EC">
        <w:rPr>
          <w:rFonts w:asciiTheme="majorHAnsi" w:hAnsiTheme="majorHAnsi" w:cstheme="majorHAnsi"/>
          <w:noProof/>
        </w:rPr>
        <w:drawing>
          <wp:inline distT="0" distB="0" distL="0" distR="0" wp14:anchorId="71BA870B" wp14:editId="52042C43">
            <wp:extent cx="5251450" cy="3624493"/>
            <wp:effectExtent l="0" t="0" r="6350" b="0"/>
            <wp:docPr id="1230287173" name="Picture 1230287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8" cstate="print">
                      <a:extLst>
                        <a:ext uri="{28A0092B-C50C-407E-A947-70E740481C1C}">
                          <a14:useLocalDpi xmlns:a14="http://schemas.microsoft.com/office/drawing/2010/main" val="0"/>
                        </a:ext>
                      </a:extLst>
                    </a:blip>
                    <a:stretch>
                      <a:fillRect/>
                    </a:stretch>
                  </pic:blipFill>
                  <pic:spPr>
                    <a:xfrm>
                      <a:off x="0" y="0"/>
                      <a:ext cx="5256546" cy="3628011"/>
                    </a:xfrm>
                    <a:prstGeom prst="rect">
                      <a:avLst/>
                    </a:prstGeom>
                  </pic:spPr>
                </pic:pic>
              </a:graphicData>
            </a:graphic>
          </wp:inline>
        </w:drawing>
      </w:r>
    </w:p>
    <w:p w14:paraId="782F5734" w14:textId="581D122A" w:rsidR="025E25F1" w:rsidRPr="001F59EC" w:rsidRDefault="025E25F1" w:rsidP="025E25F1">
      <w:pPr>
        <w:pStyle w:val="Listenabsatz"/>
        <w:rPr>
          <w:rFonts w:asciiTheme="majorHAnsi" w:hAnsiTheme="majorHAnsi" w:cstheme="majorHAnsi"/>
        </w:rPr>
      </w:pPr>
    </w:p>
    <w:p w14:paraId="4CE227EA" w14:textId="3464850C" w:rsidR="00BF4DA8" w:rsidRPr="001F59EC" w:rsidRDefault="218DE66B" w:rsidP="00166B55">
      <w:pPr>
        <w:pStyle w:val="Listenabsatz"/>
        <w:numPr>
          <w:ilvl w:val="0"/>
          <w:numId w:val="16"/>
        </w:numPr>
        <w:rPr>
          <w:rFonts w:asciiTheme="majorHAnsi" w:hAnsiTheme="majorHAnsi" w:cstheme="majorHAnsi"/>
        </w:rPr>
      </w:pPr>
      <w:r w:rsidRPr="001F59EC">
        <w:rPr>
          <w:rFonts w:asciiTheme="majorHAnsi" w:hAnsiTheme="majorHAnsi" w:cstheme="majorHAnsi"/>
        </w:rPr>
        <w:t xml:space="preserve">CC_WSUS-Windows-User-Clients </w:t>
      </w:r>
      <w:r w:rsidR="00BF4DA8" w:rsidRPr="001F59EC">
        <w:rPr>
          <w:rFonts w:asciiTheme="majorHAnsi" w:hAnsiTheme="majorHAnsi" w:cstheme="majorHAnsi"/>
        </w:rPr>
        <w:br/>
      </w:r>
      <w:r w:rsidR="1906600E" w:rsidRPr="001F59EC">
        <w:rPr>
          <w:rFonts w:asciiTheme="majorHAnsi" w:hAnsiTheme="majorHAnsi" w:cstheme="majorHAnsi"/>
        </w:rPr>
        <w:t>Diese GPO darf nur von der Gruppe RES-WSUS-Windows-User-Clients ausgeführt w</w:t>
      </w:r>
      <w:r w:rsidR="3C36D04A" w:rsidRPr="001F59EC">
        <w:rPr>
          <w:rFonts w:asciiTheme="majorHAnsi" w:hAnsiTheme="majorHAnsi" w:cstheme="majorHAnsi"/>
        </w:rPr>
        <w:t>e</w:t>
      </w:r>
      <w:r w:rsidR="1906600E" w:rsidRPr="001F59EC">
        <w:rPr>
          <w:rFonts w:asciiTheme="majorHAnsi" w:hAnsiTheme="majorHAnsi" w:cstheme="majorHAnsi"/>
        </w:rPr>
        <w:t>rden</w:t>
      </w:r>
      <w:r w:rsidR="00BF4DA8" w:rsidRPr="001F59EC">
        <w:rPr>
          <w:rFonts w:asciiTheme="majorHAnsi" w:hAnsiTheme="majorHAnsi" w:cstheme="majorHAnsi"/>
        </w:rPr>
        <w:br/>
      </w:r>
      <w:r w:rsidR="5BC1CBA0" w:rsidRPr="001F59EC">
        <w:rPr>
          <w:rFonts w:asciiTheme="majorHAnsi" w:hAnsiTheme="majorHAnsi" w:cstheme="majorHAnsi"/>
          <w:noProof/>
        </w:rPr>
        <w:lastRenderedPageBreak/>
        <w:drawing>
          <wp:inline distT="0" distB="0" distL="0" distR="0" wp14:anchorId="395E32AD" wp14:editId="13377806">
            <wp:extent cx="5175250" cy="3301894"/>
            <wp:effectExtent l="0" t="0" r="6350" b="0"/>
            <wp:docPr id="610338755" name="Picture 6103387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9" cstate="print">
                      <a:extLst>
                        <a:ext uri="{28A0092B-C50C-407E-A947-70E740481C1C}">
                          <a14:useLocalDpi xmlns:a14="http://schemas.microsoft.com/office/drawing/2010/main" val="0"/>
                        </a:ext>
                      </a:extLst>
                    </a:blip>
                    <a:stretch>
                      <a:fillRect/>
                    </a:stretch>
                  </pic:blipFill>
                  <pic:spPr>
                    <a:xfrm>
                      <a:off x="0" y="0"/>
                      <a:ext cx="5190197" cy="3311431"/>
                    </a:xfrm>
                    <a:prstGeom prst="rect">
                      <a:avLst/>
                    </a:prstGeom>
                  </pic:spPr>
                </pic:pic>
              </a:graphicData>
            </a:graphic>
          </wp:inline>
        </w:drawing>
      </w:r>
      <w:r w:rsidR="59734E2A" w:rsidRPr="001F59EC">
        <w:rPr>
          <w:rFonts w:asciiTheme="majorHAnsi" w:hAnsiTheme="majorHAnsi" w:cstheme="majorHAnsi"/>
          <w:noProof/>
        </w:rPr>
        <w:drawing>
          <wp:inline distT="0" distB="0" distL="0" distR="0" wp14:anchorId="467C04F2" wp14:editId="5A8375DB">
            <wp:extent cx="5173607" cy="2749550"/>
            <wp:effectExtent l="0" t="0" r="8255" b="0"/>
            <wp:docPr id="646958668" name="Picture 6469586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0">
                      <a:extLst>
                        <a:ext uri="{28A0092B-C50C-407E-A947-70E740481C1C}">
                          <a14:useLocalDpi xmlns:a14="http://schemas.microsoft.com/office/drawing/2010/main" val="0"/>
                        </a:ext>
                      </a:extLst>
                    </a:blip>
                    <a:stretch>
                      <a:fillRect/>
                    </a:stretch>
                  </pic:blipFill>
                  <pic:spPr>
                    <a:xfrm>
                      <a:off x="0" y="0"/>
                      <a:ext cx="5190990" cy="2758788"/>
                    </a:xfrm>
                    <a:prstGeom prst="rect">
                      <a:avLst/>
                    </a:prstGeom>
                  </pic:spPr>
                </pic:pic>
              </a:graphicData>
            </a:graphic>
          </wp:inline>
        </w:drawing>
      </w:r>
    </w:p>
    <w:p w14:paraId="7C9F09BE" w14:textId="6D16D82A" w:rsidR="008C33B0" w:rsidRPr="009B403B"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8" w:name="_Toc56038062"/>
      <w:r w:rsidRPr="6B06F679">
        <w:rPr>
          <w:rFonts w:asciiTheme="majorHAnsi" w:hAnsiTheme="majorHAnsi" w:cstheme="majorBidi"/>
        </w:rPr>
        <w:t>WSUS-Gruppen</w:t>
      </w:r>
      <w:r>
        <w:br/>
      </w:r>
      <w:r w:rsidR="199B8382">
        <w:rPr>
          <w:noProof/>
        </w:rPr>
        <w:drawing>
          <wp:inline distT="0" distB="0" distL="0" distR="0" wp14:anchorId="038A072F" wp14:editId="68206218">
            <wp:extent cx="2095500" cy="876300"/>
            <wp:effectExtent l="0" t="0" r="0" b="0"/>
            <wp:docPr id="1891337803" name="Picture 189133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1">
                      <a:extLst>
                        <a:ext uri="{28A0092B-C50C-407E-A947-70E740481C1C}">
                          <a14:useLocalDpi xmlns:a14="http://schemas.microsoft.com/office/drawing/2010/main" val="0"/>
                        </a:ext>
                      </a:extLst>
                    </a:blip>
                    <a:stretch>
                      <a:fillRect/>
                    </a:stretch>
                  </pic:blipFill>
                  <pic:spPr>
                    <a:xfrm>
                      <a:off x="0" y="0"/>
                      <a:ext cx="2095500" cy="876300"/>
                    </a:xfrm>
                    <a:prstGeom prst="rect">
                      <a:avLst/>
                    </a:prstGeom>
                  </pic:spPr>
                </pic:pic>
              </a:graphicData>
            </a:graphic>
          </wp:inline>
        </w:drawing>
      </w:r>
      <w:bookmarkEnd w:id="198"/>
    </w:p>
    <w:p w14:paraId="309037EC" w14:textId="480A740B" w:rsidR="008C33B0" w:rsidRPr="001F59EC" w:rsidRDefault="218DE66B" w:rsidP="6B06F679">
      <w:pPr>
        <w:pStyle w:val="berschrift3"/>
        <w:rPr>
          <w:rFonts w:asciiTheme="majorHAnsi" w:hAnsiTheme="majorHAnsi" w:cstheme="majorBidi"/>
        </w:rPr>
      </w:pPr>
      <w:r w:rsidRPr="6B06F679">
        <w:rPr>
          <w:rFonts w:asciiTheme="majorHAnsi" w:hAnsiTheme="majorHAnsi" w:cstheme="majorBidi"/>
        </w:rPr>
        <w:t xml:space="preserve"> </w:t>
      </w:r>
      <w:bookmarkStart w:id="199" w:name="_Toc155350379"/>
      <w:r w:rsidRPr="6B06F679">
        <w:rPr>
          <w:rFonts w:asciiTheme="majorHAnsi" w:hAnsiTheme="majorHAnsi" w:cstheme="majorBidi"/>
        </w:rPr>
        <w:t>Server Bereinigung</w:t>
      </w:r>
      <w:bookmarkEnd w:id="199"/>
    </w:p>
    <w:p w14:paraId="6E35C79A" w14:textId="6AA448F3" w:rsidR="7BB6944B" w:rsidRPr="001F59EC" w:rsidRDefault="7BB6944B" w:rsidP="025E25F1">
      <w:pPr>
        <w:spacing w:line="240" w:lineRule="auto"/>
        <w:rPr>
          <w:rFonts w:asciiTheme="majorHAnsi" w:hAnsiTheme="majorHAnsi" w:cstheme="majorHAnsi"/>
        </w:rPr>
      </w:pPr>
      <w:r w:rsidRPr="001F59EC">
        <w:rPr>
          <w:rFonts w:asciiTheme="majorHAnsi" w:hAnsiTheme="majorHAnsi" w:cstheme="majorHAnsi"/>
        </w:rPr>
        <w:t>Verwaiste Updates werden automatisiert bereinigt. Dies geschieht über einen Jenkins Task. Dieser Task läuft jede Woche Dienstag um 10:00 Uhr.</w:t>
      </w:r>
    </w:p>
    <w:p w14:paraId="73F56E30" w14:textId="77777777" w:rsidR="008C33B0" w:rsidRPr="001F59EC" w:rsidRDefault="218DE66B" w:rsidP="6B06F679">
      <w:pPr>
        <w:pStyle w:val="berschrift3"/>
        <w:rPr>
          <w:rFonts w:asciiTheme="majorHAnsi" w:hAnsiTheme="majorHAnsi" w:cstheme="majorBidi"/>
        </w:rPr>
      </w:pPr>
      <w:bookmarkStart w:id="200" w:name="_Toc1830427426"/>
      <w:r w:rsidRPr="6B06F679">
        <w:rPr>
          <w:rFonts w:asciiTheme="majorHAnsi" w:hAnsiTheme="majorHAnsi" w:cstheme="majorBidi"/>
        </w:rPr>
        <w:t>Weitere Konfigurationen</w:t>
      </w:r>
      <w:bookmarkEnd w:id="200"/>
    </w:p>
    <w:p w14:paraId="29912DA3"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lastRenderedPageBreak/>
        <w:t>Die Updates werden direkt mit Microsoft synchronisiert.</w:t>
      </w:r>
    </w:p>
    <w:p w14:paraId="419085FB" w14:textId="77777777" w:rsidR="008C33B0" w:rsidRPr="001F59EC" w:rsidRDefault="008C33B0" w:rsidP="00AC1BCE">
      <w:pPr>
        <w:ind w:left="1136" w:firstLine="284"/>
        <w:rPr>
          <w:rFonts w:asciiTheme="majorHAnsi" w:hAnsiTheme="majorHAnsi" w:cstheme="majorHAnsi"/>
        </w:rPr>
      </w:pPr>
      <w:r w:rsidRPr="001F59EC">
        <w:rPr>
          <w:rFonts w:asciiTheme="majorHAnsi" w:hAnsiTheme="majorHAnsi" w:cstheme="majorHAnsi"/>
          <w:noProof/>
        </w:rPr>
        <w:drawing>
          <wp:inline distT="0" distB="0" distL="0" distR="0" wp14:anchorId="1363131F" wp14:editId="5AE14EF2">
            <wp:extent cx="2372056" cy="285790"/>
            <wp:effectExtent l="0" t="0" r="0" b="0"/>
            <wp:docPr id="94" name="Grafik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372056" cy="285790"/>
                    </a:xfrm>
                    <a:prstGeom prst="rect">
                      <a:avLst/>
                    </a:prstGeom>
                  </pic:spPr>
                </pic:pic>
              </a:graphicData>
            </a:graphic>
          </wp:inline>
        </w:drawing>
      </w:r>
    </w:p>
    <w:p w14:paraId="6070B7C3" w14:textId="77777777" w:rsidR="008C33B0" w:rsidRPr="001F59EC" w:rsidRDefault="218DE66B" w:rsidP="00AC1BCE">
      <w:pPr>
        <w:ind w:left="1136" w:firstLine="284"/>
        <w:rPr>
          <w:rFonts w:asciiTheme="majorHAnsi" w:hAnsiTheme="majorHAnsi" w:cstheme="majorHAnsi"/>
        </w:rPr>
      </w:pPr>
      <w:r w:rsidRPr="001F59EC">
        <w:rPr>
          <w:rFonts w:asciiTheme="majorHAnsi" w:hAnsiTheme="majorHAnsi" w:cstheme="majorHAnsi"/>
        </w:rPr>
        <w:t>Ein Proxy wird nichts eingesetzt.</w:t>
      </w:r>
    </w:p>
    <w:p w14:paraId="5F469BEA"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Products and Classifications:</w:t>
      </w:r>
    </w:p>
    <w:p w14:paraId="47C48DE3" w14:textId="7E370134" w:rsidR="006F2981" w:rsidRPr="001F59EC" w:rsidRDefault="218DE66B" w:rsidP="025E25F1">
      <w:pPr>
        <w:pStyle w:val="Listenabsatz"/>
        <w:ind w:left="1440"/>
        <w:rPr>
          <w:rFonts w:asciiTheme="majorHAnsi" w:hAnsiTheme="majorHAnsi" w:cstheme="majorHAnsi"/>
          <w:b/>
          <w:bCs/>
        </w:rPr>
      </w:pPr>
      <w:r w:rsidRPr="001F59EC">
        <w:rPr>
          <w:rFonts w:asciiTheme="majorHAnsi" w:hAnsiTheme="majorHAnsi" w:cstheme="majorHAnsi"/>
          <w:b/>
          <w:bCs/>
        </w:rPr>
        <w:t>Products-Betriebsysteme/Applikationen</w:t>
      </w:r>
      <w:r w:rsidR="199A3427" w:rsidRPr="001F59EC">
        <w:rPr>
          <w:rFonts w:asciiTheme="majorHAnsi" w:hAnsiTheme="majorHAnsi" w:cstheme="majorHAnsi"/>
          <w:b/>
          <w:bCs/>
        </w:rPr>
        <w:t>:</w:t>
      </w:r>
    </w:p>
    <w:p w14:paraId="6B1F0860" w14:textId="42470805"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Azure Stack HCI</w:t>
      </w:r>
    </w:p>
    <w:p w14:paraId="6CB0AEF2" w14:textId="03C03E1B"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Defender Antivirus</w:t>
      </w:r>
    </w:p>
    <w:p w14:paraId="71DA3CF0" w14:textId="5E745921"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Edge</w:t>
      </w:r>
    </w:p>
    <w:p w14:paraId="1EB2AED5" w14:textId="6BDFBEF2"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system-21H2</w:t>
      </w:r>
    </w:p>
    <w:p w14:paraId="243182C7" w14:textId="739F20B3"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System-22H2</w:t>
      </w:r>
    </w:p>
    <w:p w14:paraId="72AEEBB6" w14:textId="0E855CF4"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Microsoft Server Operating System-23H2</w:t>
      </w:r>
    </w:p>
    <w:p w14:paraId="5BE3B412" w14:textId="57C9073B" w:rsidR="199A3427" w:rsidRPr="001F59EC" w:rsidRDefault="00700EE3" w:rsidP="025E25F1">
      <w:pPr>
        <w:pStyle w:val="Listenabsatz"/>
        <w:ind w:left="1440"/>
        <w:rPr>
          <w:rFonts w:asciiTheme="majorHAnsi" w:hAnsiTheme="majorHAnsi" w:cstheme="majorHAnsi"/>
          <w:sz w:val="18"/>
          <w:szCs w:val="20"/>
        </w:rPr>
      </w:pPr>
      <w:r>
        <w:rPr>
          <w:rFonts w:asciiTheme="majorHAnsi" w:hAnsiTheme="majorHAnsi" w:cstheme="majorHAnsi"/>
          <w:sz w:val="18"/>
          <w:szCs w:val="20"/>
        </w:rPr>
        <w:t xml:space="preserve">Microsoft </w:t>
      </w:r>
      <w:r w:rsidR="199A3427" w:rsidRPr="001F59EC">
        <w:rPr>
          <w:rFonts w:asciiTheme="majorHAnsi" w:hAnsiTheme="majorHAnsi" w:cstheme="majorHAnsi"/>
          <w:sz w:val="18"/>
          <w:szCs w:val="20"/>
        </w:rPr>
        <w:t>Office 2016</w:t>
      </w:r>
    </w:p>
    <w:p w14:paraId="3D8AB599" w14:textId="7A09575F" w:rsidR="199A3427" w:rsidRPr="001F59EC" w:rsidRDefault="199A3427" w:rsidP="025E25F1">
      <w:pPr>
        <w:pStyle w:val="Listenabsatz"/>
        <w:ind w:left="1440"/>
        <w:rPr>
          <w:rFonts w:asciiTheme="majorHAnsi" w:hAnsiTheme="majorHAnsi" w:cstheme="majorHAnsi"/>
          <w:sz w:val="18"/>
          <w:szCs w:val="20"/>
        </w:rPr>
      </w:pPr>
      <w:r w:rsidRPr="001F59EC">
        <w:rPr>
          <w:rFonts w:asciiTheme="majorHAnsi" w:hAnsiTheme="majorHAnsi" w:cstheme="majorHAnsi"/>
          <w:sz w:val="18"/>
          <w:szCs w:val="20"/>
        </w:rPr>
        <w:t>Server 2022 Hotpatch Category</w:t>
      </w:r>
    </w:p>
    <w:p w14:paraId="678736F3" w14:textId="5AD25FE7" w:rsidR="199A3427" w:rsidRPr="001F59EC" w:rsidRDefault="199A3427" w:rsidP="025E25F1">
      <w:pPr>
        <w:pStyle w:val="Listenabsatz"/>
        <w:ind w:left="1440"/>
        <w:rPr>
          <w:rFonts w:asciiTheme="majorHAnsi" w:hAnsiTheme="majorHAnsi" w:cstheme="majorHAnsi"/>
          <w:sz w:val="18"/>
          <w:szCs w:val="20"/>
          <w:lang w:val="en-US"/>
        </w:rPr>
      </w:pPr>
      <w:r w:rsidRPr="001F59EC">
        <w:rPr>
          <w:rFonts w:asciiTheme="majorHAnsi" w:hAnsiTheme="majorHAnsi" w:cstheme="majorHAnsi"/>
          <w:sz w:val="18"/>
          <w:szCs w:val="20"/>
          <w:lang w:val="en-US"/>
        </w:rPr>
        <w:t>SharePoint Server 2019/Office Online Server</w:t>
      </w:r>
    </w:p>
    <w:p w14:paraId="032C82B7" w14:textId="3B512A05"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S, version 21H2 and later, Servicing Drivers</w:t>
      </w:r>
    </w:p>
    <w:p w14:paraId="355E6F04" w14:textId="33C5CF12"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S, version 21H2 and later, Upgrade &amp; Servicing Drivers</w:t>
      </w:r>
    </w:p>
    <w:p w14:paraId="65B80B87" w14:textId="46A5A36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version 21H2 and later, Servicing Drivers</w:t>
      </w:r>
    </w:p>
    <w:p w14:paraId="7B2A33E3" w14:textId="5B7B8E2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Client, version 21H2 and later, Upgrade &amp; Servicing Drivers</w:t>
      </w:r>
    </w:p>
    <w:p w14:paraId="243D8A36" w14:textId="2E0923D1"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21H2 and later, Servicing Drivers</w:t>
      </w:r>
    </w:p>
    <w:p w14:paraId="2E6840C8" w14:textId="2FAFE4DD"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21H2 and later, Upgrade &amp; Servicing Drivers</w:t>
      </w:r>
    </w:p>
    <w:p w14:paraId="4A007124" w14:textId="09EBC742"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 Server, version 24H2 and later, Upgrade &amp; Servicing Drivers</w:t>
      </w:r>
    </w:p>
    <w:p w14:paraId="7A6B1353" w14:textId="3547E1B4"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and later drivers</w:t>
      </w:r>
    </w:p>
    <w:p w14:paraId="1F235666" w14:textId="21AA8F1C"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Language Interface Packs</w:t>
      </w:r>
    </w:p>
    <w:p w14:paraId="18D3FDC6" w14:textId="2740DB0C"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Language Packs</w:t>
      </w:r>
    </w:p>
    <w:p w14:paraId="37A5800F" w14:textId="7E2025D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LTSB</w:t>
      </w:r>
    </w:p>
    <w:p w14:paraId="7B3443E9" w14:textId="325871B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1803 and Later Servicing Drivers</w:t>
      </w:r>
    </w:p>
    <w:p w14:paraId="77C560A7" w14:textId="060F2D6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1803 and Later Upgrade   &amp; Servicing Drivers</w:t>
      </w:r>
    </w:p>
    <w:p w14:paraId="3BBD44C4" w14:textId="0F4DC3E7"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1809 and later, Servicing Drivers</w:t>
      </w:r>
    </w:p>
    <w:p w14:paraId="7BC7C2AB" w14:textId="35613595"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1809 and later, Upgrade &amp; Servicing Drivers</w:t>
      </w:r>
    </w:p>
    <w:p w14:paraId="6769B418" w14:textId="6D51659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 Servicing Drivers</w:t>
      </w:r>
    </w:p>
    <w:p w14:paraId="081B3C31" w14:textId="66B3A1E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 Upgrade &amp; Servicing Drivers</w:t>
      </w:r>
    </w:p>
    <w:p w14:paraId="37B44179" w14:textId="1458115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 version 1903 and later</w:t>
      </w:r>
    </w:p>
    <w:p w14:paraId="09EBB65F" w14:textId="119DDCF9"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10</w:t>
      </w:r>
    </w:p>
    <w:p w14:paraId="7A9B092C" w14:textId="7032EFE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Dictionary Updates</w:t>
      </w:r>
    </w:p>
    <w:p w14:paraId="5F9720CE" w14:textId="6D2B757E"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2012 R2</w:t>
      </w:r>
    </w:p>
    <w:p w14:paraId="1439BB4A" w14:textId="374762AD"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2016 and Later Servicing Drivers</w:t>
      </w:r>
    </w:p>
    <w:p w14:paraId="5D28300D" w14:textId="30B0E437" w:rsidR="199A3427" w:rsidRPr="001F59EC" w:rsidRDefault="008D4F6C" w:rsidP="025E25F1">
      <w:pPr>
        <w:pStyle w:val="Listenabsatz"/>
        <w:ind w:left="1440"/>
        <w:rPr>
          <w:rFonts w:asciiTheme="majorHAnsi" w:hAnsiTheme="majorHAnsi" w:cstheme="majorHAnsi"/>
          <w:sz w:val="18"/>
          <w:szCs w:val="20"/>
          <w:lang w:val="en-US"/>
        </w:rPr>
      </w:pPr>
      <w:r w:rsidRPr="00A532A4">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2016</w:t>
      </w:r>
    </w:p>
    <w:p w14:paraId="13B8C7A1" w14:textId="48A16316" w:rsidR="199A3427" w:rsidRPr="001F59EC" w:rsidRDefault="00700EE3" w:rsidP="025E25F1">
      <w:pPr>
        <w:pStyle w:val="Listenabsatz"/>
        <w:ind w:left="1440"/>
        <w:rPr>
          <w:rFonts w:asciiTheme="majorHAnsi" w:hAnsiTheme="majorHAnsi" w:cstheme="majorHAnsi"/>
          <w:sz w:val="18"/>
          <w:szCs w:val="20"/>
          <w:lang w:val="en-US"/>
        </w:rPr>
      </w:pPr>
      <w:r w:rsidRPr="00700EE3">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and later, Servicing Drivers</w:t>
      </w:r>
    </w:p>
    <w:p w14:paraId="61EEBE0C" w14:textId="48B71DC1"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and later, Upgrade &amp; Servicing Drivers</w:t>
      </w:r>
    </w:p>
    <w:p w14:paraId="21F0F9F6" w14:textId="33FD595E"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 Datacenter: Azure Edition Hotpatch</w:t>
      </w:r>
    </w:p>
    <w:p w14:paraId="79DC72C4" w14:textId="195A4657"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2019</w:t>
      </w:r>
    </w:p>
    <w:p w14:paraId="1EF6AC83" w14:textId="37492D41"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Drivers</w:t>
      </w:r>
    </w:p>
    <w:p w14:paraId="5B2576BC" w14:textId="0D59F28E" w:rsidR="199A3427" w:rsidRPr="001F59E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1F59EC">
        <w:rPr>
          <w:rFonts w:asciiTheme="majorHAnsi" w:hAnsiTheme="majorHAnsi" w:cstheme="majorHAnsi"/>
          <w:sz w:val="18"/>
          <w:szCs w:val="20"/>
          <w:lang w:val="en-US"/>
        </w:rPr>
        <w:t>Windows Server Manager – Windows Server Update Services (WSUS) Dynamic Installer</w:t>
      </w:r>
    </w:p>
    <w:p w14:paraId="1EB4B6B7" w14:textId="4EBAE031" w:rsidR="199A3427" w:rsidRPr="008D4F6C" w:rsidRDefault="008D4F6C" w:rsidP="025E25F1">
      <w:pPr>
        <w:pStyle w:val="Listenabsatz"/>
        <w:ind w:left="1440"/>
        <w:rPr>
          <w:rFonts w:asciiTheme="majorHAnsi" w:hAnsiTheme="majorHAnsi" w:cstheme="majorHAnsi"/>
          <w:sz w:val="18"/>
          <w:szCs w:val="20"/>
          <w:lang w:val="en-US"/>
        </w:rPr>
      </w:pPr>
      <w:r w:rsidRPr="008D4F6C">
        <w:rPr>
          <w:rFonts w:asciiTheme="majorHAnsi" w:hAnsiTheme="majorHAnsi" w:cstheme="majorHAnsi"/>
          <w:sz w:val="18"/>
          <w:szCs w:val="20"/>
          <w:lang w:val="en-US"/>
        </w:rPr>
        <w:t xml:space="preserve">Microsoft </w:t>
      </w:r>
      <w:r w:rsidR="199A3427" w:rsidRPr="008D4F6C">
        <w:rPr>
          <w:rFonts w:asciiTheme="majorHAnsi" w:hAnsiTheme="majorHAnsi" w:cstheme="majorHAnsi"/>
          <w:sz w:val="18"/>
          <w:szCs w:val="20"/>
          <w:lang w:val="en-US"/>
        </w:rPr>
        <w:t>Windows Server, version 1903 and later</w:t>
      </w:r>
    </w:p>
    <w:p w14:paraId="4BCC94F7" w14:textId="77777777" w:rsidR="008C33B0" w:rsidRPr="001F59EC" w:rsidRDefault="218DE66B" w:rsidP="218DE66B">
      <w:pPr>
        <w:pStyle w:val="Listenabsatz"/>
        <w:ind w:left="1440"/>
        <w:rPr>
          <w:rFonts w:asciiTheme="majorHAnsi" w:hAnsiTheme="majorHAnsi" w:cstheme="majorHAnsi"/>
          <w:b/>
          <w:bCs/>
        </w:rPr>
      </w:pPr>
      <w:r w:rsidRPr="001F59EC">
        <w:rPr>
          <w:rFonts w:asciiTheme="majorHAnsi" w:hAnsiTheme="majorHAnsi" w:cstheme="majorHAnsi"/>
          <w:b/>
          <w:bCs/>
        </w:rPr>
        <w:t>Update Klassifizierungen:</w:t>
      </w:r>
    </w:p>
    <w:p w14:paraId="027BA060" w14:textId="77777777" w:rsidR="008C33B0" w:rsidRPr="001F59EC" w:rsidRDefault="218DE66B" w:rsidP="00166B55">
      <w:pPr>
        <w:pStyle w:val="Listenabsatz"/>
        <w:numPr>
          <w:ilvl w:val="0"/>
          <w:numId w:val="15"/>
        </w:numPr>
        <w:spacing w:line="240" w:lineRule="auto"/>
        <w:ind w:left="2160"/>
        <w:rPr>
          <w:rFonts w:asciiTheme="majorHAnsi" w:hAnsiTheme="majorHAnsi" w:cstheme="majorHAnsi"/>
        </w:rPr>
      </w:pPr>
      <w:r w:rsidRPr="001F59EC">
        <w:rPr>
          <w:rFonts w:asciiTheme="majorHAnsi" w:hAnsiTheme="majorHAnsi" w:cstheme="majorHAnsi"/>
        </w:rPr>
        <w:t>Definitionsupdates</w:t>
      </w:r>
    </w:p>
    <w:p w14:paraId="5BC431C7" w14:textId="77777777" w:rsidR="008C33B0" w:rsidRPr="001F59EC" w:rsidRDefault="218DE66B" w:rsidP="00166B55">
      <w:pPr>
        <w:pStyle w:val="Listenabsatz"/>
        <w:numPr>
          <w:ilvl w:val="0"/>
          <w:numId w:val="15"/>
        </w:numPr>
        <w:spacing w:line="240" w:lineRule="auto"/>
        <w:ind w:left="2160"/>
        <w:rPr>
          <w:rFonts w:asciiTheme="majorHAnsi" w:hAnsiTheme="majorHAnsi" w:cstheme="majorHAnsi"/>
        </w:rPr>
      </w:pPr>
      <w:r w:rsidRPr="001F59EC">
        <w:rPr>
          <w:rFonts w:asciiTheme="majorHAnsi" w:hAnsiTheme="majorHAnsi" w:cstheme="majorHAnsi"/>
        </w:rPr>
        <w:t>Sicherheitsupdates</w:t>
      </w:r>
    </w:p>
    <w:p w14:paraId="47628736" w14:textId="1897D7BC" w:rsidR="008D4F6C" w:rsidRDefault="218DE66B" w:rsidP="6B06F679">
      <w:pPr>
        <w:pStyle w:val="Listenabsatz"/>
        <w:numPr>
          <w:ilvl w:val="0"/>
          <w:numId w:val="15"/>
        </w:numPr>
        <w:spacing w:line="240" w:lineRule="auto"/>
        <w:ind w:left="2160"/>
        <w:rPr>
          <w:rFonts w:asciiTheme="majorHAnsi" w:hAnsiTheme="majorHAnsi" w:cstheme="majorBidi"/>
        </w:rPr>
      </w:pPr>
      <w:r w:rsidRPr="6B06F679">
        <w:rPr>
          <w:rFonts w:asciiTheme="majorHAnsi" w:hAnsiTheme="majorHAnsi" w:cstheme="majorBidi"/>
        </w:rPr>
        <w:t>Wichtige Updates</w:t>
      </w:r>
    </w:p>
    <w:p w14:paraId="47B75F17" w14:textId="7643430F" w:rsidR="1BA3BEC4" w:rsidRDefault="1BA3BEC4" w:rsidP="6B06F679">
      <w:pPr>
        <w:pStyle w:val="Listenabsatz"/>
        <w:numPr>
          <w:ilvl w:val="0"/>
          <w:numId w:val="15"/>
        </w:numPr>
        <w:spacing w:line="240" w:lineRule="auto"/>
        <w:ind w:left="2160"/>
        <w:rPr>
          <w:rFonts w:asciiTheme="majorHAnsi" w:hAnsiTheme="majorHAnsi" w:cstheme="majorBidi"/>
        </w:rPr>
      </w:pPr>
      <w:r w:rsidRPr="6B06F679">
        <w:rPr>
          <w:rFonts w:asciiTheme="majorHAnsi" w:hAnsiTheme="majorHAnsi" w:cstheme="majorBidi"/>
        </w:rPr>
        <w:t>Updates</w:t>
      </w:r>
    </w:p>
    <w:p w14:paraId="58BE538B" w14:textId="6C830C4A" w:rsidR="008C33B0" w:rsidRPr="008D4F6C" w:rsidRDefault="008D4F6C" w:rsidP="008D4F6C">
      <w:pPr>
        <w:rPr>
          <w:rFonts w:asciiTheme="majorHAnsi" w:hAnsiTheme="majorHAnsi" w:cstheme="majorHAnsi"/>
        </w:rPr>
      </w:pPr>
      <w:r>
        <w:rPr>
          <w:rFonts w:asciiTheme="majorHAnsi" w:hAnsiTheme="majorHAnsi" w:cstheme="majorHAnsi"/>
        </w:rPr>
        <w:br w:type="page"/>
      </w:r>
    </w:p>
    <w:p w14:paraId="29E9F74A"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lastRenderedPageBreak/>
        <w:t>Sprachen der Updates</w:t>
      </w:r>
    </w:p>
    <w:p w14:paraId="0FC08F1A" w14:textId="77777777" w:rsidR="008C33B0" w:rsidRPr="001F59EC" w:rsidRDefault="218DE66B" w:rsidP="00AC1BCE">
      <w:pPr>
        <w:ind w:left="1440"/>
        <w:rPr>
          <w:rFonts w:asciiTheme="majorHAnsi" w:hAnsiTheme="majorHAnsi" w:cstheme="majorHAnsi"/>
        </w:rPr>
      </w:pPr>
      <w:r w:rsidRPr="001F59EC">
        <w:rPr>
          <w:rFonts w:asciiTheme="majorHAnsi" w:hAnsiTheme="majorHAnsi" w:cstheme="majorHAnsi"/>
        </w:rPr>
        <w:t>Deutsch &amp; Englisch</w:t>
      </w:r>
    </w:p>
    <w:p w14:paraId="693E9B47" w14:textId="77777777" w:rsidR="008C33B0" w:rsidRPr="001F59EC" w:rsidRDefault="008C33B0" w:rsidP="00AC1BCE">
      <w:pPr>
        <w:ind w:left="1440"/>
        <w:rPr>
          <w:rFonts w:asciiTheme="majorHAnsi" w:hAnsiTheme="majorHAnsi" w:cstheme="majorHAnsi"/>
        </w:rPr>
      </w:pPr>
      <w:r w:rsidRPr="001F59EC">
        <w:rPr>
          <w:rFonts w:asciiTheme="majorHAnsi" w:hAnsiTheme="majorHAnsi" w:cstheme="majorHAnsi"/>
          <w:noProof/>
        </w:rPr>
        <w:drawing>
          <wp:inline distT="0" distB="0" distL="0" distR="0" wp14:anchorId="109E8D15" wp14:editId="2D971913">
            <wp:extent cx="971686" cy="428685"/>
            <wp:effectExtent l="0" t="0" r="0" b="9525"/>
            <wp:docPr id="95" name="Grafik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3"/>
                    <a:stretch>
                      <a:fillRect/>
                    </a:stretch>
                  </pic:blipFill>
                  <pic:spPr>
                    <a:xfrm>
                      <a:off x="0" y="0"/>
                      <a:ext cx="971686" cy="428685"/>
                    </a:xfrm>
                    <a:prstGeom prst="rect">
                      <a:avLst/>
                    </a:prstGeom>
                  </pic:spPr>
                </pic:pic>
              </a:graphicData>
            </a:graphic>
          </wp:inline>
        </w:drawing>
      </w:r>
    </w:p>
    <w:p w14:paraId="21D7F3E6"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Computers</w:t>
      </w:r>
    </w:p>
    <w:p w14:paraId="74B470C1" w14:textId="77777777" w:rsidR="008C33B0" w:rsidRPr="001F59EC" w:rsidRDefault="218DE66B" w:rsidP="218DE66B">
      <w:pPr>
        <w:ind w:left="1420"/>
        <w:rPr>
          <w:rFonts w:asciiTheme="majorHAnsi" w:hAnsiTheme="majorHAnsi" w:cstheme="majorHAnsi"/>
          <w:lang w:val="en-GB"/>
        </w:rPr>
      </w:pPr>
      <w:r w:rsidRPr="001F59EC">
        <w:rPr>
          <w:rFonts w:asciiTheme="majorHAnsi" w:hAnsiTheme="majorHAnsi" w:cstheme="majorHAnsi"/>
          <w:lang w:val="en-US"/>
        </w:rPr>
        <w:t xml:space="preserve">Generel-User </w:t>
      </w:r>
      <w:r w:rsidRPr="001F59EC">
        <w:rPr>
          <w:rFonts w:asciiTheme="majorHAnsi" w:hAnsiTheme="majorHAnsi" w:cstheme="majorHAnsi"/>
          <w:lang w:val="en-GB"/>
        </w:rPr>
        <w:t>Group Policy or registry settings on computers</w:t>
      </w:r>
    </w:p>
    <w:p w14:paraId="495690C7" w14:textId="77777777" w:rsidR="008C33B0" w:rsidRPr="001F59EC" w:rsidRDefault="008C33B0" w:rsidP="00AC1BCE">
      <w:pPr>
        <w:ind w:left="1420"/>
        <w:rPr>
          <w:rFonts w:asciiTheme="majorHAnsi" w:hAnsiTheme="majorHAnsi" w:cstheme="majorHAnsi"/>
        </w:rPr>
      </w:pPr>
      <w:r w:rsidRPr="001F59EC">
        <w:rPr>
          <w:rFonts w:asciiTheme="majorHAnsi" w:hAnsiTheme="majorHAnsi" w:cstheme="majorHAnsi"/>
          <w:noProof/>
        </w:rPr>
        <w:drawing>
          <wp:inline distT="0" distB="0" distL="0" distR="0" wp14:anchorId="18A9BB75" wp14:editId="42892AE8">
            <wp:extent cx="3867690" cy="590632"/>
            <wp:effectExtent l="0" t="0" r="0" b="0"/>
            <wp:docPr id="96" name="Grafik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3867690" cy="590632"/>
                    </a:xfrm>
                    <a:prstGeom prst="rect">
                      <a:avLst/>
                    </a:prstGeom>
                  </pic:spPr>
                </pic:pic>
              </a:graphicData>
            </a:graphic>
          </wp:inline>
        </w:drawing>
      </w:r>
    </w:p>
    <w:p w14:paraId="6D97A4CF"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Monitoring</w:t>
      </w:r>
    </w:p>
    <w:p w14:paraId="43919847" w14:textId="39806129" w:rsidR="008C33B0" w:rsidRPr="001F59EC" w:rsidRDefault="218DE66B" w:rsidP="00CF60BF">
      <w:pPr>
        <w:rPr>
          <w:rFonts w:asciiTheme="majorHAnsi" w:hAnsiTheme="majorHAnsi" w:cstheme="majorHAnsi"/>
        </w:rPr>
      </w:pPr>
      <w:r w:rsidRPr="001F59EC">
        <w:rPr>
          <w:rFonts w:asciiTheme="majorHAnsi" w:hAnsiTheme="majorHAnsi" w:cstheme="majorHAnsi"/>
        </w:rPr>
        <w:t>Das Monitoring des Services besteht aus folgenden Komponenten:</w:t>
      </w:r>
    </w:p>
    <w:p w14:paraId="0D1C40D5" w14:textId="340AFA43" w:rsidR="00CF60BF" w:rsidRPr="001F59EC" w:rsidRDefault="218DE66B" w:rsidP="00166B55">
      <w:pPr>
        <w:pStyle w:val="Listenabsatz"/>
        <w:numPr>
          <w:ilvl w:val="0"/>
          <w:numId w:val="19"/>
        </w:numPr>
        <w:rPr>
          <w:rFonts w:asciiTheme="majorHAnsi" w:hAnsiTheme="majorHAnsi" w:cstheme="majorHAnsi"/>
        </w:rPr>
      </w:pPr>
      <w:r w:rsidRPr="001F59EC">
        <w:rPr>
          <w:rFonts w:asciiTheme="majorHAnsi" w:hAnsiTheme="majorHAnsi" w:cstheme="majorHAnsi"/>
        </w:rPr>
        <w:t>Grundmonitoring Betriebssystem</w:t>
      </w:r>
    </w:p>
    <w:p w14:paraId="242F9A28" w14:textId="7A9E7A0F" w:rsidR="00CF60BF" w:rsidRPr="001F59EC" w:rsidRDefault="218DE66B" w:rsidP="00166B55">
      <w:pPr>
        <w:pStyle w:val="Listenabsatz"/>
        <w:numPr>
          <w:ilvl w:val="0"/>
          <w:numId w:val="19"/>
        </w:numPr>
        <w:rPr>
          <w:rFonts w:asciiTheme="majorHAnsi" w:hAnsiTheme="majorHAnsi" w:cstheme="majorHAnsi"/>
        </w:rPr>
      </w:pPr>
      <w:r w:rsidRPr="001F59EC">
        <w:rPr>
          <w:rFonts w:asciiTheme="majorHAnsi" w:hAnsiTheme="majorHAnsi" w:cstheme="majorHAnsi"/>
        </w:rPr>
        <w:t>WSUS</w:t>
      </w:r>
      <w:r w:rsidR="34D310E6" w:rsidRPr="001F59EC">
        <w:rPr>
          <w:rFonts w:asciiTheme="majorHAnsi" w:hAnsiTheme="majorHAnsi" w:cstheme="majorHAnsi"/>
        </w:rPr>
        <w:t xml:space="preserve"> Spezifisch:</w:t>
      </w:r>
    </w:p>
    <w:p w14:paraId="07C1A904" w14:textId="1C2FECC4" w:rsidR="66F5F857" w:rsidRPr="001F59EC" w:rsidRDefault="66F5F857" w:rsidP="00166B55">
      <w:pPr>
        <w:pStyle w:val="Listenabsatz"/>
        <w:numPr>
          <w:ilvl w:val="1"/>
          <w:numId w:val="19"/>
        </w:numPr>
        <w:rPr>
          <w:rFonts w:asciiTheme="majorHAnsi" w:hAnsiTheme="majorHAnsi" w:cstheme="majorHAnsi"/>
        </w:rPr>
      </w:pPr>
      <w:r w:rsidRPr="001F59EC">
        <w:rPr>
          <w:rFonts w:asciiTheme="majorHAnsi" w:hAnsiTheme="majorHAnsi" w:cstheme="majorHAnsi"/>
        </w:rPr>
        <w:t>WSUS Application Pool</w:t>
      </w:r>
    </w:p>
    <w:p w14:paraId="06B3A922" w14:textId="1EDF1471"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Worker processes = 1</w:t>
      </w:r>
    </w:p>
    <w:p w14:paraId="0A4F18AB" w14:textId="496F682F" w:rsidR="66F5F857" w:rsidRPr="001F59EC" w:rsidRDefault="66F5F857" w:rsidP="00166B55">
      <w:pPr>
        <w:pStyle w:val="Listenabsatz"/>
        <w:numPr>
          <w:ilvl w:val="1"/>
          <w:numId w:val="19"/>
        </w:numPr>
        <w:spacing w:before="240" w:after="240"/>
        <w:rPr>
          <w:rFonts w:asciiTheme="majorHAnsi" w:hAnsiTheme="majorHAnsi" w:cstheme="majorHAnsi"/>
        </w:rPr>
      </w:pPr>
      <w:r w:rsidRPr="001F59EC">
        <w:rPr>
          <w:rFonts w:asciiTheme="majorHAnsi" w:hAnsiTheme="majorHAnsi" w:cstheme="majorHAnsi"/>
        </w:rPr>
        <w:t>WSUS Endpoint</w:t>
      </w:r>
    </w:p>
    <w:p w14:paraId="0DAB551A" w14:textId="5FD56EB8"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Response Time</w:t>
      </w:r>
    </w:p>
    <w:p w14:paraId="63B750C7" w14:textId="5464190C" w:rsidR="66F5F857" w:rsidRPr="001F59EC" w:rsidRDefault="66F5F857" w:rsidP="00166B55">
      <w:pPr>
        <w:pStyle w:val="Listenabsatz"/>
        <w:numPr>
          <w:ilvl w:val="1"/>
          <w:numId w:val="19"/>
        </w:numPr>
        <w:spacing w:before="240" w:after="240"/>
        <w:rPr>
          <w:rFonts w:asciiTheme="majorHAnsi" w:hAnsiTheme="majorHAnsi" w:cstheme="majorHAnsi"/>
        </w:rPr>
      </w:pPr>
      <w:r w:rsidRPr="001F59EC">
        <w:rPr>
          <w:rFonts w:asciiTheme="majorHAnsi" w:hAnsiTheme="majorHAnsi" w:cstheme="majorHAnsi"/>
        </w:rPr>
        <w:t>Windows-Dienste</w:t>
      </w:r>
    </w:p>
    <w:p w14:paraId="11E8157A" w14:textId="5BF0935B" w:rsidR="66F5F857" w:rsidRPr="001F59EC" w:rsidRDefault="66F5F857" w:rsidP="00166B55">
      <w:pPr>
        <w:pStyle w:val="Listenabsatz"/>
        <w:numPr>
          <w:ilvl w:val="2"/>
          <w:numId w:val="19"/>
        </w:numPr>
        <w:spacing w:before="240" w:after="240"/>
        <w:rPr>
          <w:rFonts w:asciiTheme="majorHAnsi" w:hAnsiTheme="majorHAnsi" w:cstheme="majorHAnsi"/>
        </w:rPr>
      </w:pPr>
      <w:r w:rsidRPr="001F59EC">
        <w:rPr>
          <w:rFonts w:asciiTheme="majorHAnsi" w:hAnsiTheme="majorHAnsi" w:cstheme="majorHAnsi"/>
        </w:rPr>
        <w:t>World Wide Web Publishing Service</w:t>
      </w:r>
    </w:p>
    <w:p w14:paraId="08B234B8" w14:textId="5E856F7E" w:rsidR="66F5F857" w:rsidRPr="001F59EC" w:rsidRDefault="66F5F857" w:rsidP="00166B55">
      <w:pPr>
        <w:pStyle w:val="Listenabsatz"/>
        <w:numPr>
          <w:ilvl w:val="2"/>
          <w:numId w:val="19"/>
        </w:numPr>
        <w:rPr>
          <w:rFonts w:asciiTheme="majorHAnsi" w:hAnsiTheme="majorHAnsi" w:cstheme="majorHAnsi"/>
        </w:rPr>
      </w:pPr>
      <w:r w:rsidRPr="001F59EC">
        <w:rPr>
          <w:rFonts w:asciiTheme="majorHAnsi" w:hAnsiTheme="majorHAnsi" w:cstheme="majorHAnsi"/>
        </w:rPr>
        <w:t>WSUS Service</w:t>
      </w:r>
    </w:p>
    <w:p w14:paraId="438BB9E7" w14:textId="77777777" w:rsidR="008C33B0" w:rsidRPr="001F59EC" w:rsidRDefault="218DE66B" w:rsidP="00AC1BCE">
      <w:pPr>
        <w:pStyle w:val="berschrift4"/>
        <w:rPr>
          <w:rFonts w:asciiTheme="majorHAnsi" w:hAnsiTheme="majorHAnsi" w:cstheme="majorHAnsi"/>
        </w:rPr>
      </w:pPr>
      <w:r w:rsidRPr="001F59EC">
        <w:rPr>
          <w:rFonts w:asciiTheme="majorHAnsi" w:hAnsiTheme="majorHAnsi" w:cstheme="majorHAnsi"/>
        </w:rPr>
        <w:t>Backup</w:t>
      </w:r>
    </w:p>
    <w:p w14:paraId="6267B226" w14:textId="77777777" w:rsidR="008C33B0" w:rsidRPr="001F59EC" w:rsidRDefault="218DE66B" w:rsidP="008C33B0">
      <w:pPr>
        <w:rPr>
          <w:rFonts w:asciiTheme="majorHAnsi" w:hAnsiTheme="majorHAnsi" w:cstheme="majorHAnsi"/>
        </w:rPr>
      </w:pPr>
      <w:r w:rsidRPr="001F59EC">
        <w:rPr>
          <w:rFonts w:asciiTheme="majorHAnsi" w:hAnsiTheme="majorHAnsi" w:cstheme="majorHAnsi"/>
        </w:rPr>
        <w:t>Folgende Komponenten werden gesichert:</w:t>
      </w:r>
    </w:p>
    <w:p w14:paraId="5FA2DDDC" w14:textId="02909984" w:rsidR="00EF351D" w:rsidRPr="001F59EC" w:rsidRDefault="218DE66B" w:rsidP="00EF351D">
      <w:pPr>
        <w:pStyle w:val="Listenabsatz"/>
        <w:numPr>
          <w:ilvl w:val="0"/>
          <w:numId w:val="14"/>
        </w:numPr>
        <w:rPr>
          <w:rFonts w:asciiTheme="majorHAnsi" w:hAnsiTheme="majorHAnsi" w:cstheme="majorHAnsi"/>
        </w:rPr>
      </w:pPr>
      <w:r w:rsidRPr="001F59EC">
        <w:rPr>
          <w:rFonts w:asciiTheme="majorHAnsi" w:hAnsiTheme="majorHAnsi" w:cstheme="majorHAnsi"/>
        </w:rPr>
        <w:t>Virtuelle Maschine</w:t>
      </w:r>
      <w:r w:rsidR="007A6CB2" w:rsidRPr="001F59EC">
        <w:rPr>
          <w:rFonts w:asciiTheme="majorHAnsi" w:hAnsiTheme="majorHAnsi" w:cstheme="majorHAnsi"/>
        </w:rPr>
        <w:br/>
      </w:r>
      <w:r w:rsidR="007A6CB2" w:rsidRPr="001F59EC">
        <w:rPr>
          <w:rFonts w:asciiTheme="majorHAnsi" w:hAnsiTheme="majorHAnsi" w:cstheme="majorHAnsi"/>
        </w:rPr>
        <w:br/>
      </w:r>
    </w:p>
    <w:p w14:paraId="2DC65CEF" w14:textId="77777777" w:rsidR="006265D0" w:rsidRPr="001F59EC" w:rsidRDefault="006265D0">
      <w:pPr>
        <w:rPr>
          <w:rFonts w:asciiTheme="majorHAnsi" w:hAnsiTheme="majorHAnsi" w:cstheme="majorHAnsi"/>
          <w:b/>
          <w:sz w:val="28"/>
          <w:szCs w:val="28"/>
        </w:rPr>
      </w:pPr>
      <w:r w:rsidRPr="001F59EC">
        <w:rPr>
          <w:rFonts w:asciiTheme="majorHAnsi" w:hAnsiTheme="majorHAnsi" w:cstheme="majorHAnsi"/>
        </w:rPr>
        <w:br w:type="page"/>
      </w:r>
    </w:p>
    <w:p w14:paraId="67F4D8A4" w14:textId="5CA7D5EA" w:rsidR="00993431" w:rsidRPr="001F59EC" w:rsidRDefault="218DE66B" w:rsidP="6B06F679">
      <w:pPr>
        <w:pStyle w:val="berschrift1"/>
        <w:rPr>
          <w:rFonts w:asciiTheme="majorHAnsi" w:hAnsiTheme="majorHAnsi" w:cstheme="majorBidi"/>
        </w:rPr>
      </w:pPr>
      <w:bookmarkStart w:id="201" w:name="_Toc2015972474"/>
      <w:r w:rsidRPr="6B06F679">
        <w:rPr>
          <w:rFonts w:asciiTheme="majorHAnsi" w:hAnsiTheme="majorHAnsi" w:cstheme="majorBidi"/>
        </w:rPr>
        <w:lastRenderedPageBreak/>
        <w:t>Exchange Services</w:t>
      </w:r>
      <w:bookmarkEnd w:id="201"/>
    </w:p>
    <w:tbl>
      <w:tblPr>
        <w:tblStyle w:val="Tabellenraster"/>
        <w:tblW w:w="0" w:type="auto"/>
        <w:tblLook w:val="04A0" w:firstRow="1" w:lastRow="0" w:firstColumn="1" w:lastColumn="0" w:noHBand="0" w:noVBand="1"/>
      </w:tblPr>
      <w:tblGrid>
        <w:gridCol w:w="3256"/>
        <w:gridCol w:w="2409"/>
        <w:gridCol w:w="3397"/>
      </w:tblGrid>
      <w:tr w:rsidR="00CA40EC" w:rsidRPr="001F59EC" w14:paraId="46BD16FD" w14:textId="77777777" w:rsidTr="009D39E9">
        <w:tc>
          <w:tcPr>
            <w:tcW w:w="3256" w:type="dxa"/>
            <w:tcBorders>
              <w:top w:val="single" w:sz="4" w:space="0" w:color="auto"/>
              <w:left w:val="single" w:sz="4" w:space="0" w:color="auto"/>
              <w:bottom w:val="single" w:sz="4" w:space="0" w:color="auto"/>
              <w:right w:val="single" w:sz="4" w:space="0" w:color="auto"/>
            </w:tcBorders>
            <w:shd w:val="clear" w:color="auto" w:fill="C00000"/>
            <w:hideMark/>
          </w:tcPr>
          <w:p w14:paraId="6813932E" w14:textId="4283EDC2"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Hostname</w:t>
            </w:r>
          </w:p>
        </w:tc>
        <w:tc>
          <w:tcPr>
            <w:tcW w:w="2409" w:type="dxa"/>
            <w:tcBorders>
              <w:top w:val="single" w:sz="4" w:space="0" w:color="auto"/>
              <w:left w:val="single" w:sz="4" w:space="0" w:color="auto"/>
              <w:bottom w:val="single" w:sz="4" w:space="0" w:color="auto"/>
              <w:right w:val="single" w:sz="4" w:space="0" w:color="auto"/>
            </w:tcBorders>
            <w:shd w:val="clear" w:color="auto" w:fill="C00000"/>
            <w:hideMark/>
          </w:tcPr>
          <w:p w14:paraId="52024997" w14:textId="79028DAA"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Version</w:t>
            </w:r>
          </w:p>
        </w:tc>
        <w:tc>
          <w:tcPr>
            <w:tcW w:w="3397" w:type="dxa"/>
            <w:tcBorders>
              <w:top w:val="single" w:sz="4" w:space="0" w:color="auto"/>
              <w:left w:val="single" w:sz="4" w:space="0" w:color="auto"/>
              <w:bottom w:val="single" w:sz="4" w:space="0" w:color="auto"/>
              <w:right w:val="single" w:sz="4" w:space="0" w:color="auto"/>
            </w:tcBorders>
            <w:shd w:val="clear" w:color="auto" w:fill="C00000"/>
            <w:hideMark/>
          </w:tcPr>
          <w:p w14:paraId="3CCE05B0" w14:textId="77777777" w:rsidR="00CA40EC"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Bemerkung</w:t>
            </w:r>
          </w:p>
        </w:tc>
      </w:tr>
      <w:tr w:rsidR="00722991" w:rsidRPr="001F59EC" w14:paraId="4C8705C4" w14:textId="77777777" w:rsidTr="009D39E9">
        <w:tc>
          <w:tcPr>
            <w:tcW w:w="3256" w:type="dxa"/>
            <w:tcBorders>
              <w:top w:val="single" w:sz="4" w:space="0" w:color="auto"/>
              <w:left w:val="single" w:sz="4" w:space="0" w:color="auto"/>
              <w:bottom w:val="single" w:sz="4" w:space="0" w:color="auto"/>
              <w:right w:val="single" w:sz="4" w:space="0" w:color="auto"/>
            </w:tcBorders>
          </w:tcPr>
          <w:p w14:paraId="2BA4D87D" w14:textId="53BF4B19" w:rsidR="00722991" w:rsidRPr="001F59EC" w:rsidRDefault="00722991" w:rsidP="00B738C4">
            <w:pPr>
              <w:rPr>
                <w:rFonts w:asciiTheme="majorHAnsi" w:hAnsiTheme="majorHAnsi" w:cstheme="majorHAnsi"/>
              </w:rPr>
            </w:pPr>
            <w:r w:rsidRPr="001F59EC">
              <w:rPr>
                <w:rFonts w:asciiTheme="majorHAnsi" w:hAnsiTheme="majorHAnsi" w:cstheme="majorHAnsi"/>
              </w:rPr>
              <w:t>big-vmail02.big.krankenkasse.de</w:t>
            </w:r>
          </w:p>
        </w:tc>
        <w:tc>
          <w:tcPr>
            <w:tcW w:w="2409" w:type="dxa"/>
            <w:tcBorders>
              <w:top w:val="single" w:sz="4" w:space="0" w:color="auto"/>
              <w:left w:val="single" w:sz="4" w:space="0" w:color="auto"/>
              <w:bottom w:val="single" w:sz="4" w:space="0" w:color="auto"/>
              <w:right w:val="single" w:sz="4" w:space="0" w:color="auto"/>
            </w:tcBorders>
          </w:tcPr>
          <w:p w14:paraId="6E120142" w14:textId="56750135" w:rsidR="00722991" w:rsidRPr="001F59EC" w:rsidRDefault="00722991" w:rsidP="00B738C4">
            <w:pPr>
              <w:rPr>
                <w:rFonts w:asciiTheme="majorHAnsi" w:hAnsiTheme="majorHAnsi" w:cstheme="majorHAnsi"/>
              </w:rPr>
            </w:pPr>
            <w:r w:rsidRPr="001F59EC">
              <w:rPr>
                <w:rFonts w:asciiTheme="majorHAnsi" w:hAnsiTheme="majorHAnsi" w:cstheme="majorHAnsi"/>
              </w:rPr>
              <w:t xml:space="preserve">Exchange </w:t>
            </w:r>
            <w:r w:rsidR="00E90EF5" w:rsidRPr="001F59EC">
              <w:rPr>
                <w:rFonts w:asciiTheme="majorHAnsi" w:hAnsiTheme="majorHAnsi" w:cstheme="majorHAnsi"/>
              </w:rPr>
              <w:t xml:space="preserve">Subscription Edition </w:t>
            </w:r>
            <w:r w:rsidRPr="001F59EC">
              <w:rPr>
                <w:rFonts w:asciiTheme="majorHAnsi" w:hAnsiTheme="majorHAnsi" w:cstheme="majorHAnsi"/>
              </w:rPr>
              <w:t>Enterprise</w:t>
            </w:r>
          </w:p>
        </w:tc>
        <w:tc>
          <w:tcPr>
            <w:tcW w:w="3397" w:type="dxa"/>
            <w:tcBorders>
              <w:top w:val="single" w:sz="4" w:space="0" w:color="auto"/>
              <w:left w:val="single" w:sz="4" w:space="0" w:color="auto"/>
              <w:bottom w:val="single" w:sz="4" w:space="0" w:color="auto"/>
              <w:right w:val="single" w:sz="4" w:space="0" w:color="auto"/>
            </w:tcBorders>
          </w:tcPr>
          <w:p w14:paraId="43C7369D" w14:textId="0CC4B313" w:rsidR="00722991" w:rsidRPr="001F59EC" w:rsidRDefault="00722991" w:rsidP="00B738C4">
            <w:pPr>
              <w:rPr>
                <w:rFonts w:asciiTheme="majorHAnsi" w:hAnsiTheme="majorHAnsi" w:cstheme="majorHAnsi"/>
              </w:rPr>
            </w:pPr>
            <w:r w:rsidRPr="001F59EC">
              <w:rPr>
                <w:rFonts w:asciiTheme="majorHAnsi" w:hAnsiTheme="majorHAnsi" w:cstheme="majorHAnsi"/>
              </w:rPr>
              <w:t>Exchange Server</w:t>
            </w:r>
          </w:p>
        </w:tc>
      </w:tr>
      <w:tr w:rsidR="00DB411E" w:rsidRPr="001F59EC" w14:paraId="39E10EE9" w14:textId="77777777" w:rsidTr="009D39E9">
        <w:tc>
          <w:tcPr>
            <w:tcW w:w="3256" w:type="dxa"/>
            <w:tcBorders>
              <w:top w:val="single" w:sz="4" w:space="0" w:color="auto"/>
              <w:left w:val="single" w:sz="4" w:space="0" w:color="auto"/>
              <w:bottom w:val="single" w:sz="4" w:space="0" w:color="auto"/>
              <w:right w:val="single" w:sz="4" w:space="0" w:color="auto"/>
            </w:tcBorders>
          </w:tcPr>
          <w:p w14:paraId="3E76A26A" w14:textId="54F14F56" w:rsidR="00DB411E" w:rsidRPr="001F59EC" w:rsidRDefault="218DE66B" w:rsidP="00B738C4">
            <w:pPr>
              <w:rPr>
                <w:rFonts w:asciiTheme="majorHAnsi" w:hAnsiTheme="majorHAnsi" w:cstheme="majorHAnsi"/>
              </w:rPr>
            </w:pPr>
            <w:r w:rsidRPr="001F59EC">
              <w:rPr>
                <w:rFonts w:asciiTheme="majorHAnsi" w:hAnsiTheme="majorHAnsi" w:cstheme="majorHAnsi"/>
              </w:rPr>
              <w:t>mail.big.krankenkasse.de</w:t>
            </w:r>
          </w:p>
        </w:tc>
        <w:tc>
          <w:tcPr>
            <w:tcW w:w="2409" w:type="dxa"/>
            <w:tcBorders>
              <w:top w:val="single" w:sz="4" w:space="0" w:color="auto"/>
              <w:left w:val="single" w:sz="4" w:space="0" w:color="auto"/>
              <w:bottom w:val="single" w:sz="4" w:space="0" w:color="auto"/>
              <w:right w:val="single" w:sz="4" w:space="0" w:color="auto"/>
            </w:tcBorders>
          </w:tcPr>
          <w:p w14:paraId="6841984B" w14:textId="77777777" w:rsidR="00DB411E" w:rsidRPr="001F59EC" w:rsidRDefault="00DB411E" w:rsidP="00B738C4">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377C62A4" w14:textId="1D25D2DB" w:rsidR="00DB411E" w:rsidRPr="001F59EC" w:rsidRDefault="218DE66B" w:rsidP="00B738C4">
            <w:pPr>
              <w:rPr>
                <w:rFonts w:asciiTheme="majorHAnsi" w:hAnsiTheme="majorHAnsi" w:cstheme="majorHAnsi"/>
              </w:rPr>
            </w:pPr>
            <w:r w:rsidRPr="001F59EC">
              <w:rPr>
                <w:rFonts w:asciiTheme="majorHAnsi" w:hAnsiTheme="majorHAnsi" w:cstheme="majorHAnsi"/>
              </w:rPr>
              <w:t>DNS Alias für externen Zugriff</w:t>
            </w:r>
          </w:p>
        </w:tc>
      </w:tr>
      <w:tr w:rsidR="00BE58B6" w:rsidRPr="001F59EC" w14:paraId="15E11BEE" w14:textId="77777777" w:rsidTr="009D39E9">
        <w:tc>
          <w:tcPr>
            <w:tcW w:w="3256" w:type="dxa"/>
            <w:tcBorders>
              <w:top w:val="single" w:sz="4" w:space="0" w:color="auto"/>
              <w:left w:val="single" w:sz="4" w:space="0" w:color="auto"/>
              <w:bottom w:val="single" w:sz="4" w:space="0" w:color="auto"/>
              <w:right w:val="single" w:sz="4" w:space="0" w:color="auto"/>
            </w:tcBorders>
          </w:tcPr>
          <w:p w14:paraId="3FA913C1" w14:textId="03FE62B6" w:rsidR="00BE58B6" w:rsidRPr="001F59EC" w:rsidRDefault="00BE58B6" w:rsidP="00BE58B6">
            <w:pPr>
              <w:rPr>
                <w:rFonts w:asciiTheme="majorHAnsi" w:hAnsiTheme="majorHAnsi" w:cstheme="majorHAnsi"/>
              </w:rPr>
            </w:pPr>
            <w:r w:rsidRPr="001F59EC">
              <w:rPr>
                <w:rFonts w:asciiTheme="majorHAnsi" w:hAnsiTheme="majorHAnsi" w:cstheme="majorHAnsi"/>
              </w:rPr>
              <w:t>oauth.big.krankenkasse.de</w:t>
            </w:r>
          </w:p>
        </w:tc>
        <w:tc>
          <w:tcPr>
            <w:tcW w:w="2409" w:type="dxa"/>
            <w:tcBorders>
              <w:top w:val="single" w:sz="4" w:space="0" w:color="auto"/>
              <w:left w:val="single" w:sz="4" w:space="0" w:color="auto"/>
              <w:bottom w:val="single" w:sz="4" w:space="0" w:color="auto"/>
              <w:right w:val="single" w:sz="4" w:space="0" w:color="auto"/>
            </w:tcBorders>
          </w:tcPr>
          <w:p w14:paraId="54679B7E" w14:textId="77777777" w:rsidR="00BE58B6" w:rsidRPr="001F59EC" w:rsidRDefault="00BE58B6" w:rsidP="00BE58B6">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25C51C73" w14:textId="62BDF48C" w:rsidR="00BE58B6" w:rsidRPr="001F59EC" w:rsidRDefault="00BE58B6" w:rsidP="00BE58B6">
            <w:pPr>
              <w:rPr>
                <w:rFonts w:asciiTheme="majorHAnsi" w:hAnsiTheme="majorHAnsi" w:cstheme="majorHAnsi"/>
              </w:rPr>
            </w:pPr>
            <w:r w:rsidRPr="001F59EC">
              <w:rPr>
                <w:rFonts w:asciiTheme="majorHAnsi" w:hAnsiTheme="majorHAnsi" w:cstheme="majorHAnsi"/>
              </w:rPr>
              <w:t>DNS Alias für externen oauth-Zugriff</w:t>
            </w:r>
          </w:p>
        </w:tc>
      </w:tr>
      <w:tr w:rsidR="00BE58B6" w:rsidRPr="00E9680B" w14:paraId="642F964D" w14:textId="77777777" w:rsidTr="009D39E9">
        <w:tc>
          <w:tcPr>
            <w:tcW w:w="3256" w:type="dxa"/>
            <w:tcBorders>
              <w:top w:val="single" w:sz="4" w:space="0" w:color="auto"/>
              <w:left w:val="single" w:sz="4" w:space="0" w:color="auto"/>
              <w:bottom w:val="single" w:sz="4" w:space="0" w:color="auto"/>
              <w:right w:val="single" w:sz="4" w:space="0" w:color="auto"/>
            </w:tcBorders>
          </w:tcPr>
          <w:p w14:paraId="47B5D6E3" w14:textId="261A0D58" w:rsidR="00BE58B6" w:rsidRPr="001F59EC" w:rsidRDefault="00BE58B6" w:rsidP="00BE58B6">
            <w:pPr>
              <w:rPr>
                <w:rFonts w:asciiTheme="majorHAnsi" w:hAnsiTheme="majorHAnsi" w:cstheme="majorHAnsi"/>
              </w:rPr>
            </w:pPr>
            <w:r w:rsidRPr="001F59EC">
              <w:rPr>
                <w:rFonts w:asciiTheme="majorHAnsi" w:hAnsiTheme="majorHAnsi" w:cstheme="majorHAnsi"/>
              </w:rPr>
              <w:t>eac.big.krankenkasse.de</w:t>
            </w:r>
          </w:p>
        </w:tc>
        <w:tc>
          <w:tcPr>
            <w:tcW w:w="2409" w:type="dxa"/>
            <w:tcBorders>
              <w:top w:val="single" w:sz="4" w:space="0" w:color="auto"/>
              <w:left w:val="single" w:sz="4" w:space="0" w:color="auto"/>
              <w:bottom w:val="single" w:sz="4" w:space="0" w:color="auto"/>
              <w:right w:val="single" w:sz="4" w:space="0" w:color="auto"/>
            </w:tcBorders>
          </w:tcPr>
          <w:p w14:paraId="26019ACF" w14:textId="77777777" w:rsidR="00BE58B6" w:rsidRPr="001F59EC" w:rsidRDefault="00BE58B6" w:rsidP="00BE58B6">
            <w:pPr>
              <w:rPr>
                <w:rFonts w:asciiTheme="majorHAnsi" w:hAnsiTheme="majorHAnsi" w:cstheme="majorHAnsi"/>
              </w:rPr>
            </w:pPr>
          </w:p>
        </w:tc>
        <w:tc>
          <w:tcPr>
            <w:tcW w:w="3397" w:type="dxa"/>
            <w:tcBorders>
              <w:top w:val="single" w:sz="4" w:space="0" w:color="auto"/>
              <w:left w:val="single" w:sz="4" w:space="0" w:color="auto"/>
              <w:bottom w:val="single" w:sz="4" w:space="0" w:color="auto"/>
              <w:right w:val="single" w:sz="4" w:space="0" w:color="auto"/>
            </w:tcBorders>
          </w:tcPr>
          <w:p w14:paraId="269CB099" w14:textId="083FF655" w:rsidR="00BE58B6" w:rsidRPr="001F59EC" w:rsidRDefault="00BE58B6" w:rsidP="00BE58B6">
            <w:pPr>
              <w:rPr>
                <w:rFonts w:asciiTheme="majorHAnsi" w:hAnsiTheme="majorHAnsi" w:cstheme="majorHAnsi"/>
                <w:lang w:val="en-US"/>
              </w:rPr>
            </w:pPr>
            <w:r w:rsidRPr="001F59EC">
              <w:rPr>
                <w:rFonts w:asciiTheme="majorHAnsi" w:hAnsiTheme="majorHAnsi" w:cstheme="majorHAnsi"/>
                <w:lang w:val="en-US"/>
              </w:rPr>
              <w:t>Hostname für Exchange Admin Center (EAC)</w:t>
            </w:r>
          </w:p>
        </w:tc>
      </w:tr>
    </w:tbl>
    <w:p w14:paraId="2A8FC209" w14:textId="77777777" w:rsidR="00CA40EC" w:rsidRPr="001F59EC" w:rsidRDefault="00CA40EC" w:rsidP="00CA40EC">
      <w:pPr>
        <w:rPr>
          <w:rFonts w:asciiTheme="majorHAnsi" w:hAnsiTheme="majorHAnsi" w:cstheme="majorHAnsi"/>
          <w:lang w:val="en-US"/>
        </w:rPr>
      </w:pPr>
    </w:p>
    <w:p w14:paraId="13A128A1" w14:textId="6983CBD0" w:rsidR="00993431" w:rsidRPr="001F59EC" w:rsidRDefault="007A2730" w:rsidP="009D39E9">
      <w:pPr>
        <w:rPr>
          <w:rFonts w:asciiTheme="majorHAnsi" w:hAnsiTheme="majorHAnsi" w:cstheme="majorHAnsi"/>
        </w:rPr>
      </w:pPr>
      <w:r w:rsidRPr="001F59EC">
        <w:rPr>
          <w:rFonts w:asciiTheme="majorHAnsi" w:hAnsiTheme="majorHAnsi" w:cstheme="majorHAnsi"/>
        </w:rPr>
        <w:t>Der big-vmail02 wurde aufgrund der Umstellung auf OAuth installiert und mit in die Umgebung aufgenommen.</w:t>
      </w:r>
      <w:r w:rsidR="00350EBA" w:rsidRPr="001F59EC">
        <w:rPr>
          <w:rFonts w:asciiTheme="majorHAnsi" w:hAnsiTheme="majorHAnsi" w:cstheme="majorHAnsi"/>
        </w:rPr>
        <w:t xml:space="preserve"> </w:t>
      </w:r>
      <w:r w:rsidR="218DE66B" w:rsidRPr="001F59EC">
        <w:rPr>
          <w:rFonts w:asciiTheme="majorHAnsi" w:hAnsiTheme="majorHAnsi" w:cstheme="majorHAnsi"/>
        </w:rPr>
        <w:t>Datenbanken und Grenzwerte</w:t>
      </w:r>
    </w:p>
    <w:tbl>
      <w:tblPr>
        <w:tblStyle w:val="Tabellenraster"/>
        <w:tblW w:w="0" w:type="auto"/>
        <w:tblLook w:val="04A0" w:firstRow="1" w:lastRow="0" w:firstColumn="1" w:lastColumn="0" w:noHBand="0" w:noVBand="1"/>
      </w:tblPr>
      <w:tblGrid>
        <w:gridCol w:w="1761"/>
        <w:gridCol w:w="2062"/>
        <w:gridCol w:w="1842"/>
        <w:gridCol w:w="3397"/>
      </w:tblGrid>
      <w:tr w:rsidR="009545CE" w:rsidRPr="001F59EC" w14:paraId="47B9154F" w14:textId="64D6AA20" w:rsidTr="218DE66B">
        <w:tc>
          <w:tcPr>
            <w:tcW w:w="1761" w:type="dxa"/>
            <w:tcBorders>
              <w:top w:val="single" w:sz="4" w:space="0" w:color="auto"/>
              <w:left w:val="single" w:sz="4" w:space="0" w:color="auto"/>
              <w:bottom w:val="single" w:sz="4" w:space="0" w:color="auto"/>
              <w:right w:val="single" w:sz="4" w:space="0" w:color="auto"/>
            </w:tcBorders>
            <w:shd w:val="clear" w:color="auto" w:fill="C00000"/>
            <w:hideMark/>
          </w:tcPr>
          <w:p w14:paraId="7DE9965D" w14:textId="53D2886B"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Datenbank</w:t>
            </w:r>
          </w:p>
        </w:tc>
        <w:tc>
          <w:tcPr>
            <w:tcW w:w="2062" w:type="dxa"/>
            <w:tcBorders>
              <w:top w:val="single" w:sz="4" w:space="0" w:color="auto"/>
              <w:left w:val="single" w:sz="4" w:space="0" w:color="auto"/>
              <w:bottom w:val="single" w:sz="4" w:space="0" w:color="auto"/>
              <w:right w:val="single" w:sz="4" w:space="0" w:color="auto"/>
            </w:tcBorders>
            <w:shd w:val="clear" w:color="auto" w:fill="C00000"/>
            <w:hideMark/>
          </w:tcPr>
          <w:p w14:paraId="053A74CF" w14:textId="0D450E84"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Wanmeldung senden</w:t>
            </w:r>
          </w:p>
        </w:tc>
        <w:tc>
          <w:tcPr>
            <w:tcW w:w="1842" w:type="dxa"/>
            <w:tcBorders>
              <w:top w:val="single" w:sz="4" w:space="0" w:color="auto"/>
              <w:left w:val="single" w:sz="4" w:space="0" w:color="auto"/>
              <w:bottom w:val="single" w:sz="4" w:space="0" w:color="auto"/>
              <w:right w:val="single" w:sz="4" w:space="0" w:color="auto"/>
            </w:tcBorders>
            <w:shd w:val="clear" w:color="auto" w:fill="C00000"/>
            <w:hideMark/>
          </w:tcPr>
          <w:p w14:paraId="2E9FE8F7" w14:textId="7B23BD8A"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Senden verbieten</w:t>
            </w:r>
          </w:p>
        </w:tc>
        <w:tc>
          <w:tcPr>
            <w:tcW w:w="3397" w:type="dxa"/>
            <w:tcBorders>
              <w:top w:val="single" w:sz="4" w:space="0" w:color="auto"/>
              <w:left w:val="single" w:sz="4" w:space="0" w:color="auto"/>
              <w:bottom w:val="single" w:sz="4" w:space="0" w:color="auto"/>
              <w:right w:val="single" w:sz="4" w:space="0" w:color="auto"/>
            </w:tcBorders>
            <w:shd w:val="clear" w:color="auto" w:fill="C00000"/>
          </w:tcPr>
          <w:p w14:paraId="1A496931" w14:textId="4A547D1D"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Senden und Empfangen verbieten</w:t>
            </w:r>
          </w:p>
        </w:tc>
      </w:tr>
      <w:tr w:rsidR="009545CE" w:rsidRPr="001F59EC" w14:paraId="398329D2" w14:textId="0D552EEE" w:rsidTr="218DE66B">
        <w:tc>
          <w:tcPr>
            <w:tcW w:w="1761" w:type="dxa"/>
            <w:tcBorders>
              <w:top w:val="single" w:sz="4" w:space="0" w:color="auto"/>
              <w:left w:val="single" w:sz="4" w:space="0" w:color="auto"/>
              <w:bottom w:val="single" w:sz="4" w:space="0" w:color="auto"/>
              <w:right w:val="single" w:sz="4" w:space="0" w:color="auto"/>
            </w:tcBorders>
          </w:tcPr>
          <w:p w14:paraId="22735FC7" w14:textId="7733665F" w:rsidR="009545CE" w:rsidRPr="001F59EC" w:rsidRDefault="00AC29C0" w:rsidP="009545CE">
            <w:pPr>
              <w:rPr>
                <w:rFonts w:asciiTheme="majorHAnsi" w:hAnsiTheme="majorHAnsi" w:cstheme="majorHAnsi"/>
              </w:rPr>
            </w:pPr>
            <w:r w:rsidRPr="001F59EC">
              <w:rPr>
                <w:rFonts w:asciiTheme="majorHAnsi" w:hAnsiTheme="majorHAnsi" w:cstheme="majorHAnsi"/>
              </w:rPr>
              <w:t>DB01</w:t>
            </w:r>
          </w:p>
        </w:tc>
        <w:tc>
          <w:tcPr>
            <w:tcW w:w="2062" w:type="dxa"/>
            <w:tcBorders>
              <w:top w:val="single" w:sz="4" w:space="0" w:color="auto"/>
              <w:left w:val="single" w:sz="4" w:space="0" w:color="auto"/>
              <w:bottom w:val="single" w:sz="4" w:space="0" w:color="auto"/>
              <w:right w:val="single" w:sz="4" w:space="0" w:color="auto"/>
            </w:tcBorders>
          </w:tcPr>
          <w:p w14:paraId="3F2E143C" w14:textId="3D08C8F0"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65CB0B73" w14:textId="45E6D4D4"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17F627CC" w14:textId="098C4C92"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603BF711" w14:textId="59616D96" w:rsidTr="218DE66B">
        <w:tc>
          <w:tcPr>
            <w:tcW w:w="1761" w:type="dxa"/>
            <w:tcBorders>
              <w:top w:val="single" w:sz="4" w:space="0" w:color="auto"/>
              <w:left w:val="single" w:sz="4" w:space="0" w:color="auto"/>
              <w:bottom w:val="single" w:sz="4" w:space="0" w:color="auto"/>
              <w:right w:val="single" w:sz="4" w:space="0" w:color="auto"/>
            </w:tcBorders>
          </w:tcPr>
          <w:p w14:paraId="4756998D" w14:textId="0DD1471C" w:rsidR="009545CE" w:rsidRPr="001F59EC" w:rsidRDefault="00AC29C0" w:rsidP="009545CE">
            <w:pPr>
              <w:rPr>
                <w:rFonts w:asciiTheme="majorHAnsi" w:hAnsiTheme="majorHAnsi" w:cstheme="majorHAnsi"/>
              </w:rPr>
            </w:pPr>
            <w:r w:rsidRPr="001F59EC">
              <w:rPr>
                <w:rFonts w:asciiTheme="majorHAnsi" w:hAnsiTheme="majorHAnsi" w:cstheme="majorHAnsi"/>
              </w:rPr>
              <w:t>DB02</w:t>
            </w:r>
          </w:p>
        </w:tc>
        <w:tc>
          <w:tcPr>
            <w:tcW w:w="2062" w:type="dxa"/>
            <w:tcBorders>
              <w:top w:val="single" w:sz="4" w:space="0" w:color="auto"/>
              <w:left w:val="single" w:sz="4" w:space="0" w:color="auto"/>
              <w:bottom w:val="single" w:sz="4" w:space="0" w:color="auto"/>
              <w:right w:val="single" w:sz="4" w:space="0" w:color="auto"/>
            </w:tcBorders>
          </w:tcPr>
          <w:p w14:paraId="604D9CA6" w14:textId="6EFC587C"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1C7F71C3" w14:textId="61DB7FC3"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09B60157" w14:textId="3CC13947"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79A5E773" w14:textId="265E2506" w:rsidTr="218DE66B">
        <w:tc>
          <w:tcPr>
            <w:tcW w:w="1761" w:type="dxa"/>
            <w:tcBorders>
              <w:top w:val="single" w:sz="4" w:space="0" w:color="auto"/>
              <w:left w:val="single" w:sz="4" w:space="0" w:color="auto"/>
              <w:bottom w:val="single" w:sz="4" w:space="0" w:color="auto"/>
              <w:right w:val="single" w:sz="4" w:space="0" w:color="auto"/>
            </w:tcBorders>
          </w:tcPr>
          <w:p w14:paraId="766413A0" w14:textId="7EAEEB42" w:rsidR="009545CE" w:rsidRPr="001F59EC" w:rsidRDefault="00AC29C0" w:rsidP="009545CE">
            <w:pPr>
              <w:rPr>
                <w:rFonts w:asciiTheme="majorHAnsi" w:hAnsiTheme="majorHAnsi" w:cstheme="majorHAnsi"/>
              </w:rPr>
            </w:pPr>
            <w:r w:rsidRPr="001F59EC">
              <w:rPr>
                <w:rFonts w:asciiTheme="majorHAnsi" w:hAnsiTheme="majorHAnsi" w:cstheme="majorHAnsi"/>
              </w:rPr>
              <w:t>DB03</w:t>
            </w:r>
          </w:p>
        </w:tc>
        <w:tc>
          <w:tcPr>
            <w:tcW w:w="2062" w:type="dxa"/>
            <w:tcBorders>
              <w:top w:val="single" w:sz="4" w:space="0" w:color="auto"/>
              <w:left w:val="single" w:sz="4" w:space="0" w:color="auto"/>
              <w:bottom w:val="single" w:sz="4" w:space="0" w:color="auto"/>
              <w:right w:val="single" w:sz="4" w:space="0" w:color="auto"/>
            </w:tcBorders>
          </w:tcPr>
          <w:p w14:paraId="7851D3D6" w14:textId="3D16FAAD" w:rsidR="009545CE" w:rsidRPr="001F59EC" w:rsidRDefault="218DE66B"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7638BC8A" w14:textId="359B8D86" w:rsidR="009545CE" w:rsidRPr="001F59EC" w:rsidRDefault="218DE66B"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04BF166C" w14:textId="2B911CE1"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r w:rsidR="009545CE" w:rsidRPr="001F59EC" w14:paraId="4108B60D" w14:textId="31CBEC66" w:rsidTr="218DE66B">
        <w:tc>
          <w:tcPr>
            <w:tcW w:w="1761" w:type="dxa"/>
            <w:tcBorders>
              <w:top w:val="single" w:sz="4" w:space="0" w:color="auto"/>
              <w:left w:val="single" w:sz="4" w:space="0" w:color="auto"/>
              <w:bottom w:val="single" w:sz="4" w:space="0" w:color="auto"/>
              <w:right w:val="single" w:sz="4" w:space="0" w:color="auto"/>
            </w:tcBorders>
          </w:tcPr>
          <w:p w14:paraId="298FE1E3" w14:textId="7B38004A" w:rsidR="009545CE" w:rsidRPr="001F59EC" w:rsidRDefault="00A22E89" w:rsidP="009545CE">
            <w:pPr>
              <w:rPr>
                <w:rFonts w:asciiTheme="majorHAnsi" w:hAnsiTheme="majorHAnsi" w:cstheme="majorHAnsi"/>
              </w:rPr>
            </w:pPr>
            <w:r w:rsidRPr="001F59EC">
              <w:rPr>
                <w:rFonts w:asciiTheme="majorHAnsi" w:hAnsiTheme="majorHAnsi" w:cstheme="majorHAnsi"/>
              </w:rPr>
              <w:t>DB04</w:t>
            </w:r>
          </w:p>
        </w:tc>
        <w:tc>
          <w:tcPr>
            <w:tcW w:w="2062" w:type="dxa"/>
            <w:tcBorders>
              <w:top w:val="single" w:sz="4" w:space="0" w:color="auto"/>
              <w:left w:val="single" w:sz="4" w:space="0" w:color="auto"/>
              <w:bottom w:val="single" w:sz="4" w:space="0" w:color="auto"/>
              <w:right w:val="single" w:sz="4" w:space="0" w:color="auto"/>
            </w:tcBorders>
          </w:tcPr>
          <w:p w14:paraId="0FD993D0" w14:textId="01B6C8C8" w:rsidR="009545CE" w:rsidRPr="001F59EC" w:rsidRDefault="00A22E89" w:rsidP="009545CE">
            <w:pPr>
              <w:rPr>
                <w:rFonts w:asciiTheme="majorHAnsi" w:hAnsiTheme="majorHAnsi" w:cstheme="majorHAnsi"/>
              </w:rPr>
            </w:pPr>
            <w:r w:rsidRPr="001F59EC">
              <w:rPr>
                <w:rFonts w:asciiTheme="majorHAnsi" w:hAnsiTheme="majorHAnsi" w:cstheme="majorHAnsi"/>
              </w:rPr>
              <w:t>4,9 GB</w:t>
            </w:r>
          </w:p>
        </w:tc>
        <w:tc>
          <w:tcPr>
            <w:tcW w:w="1842" w:type="dxa"/>
            <w:tcBorders>
              <w:top w:val="single" w:sz="4" w:space="0" w:color="auto"/>
              <w:left w:val="single" w:sz="4" w:space="0" w:color="auto"/>
              <w:bottom w:val="single" w:sz="4" w:space="0" w:color="auto"/>
              <w:right w:val="single" w:sz="4" w:space="0" w:color="auto"/>
            </w:tcBorders>
          </w:tcPr>
          <w:p w14:paraId="29085DF1" w14:textId="4DD33213" w:rsidR="009545CE" w:rsidRPr="001F59EC" w:rsidRDefault="00A22E89" w:rsidP="009545CE">
            <w:pPr>
              <w:rPr>
                <w:rFonts w:asciiTheme="majorHAnsi" w:hAnsiTheme="majorHAnsi" w:cstheme="majorHAnsi"/>
              </w:rPr>
            </w:pPr>
            <w:r w:rsidRPr="001F59EC">
              <w:rPr>
                <w:rFonts w:asciiTheme="majorHAnsi" w:hAnsiTheme="majorHAnsi" w:cstheme="majorHAnsi"/>
              </w:rPr>
              <w:t>5 GB</w:t>
            </w:r>
          </w:p>
        </w:tc>
        <w:tc>
          <w:tcPr>
            <w:tcW w:w="3397" w:type="dxa"/>
            <w:tcBorders>
              <w:top w:val="single" w:sz="4" w:space="0" w:color="auto"/>
              <w:left w:val="single" w:sz="4" w:space="0" w:color="auto"/>
              <w:bottom w:val="single" w:sz="4" w:space="0" w:color="auto"/>
              <w:right w:val="single" w:sz="4" w:space="0" w:color="auto"/>
            </w:tcBorders>
          </w:tcPr>
          <w:p w14:paraId="7738E39C" w14:textId="2ACBD4EA" w:rsidR="009545CE" w:rsidRPr="001F59EC" w:rsidRDefault="218DE66B" w:rsidP="009545CE">
            <w:pPr>
              <w:rPr>
                <w:rFonts w:asciiTheme="majorHAnsi" w:hAnsiTheme="majorHAnsi" w:cstheme="majorHAnsi"/>
              </w:rPr>
            </w:pPr>
            <w:r w:rsidRPr="001F59EC">
              <w:rPr>
                <w:rFonts w:asciiTheme="majorHAnsi" w:hAnsiTheme="majorHAnsi" w:cstheme="majorHAnsi"/>
              </w:rPr>
              <w:t>Unlimited</w:t>
            </w:r>
          </w:p>
        </w:tc>
      </w:tr>
    </w:tbl>
    <w:p w14:paraId="5E2CBEDD" w14:textId="1CF87D8D" w:rsidR="00030CBA" w:rsidRPr="001F59EC" w:rsidRDefault="00030CBA" w:rsidP="00030CBA">
      <w:pPr>
        <w:rPr>
          <w:rFonts w:asciiTheme="majorHAnsi" w:hAnsiTheme="majorHAnsi" w:cstheme="majorHAnsi"/>
        </w:rPr>
      </w:pPr>
    </w:p>
    <w:p w14:paraId="748BB3D5" w14:textId="700C8AD7" w:rsidR="00DB411E" w:rsidRPr="001F59EC" w:rsidRDefault="00DB411E" w:rsidP="6B06F679">
      <w:pPr>
        <w:pStyle w:val="berschrift2"/>
        <w:rPr>
          <w:rFonts w:asciiTheme="majorHAnsi" w:hAnsiTheme="majorHAnsi" w:cstheme="majorBidi"/>
        </w:rPr>
      </w:pPr>
      <w:bookmarkStart w:id="202" w:name="_Toc1623158570"/>
      <w:r w:rsidRPr="6B06F679">
        <w:rPr>
          <w:rFonts w:asciiTheme="majorHAnsi" w:hAnsiTheme="majorHAnsi" w:cstheme="majorBidi"/>
        </w:rPr>
        <w:t>Management</w:t>
      </w:r>
      <w:r>
        <w:tab/>
      </w:r>
      <w:bookmarkEnd w:id="202"/>
    </w:p>
    <w:p w14:paraId="2A46DC16" w14:textId="66E2A208" w:rsidR="00A7597C" w:rsidRPr="001F59EC" w:rsidRDefault="218DE66B" w:rsidP="00030CBA">
      <w:pPr>
        <w:rPr>
          <w:rFonts w:asciiTheme="majorHAnsi" w:hAnsiTheme="majorHAnsi" w:cstheme="majorHAnsi"/>
        </w:rPr>
      </w:pPr>
      <w:r w:rsidRPr="001F59EC">
        <w:rPr>
          <w:rFonts w:asciiTheme="majorHAnsi" w:hAnsiTheme="majorHAnsi" w:cstheme="majorHAnsi"/>
        </w:rPr>
        <w:t>Um den Zugriff auf das Management abzusichern, ist ein separates ECP Verzeichnis mit eigener IP erstellt worden. Es existiert einen DNS Eintrag für den Zugriff</w:t>
      </w:r>
      <w:r w:rsidR="009C0141" w:rsidRPr="001F59EC">
        <w:rPr>
          <w:rFonts w:asciiTheme="majorHAnsi" w:hAnsiTheme="majorHAnsi" w:cstheme="majorHAnsi"/>
        </w:rPr>
        <w:t>.</w:t>
      </w:r>
    </w:p>
    <w:p w14:paraId="03F54CB0" w14:textId="38587776" w:rsidR="00DB411E" w:rsidRPr="001F59EC" w:rsidRDefault="007C31AF" w:rsidP="00030CBA">
      <w:pPr>
        <w:rPr>
          <w:rFonts w:asciiTheme="majorHAnsi" w:hAnsiTheme="majorHAnsi" w:cstheme="majorHAnsi"/>
        </w:rPr>
      </w:pPr>
      <w:r w:rsidRPr="001F59EC">
        <w:rPr>
          <w:rFonts w:asciiTheme="majorHAnsi" w:hAnsiTheme="majorHAnsi" w:cstheme="majorHAnsi"/>
        </w:rPr>
        <w:t>10.18.21.11</w:t>
      </w:r>
      <w:r w:rsidR="009C0141" w:rsidRPr="001F59EC">
        <w:rPr>
          <w:rFonts w:asciiTheme="majorHAnsi" w:hAnsiTheme="majorHAnsi" w:cstheme="majorHAnsi"/>
        </w:rPr>
        <w:t xml:space="preserve"> -</w:t>
      </w:r>
      <w:r w:rsidR="218DE66B" w:rsidRPr="001F59EC">
        <w:rPr>
          <w:rFonts w:asciiTheme="majorHAnsi" w:hAnsiTheme="majorHAnsi" w:cstheme="majorHAnsi"/>
        </w:rPr>
        <w:t xml:space="preserve"> eac.big.krankenkasse.de </w:t>
      </w:r>
    </w:p>
    <w:p w14:paraId="3C5254EA" w14:textId="4AE1ED32" w:rsidR="00A7597C" w:rsidRPr="001F59EC" w:rsidRDefault="218DE66B" w:rsidP="00030CBA">
      <w:pPr>
        <w:rPr>
          <w:rFonts w:asciiTheme="majorHAnsi" w:hAnsiTheme="majorHAnsi" w:cstheme="majorHAnsi"/>
        </w:rPr>
      </w:pPr>
      <w:r w:rsidRPr="001F59EC">
        <w:rPr>
          <w:rFonts w:asciiTheme="majorHAnsi" w:hAnsiTheme="majorHAnsi" w:cstheme="majorHAnsi"/>
        </w:rPr>
        <w:t xml:space="preserve">Der Zugriff zur Exchange Admin Shell entsprechend über die URL </w:t>
      </w:r>
      <w:hyperlink r:id="rId95">
        <w:r w:rsidRPr="001F59EC">
          <w:rPr>
            <w:rStyle w:val="Hyperlink"/>
            <w:rFonts w:asciiTheme="majorHAnsi" w:hAnsiTheme="majorHAnsi" w:cstheme="majorHAnsi"/>
          </w:rPr>
          <w:t>https://eac.big.krankenkasse.de/ecp/</w:t>
        </w:r>
      </w:hyperlink>
      <w:r w:rsidRPr="001F59EC">
        <w:rPr>
          <w:rFonts w:asciiTheme="majorHAnsi" w:hAnsiTheme="majorHAnsi" w:cstheme="majorHAnsi"/>
        </w:rPr>
        <w:t xml:space="preserve"> </w:t>
      </w:r>
    </w:p>
    <w:p w14:paraId="46DB0DCA" w14:textId="72834BAF" w:rsidR="00A7597C" w:rsidRPr="001F59EC" w:rsidRDefault="218DE66B" w:rsidP="6B06F679">
      <w:pPr>
        <w:pStyle w:val="berschrift2"/>
        <w:rPr>
          <w:rFonts w:asciiTheme="majorHAnsi" w:hAnsiTheme="majorHAnsi" w:cstheme="majorBidi"/>
        </w:rPr>
      </w:pPr>
      <w:bookmarkStart w:id="203" w:name="_Toc900397020"/>
      <w:r w:rsidRPr="6B06F679">
        <w:rPr>
          <w:rFonts w:asciiTheme="majorHAnsi" w:hAnsiTheme="majorHAnsi" w:cstheme="majorBidi"/>
        </w:rPr>
        <w:t>Externer Zugriff</w:t>
      </w:r>
      <w:bookmarkEnd w:id="203"/>
    </w:p>
    <w:p w14:paraId="1C0258FE" w14:textId="47CCA381" w:rsidR="00453C0D" w:rsidRPr="001F59EC" w:rsidRDefault="218DE66B" w:rsidP="00030CBA">
      <w:pPr>
        <w:rPr>
          <w:rFonts w:asciiTheme="majorHAnsi" w:hAnsiTheme="majorHAnsi" w:cstheme="majorHAnsi"/>
        </w:rPr>
      </w:pPr>
      <w:r w:rsidRPr="001F59EC">
        <w:rPr>
          <w:rFonts w:asciiTheme="majorHAnsi" w:hAnsiTheme="majorHAnsi" w:cstheme="majorHAnsi"/>
        </w:rPr>
        <w:t>Der Externe Zugriff auf OWA und Outlook Anywhere ist über Citrix ADC (Netsacler</w:t>
      </w:r>
      <w:r w:rsidR="009C0141" w:rsidRPr="001F59EC">
        <w:rPr>
          <w:rFonts w:asciiTheme="majorHAnsi" w:hAnsiTheme="majorHAnsi" w:cstheme="majorHAnsi"/>
        </w:rPr>
        <w:t xml:space="preserve"> -&gt; zeigen alle auf den big-vmail02</w:t>
      </w:r>
      <w:r w:rsidRPr="001F59EC">
        <w:rPr>
          <w:rFonts w:asciiTheme="majorHAnsi" w:hAnsiTheme="majorHAnsi" w:cstheme="majorHAnsi"/>
        </w:rPr>
        <w:t xml:space="preserve">) konfiguriert. Active Sync Geräte sind über ein MDM der BIG (IaaS) angebunden. </w:t>
      </w:r>
    </w:p>
    <w:p w14:paraId="0B6E37E2" w14:textId="77777777" w:rsidR="009E32FB" w:rsidRPr="001F59EC" w:rsidRDefault="009E32FB" w:rsidP="00030CBA">
      <w:pPr>
        <w:rPr>
          <w:rFonts w:asciiTheme="majorHAnsi" w:hAnsiTheme="majorHAnsi" w:cstheme="majorHAnsi"/>
        </w:rPr>
      </w:pPr>
    </w:p>
    <w:p w14:paraId="3C76F848" w14:textId="0214AC5A" w:rsidR="00A7597C" w:rsidRPr="001F59EC" w:rsidRDefault="218DE66B" w:rsidP="00030CBA">
      <w:pPr>
        <w:rPr>
          <w:rFonts w:asciiTheme="majorHAnsi" w:hAnsiTheme="majorHAnsi" w:cstheme="majorHAnsi"/>
        </w:rPr>
      </w:pPr>
      <w:r w:rsidRPr="001F59EC">
        <w:rPr>
          <w:rFonts w:asciiTheme="majorHAnsi" w:hAnsiTheme="majorHAnsi" w:cstheme="majorHAnsi"/>
        </w:rPr>
        <w:t xml:space="preserve">Die BIG lässt als TASK ein Skript laufen, welches den Zugriff auf Features wie OWA und Activesync aktiviert, bzw. deaktiviert. </w:t>
      </w:r>
      <w:r w:rsidR="007F2F36" w:rsidRPr="001F59EC">
        <w:rPr>
          <w:rFonts w:asciiTheme="majorHAnsi" w:hAnsiTheme="majorHAnsi" w:cstheme="majorHAnsi"/>
        </w:rPr>
        <w:t>Als Benutzer ist der Group Managed Service Account „g</w:t>
      </w:r>
      <w:r w:rsidR="00FA314B" w:rsidRPr="001F59EC">
        <w:rPr>
          <w:rFonts w:asciiTheme="majorHAnsi" w:hAnsiTheme="majorHAnsi" w:cstheme="majorHAnsi"/>
        </w:rPr>
        <w:t>msa.mai</w:t>
      </w:r>
      <w:r w:rsidR="00626CDF" w:rsidRPr="001F59EC">
        <w:rPr>
          <w:rFonts w:asciiTheme="majorHAnsi" w:hAnsiTheme="majorHAnsi" w:cstheme="majorHAnsi"/>
        </w:rPr>
        <w:t>l</w:t>
      </w:r>
      <w:r w:rsidR="00FA314B" w:rsidRPr="001F59EC">
        <w:rPr>
          <w:rFonts w:asciiTheme="majorHAnsi" w:hAnsiTheme="majorHAnsi" w:cstheme="majorHAnsi"/>
        </w:rPr>
        <w:t>jobs$“ durch den Kunden hinterlegt.</w:t>
      </w:r>
    </w:p>
    <w:p w14:paraId="674EF199" w14:textId="3C2D225C" w:rsidR="00453C0D" w:rsidRPr="001F59EC" w:rsidRDefault="00453C0D" w:rsidP="00030CBA">
      <w:pPr>
        <w:rPr>
          <w:rFonts w:asciiTheme="majorHAnsi" w:hAnsiTheme="majorHAnsi" w:cstheme="majorHAnsi"/>
        </w:rPr>
      </w:pPr>
      <w:r w:rsidRPr="001F59EC">
        <w:rPr>
          <w:rFonts w:asciiTheme="majorHAnsi" w:hAnsiTheme="majorHAnsi" w:cstheme="majorHAnsi"/>
          <w:noProof/>
        </w:rPr>
        <w:drawing>
          <wp:inline distT="0" distB="0" distL="0" distR="0" wp14:anchorId="549D8459" wp14:editId="39EB3C86">
            <wp:extent cx="4933950" cy="200025"/>
            <wp:effectExtent l="0" t="0" r="0" b="9525"/>
            <wp:docPr id="7" name="Grafi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6"/>
                    <a:stretch>
                      <a:fillRect/>
                    </a:stretch>
                  </pic:blipFill>
                  <pic:spPr>
                    <a:xfrm>
                      <a:off x="0" y="0"/>
                      <a:ext cx="4933950" cy="200025"/>
                    </a:xfrm>
                    <a:prstGeom prst="rect">
                      <a:avLst/>
                    </a:prstGeom>
                  </pic:spPr>
                </pic:pic>
              </a:graphicData>
            </a:graphic>
          </wp:inline>
        </w:drawing>
      </w:r>
    </w:p>
    <w:p w14:paraId="2A8BF58B" w14:textId="330386EE" w:rsidR="00453C0D" w:rsidRPr="001F59EC" w:rsidRDefault="218DE66B" w:rsidP="00030CBA">
      <w:pPr>
        <w:rPr>
          <w:rFonts w:asciiTheme="majorHAnsi" w:hAnsiTheme="majorHAnsi" w:cstheme="majorHAnsi"/>
        </w:rPr>
      </w:pPr>
      <w:r w:rsidRPr="001F59EC">
        <w:rPr>
          <w:rFonts w:asciiTheme="majorHAnsi" w:hAnsiTheme="majorHAnsi" w:cstheme="majorHAnsi"/>
        </w:rPr>
        <w:t>Ausgewertet werden User aus den Gruppen G_OutlookAnywhere, G_OutlookWebApp und G_Activesync.</w:t>
      </w:r>
    </w:p>
    <w:p w14:paraId="501DCDEB"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hAnsiTheme="majorHAnsi" w:cstheme="majorHAnsi"/>
        </w:rPr>
        <w:t>Die folgenden Verzeichnisse,</w:t>
      </w:r>
    </w:p>
    <w:p w14:paraId="7C456374" w14:textId="77777777" w:rsidR="009E32FB" w:rsidRPr="001F59EC" w:rsidRDefault="009E32FB" w:rsidP="009E32FB">
      <w:pPr>
        <w:spacing w:after="0" w:line="240" w:lineRule="auto"/>
        <w:ind w:left="360"/>
        <w:textAlignment w:val="center"/>
        <w:rPr>
          <w:rFonts w:asciiTheme="majorHAnsi" w:eastAsia="Times New Roman" w:hAnsiTheme="majorHAnsi" w:cstheme="majorHAnsi"/>
          <w:color w:val="000000"/>
          <w:sz w:val="22"/>
          <w:lang w:eastAsia="de-DE"/>
        </w:rPr>
      </w:pPr>
    </w:p>
    <w:p w14:paraId="20B19D2F"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p>
    <w:p w14:paraId="0BF83C1B" w14:textId="0D05559A"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MAPI</w:t>
      </w:r>
    </w:p>
    <w:p w14:paraId="4D268105"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OAB</w:t>
      </w:r>
    </w:p>
    <w:p w14:paraId="593089E7"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ECP</w:t>
      </w:r>
    </w:p>
    <w:p w14:paraId="36273F75"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EWS</w:t>
      </w:r>
    </w:p>
    <w:p w14:paraId="1ABA2B7F" w14:textId="77777777" w:rsidR="009E32FB" w:rsidRPr="001F59EC" w:rsidRDefault="009E32FB" w:rsidP="00166B55">
      <w:pPr>
        <w:numPr>
          <w:ilvl w:val="0"/>
          <w:numId w:val="30"/>
        </w:num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lastRenderedPageBreak/>
        <w:t>OutlookAnywhere</w:t>
      </w:r>
    </w:p>
    <w:p w14:paraId="51FB7A12" w14:textId="77777777" w:rsidR="009E32FB" w:rsidRPr="001F59EC" w:rsidRDefault="009E32FB" w:rsidP="009E32FB">
      <w:pPr>
        <w:spacing w:after="0" w:line="240" w:lineRule="auto"/>
        <w:textAlignment w:val="center"/>
        <w:rPr>
          <w:rFonts w:asciiTheme="majorHAnsi" w:eastAsia="Times New Roman" w:hAnsiTheme="majorHAnsi" w:cstheme="majorHAnsi"/>
          <w:color w:val="000000"/>
          <w:sz w:val="22"/>
          <w:lang w:eastAsia="de-DE"/>
        </w:rPr>
      </w:pPr>
    </w:p>
    <w:p w14:paraId="4A617EFF" w14:textId="6C26C81B" w:rsidR="00417728"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w</w:t>
      </w:r>
      <w:r w:rsidR="009E32FB" w:rsidRPr="001F59EC">
        <w:rPr>
          <w:rFonts w:asciiTheme="majorHAnsi" w:eastAsia="Times New Roman" w:hAnsiTheme="majorHAnsi" w:cstheme="majorHAnsi"/>
          <w:color w:val="000000"/>
          <w:sz w:val="22"/>
          <w:lang w:eastAsia="de-DE"/>
        </w:rPr>
        <w:t>urden im Rahmen des CR#475</w:t>
      </w:r>
      <w:r w:rsidRPr="001F59EC">
        <w:rPr>
          <w:rFonts w:asciiTheme="majorHAnsi" w:eastAsia="Times New Roman" w:hAnsiTheme="majorHAnsi" w:cstheme="majorHAnsi"/>
          <w:color w:val="000000"/>
          <w:sz w:val="22"/>
          <w:lang w:eastAsia="de-DE"/>
        </w:rPr>
        <w:t>3</w:t>
      </w:r>
      <w:r w:rsidR="009E32FB" w:rsidRPr="001F59EC">
        <w:rPr>
          <w:rFonts w:asciiTheme="majorHAnsi" w:eastAsia="Times New Roman" w:hAnsiTheme="majorHAnsi" w:cstheme="majorHAnsi"/>
          <w:color w:val="000000"/>
          <w:sz w:val="22"/>
          <w:lang w:eastAsia="de-DE"/>
        </w:rPr>
        <w:t xml:space="preserve"> </w:t>
      </w:r>
      <w:r w:rsidRPr="001F59EC">
        <w:rPr>
          <w:rFonts w:asciiTheme="majorHAnsi" w:eastAsia="Times New Roman" w:hAnsiTheme="majorHAnsi" w:cstheme="majorHAnsi"/>
          <w:color w:val="000000"/>
          <w:sz w:val="22"/>
          <w:lang w:eastAsia="de-DE"/>
        </w:rPr>
        <w:t>via oauth.big-krankenkasse.de über die Netscaler erreichbar gemacht</w:t>
      </w:r>
      <w:r w:rsidR="00417728" w:rsidRPr="001F59EC">
        <w:rPr>
          <w:rFonts w:asciiTheme="majorHAnsi" w:eastAsia="Times New Roman" w:hAnsiTheme="majorHAnsi" w:cstheme="majorHAnsi"/>
          <w:color w:val="000000"/>
          <w:sz w:val="22"/>
          <w:lang w:eastAsia="de-DE"/>
        </w:rPr>
        <w:t xml:space="preserve">, als Ziel ist der Server </w:t>
      </w:r>
      <w:r w:rsidR="00092C32" w:rsidRPr="001F59EC">
        <w:rPr>
          <w:rFonts w:asciiTheme="majorHAnsi" w:eastAsia="Times New Roman" w:hAnsiTheme="majorHAnsi" w:cstheme="majorHAnsi"/>
          <w:color w:val="000000"/>
          <w:sz w:val="22"/>
          <w:lang w:eastAsia="de-DE"/>
        </w:rPr>
        <w:t>big-vmail02</w:t>
      </w:r>
      <w:r w:rsidR="00417728" w:rsidRPr="001F59EC">
        <w:rPr>
          <w:rFonts w:asciiTheme="majorHAnsi" w:eastAsia="Times New Roman" w:hAnsiTheme="majorHAnsi" w:cstheme="majorHAnsi"/>
          <w:color w:val="000000"/>
          <w:sz w:val="22"/>
          <w:lang w:eastAsia="de-DE"/>
        </w:rPr>
        <w:t>.big.krankenkasse.de hinterlegt.</w:t>
      </w:r>
    </w:p>
    <w:p w14:paraId="7527A646" w14:textId="77777777" w:rsidR="00417728" w:rsidRPr="001F59EC" w:rsidRDefault="00417728" w:rsidP="009E32FB">
      <w:pPr>
        <w:spacing w:after="0" w:line="240" w:lineRule="auto"/>
        <w:textAlignment w:val="center"/>
        <w:rPr>
          <w:rFonts w:asciiTheme="majorHAnsi" w:eastAsia="Times New Roman" w:hAnsiTheme="majorHAnsi" w:cstheme="majorHAnsi"/>
          <w:color w:val="000000"/>
          <w:sz w:val="22"/>
          <w:lang w:eastAsia="de-DE"/>
        </w:rPr>
      </w:pPr>
    </w:p>
    <w:p w14:paraId="565EE104" w14:textId="4AAB4741" w:rsidR="000847CD"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color w:val="000000"/>
          <w:sz w:val="22"/>
          <w:lang w:eastAsia="de-DE"/>
        </w:rPr>
        <w:t>Intern im DNS wurde dazu ebenfalls eine Zone angelegt:</w:t>
      </w:r>
    </w:p>
    <w:p w14:paraId="5BBC55A1" w14:textId="019C0BFB" w:rsidR="000847CD" w:rsidRPr="001F59EC" w:rsidRDefault="000847CD" w:rsidP="009E32FB">
      <w:pPr>
        <w:spacing w:after="0" w:line="240" w:lineRule="auto"/>
        <w:textAlignment w:val="center"/>
        <w:rPr>
          <w:rFonts w:asciiTheme="majorHAnsi" w:eastAsia="Times New Roman" w:hAnsiTheme="majorHAnsi" w:cstheme="majorHAnsi"/>
          <w:color w:val="000000"/>
          <w:sz w:val="22"/>
          <w:lang w:eastAsia="de-DE"/>
        </w:rPr>
      </w:pPr>
      <w:r w:rsidRPr="001F59EC">
        <w:rPr>
          <w:rFonts w:asciiTheme="majorHAnsi" w:eastAsia="Times New Roman" w:hAnsiTheme="majorHAnsi" w:cstheme="majorHAnsi"/>
          <w:noProof/>
          <w:color w:val="000000"/>
          <w:sz w:val="22"/>
          <w:lang w:eastAsia="de-DE"/>
        </w:rPr>
        <w:drawing>
          <wp:inline distT="0" distB="0" distL="0" distR="0" wp14:anchorId="5A8452F4" wp14:editId="38D2B227">
            <wp:extent cx="5760720" cy="1055370"/>
            <wp:effectExtent l="0" t="0" r="0" b="0"/>
            <wp:docPr id="427659947" name="Grafik 1" descr="Ein Bild, das Text, Screenshot, Schrift, Reih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659947" name="Grafik 1" descr="Ein Bild, das Text, Screenshot, Schrift, Reihe enthält.&#10;&#10;Automatisch generierte Beschreibung"/>
                    <pic:cNvPicPr/>
                  </pic:nvPicPr>
                  <pic:blipFill>
                    <a:blip r:embed="rId97"/>
                    <a:stretch>
                      <a:fillRect/>
                    </a:stretch>
                  </pic:blipFill>
                  <pic:spPr>
                    <a:xfrm>
                      <a:off x="0" y="0"/>
                      <a:ext cx="5760720" cy="1055370"/>
                    </a:xfrm>
                    <a:prstGeom prst="rect">
                      <a:avLst/>
                    </a:prstGeom>
                  </pic:spPr>
                </pic:pic>
              </a:graphicData>
            </a:graphic>
          </wp:inline>
        </w:drawing>
      </w:r>
    </w:p>
    <w:p w14:paraId="36269114" w14:textId="09CA51A2" w:rsidR="00092C32" w:rsidRPr="001F59EC" w:rsidRDefault="00092C32" w:rsidP="00030CBA">
      <w:pPr>
        <w:rPr>
          <w:rFonts w:asciiTheme="majorHAnsi" w:hAnsiTheme="majorHAnsi" w:cstheme="majorHAnsi"/>
        </w:rPr>
      </w:pPr>
    </w:p>
    <w:p w14:paraId="01D533E6" w14:textId="2CF6CD0C" w:rsidR="00CC22E4" w:rsidRPr="001F59EC" w:rsidRDefault="218DE66B" w:rsidP="6B06F679">
      <w:pPr>
        <w:pStyle w:val="berschrift2"/>
        <w:rPr>
          <w:rFonts w:asciiTheme="majorHAnsi" w:hAnsiTheme="majorHAnsi" w:cstheme="majorBidi"/>
        </w:rPr>
      </w:pPr>
      <w:bookmarkStart w:id="204" w:name="_Toc552876241"/>
      <w:r w:rsidRPr="6B06F679">
        <w:rPr>
          <w:rFonts w:asciiTheme="majorHAnsi" w:hAnsiTheme="majorHAnsi" w:cstheme="majorBidi"/>
        </w:rPr>
        <w:t>Mailflow</w:t>
      </w:r>
      <w:bookmarkEnd w:id="204"/>
    </w:p>
    <w:p w14:paraId="13251EC0" w14:textId="6793D623" w:rsidR="00CC22E4" w:rsidRPr="001F59EC" w:rsidRDefault="218DE66B" w:rsidP="00CC22E4">
      <w:pPr>
        <w:pStyle w:val="Listenabsatz"/>
        <w:ind w:left="465"/>
        <w:rPr>
          <w:rFonts w:asciiTheme="majorHAnsi" w:hAnsiTheme="majorHAnsi" w:cstheme="majorHAnsi"/>
        </w:rPr>
      </w:pPr>
      <w:r w:rsidRPr="001F59EC">
        <w:rPr>
          <w:rFonts w:asciiTheme="majorHAnsi" w:hAnsiTheme="majorHAnsi" w:cstheme="majorHAnsi"/>
        </w:rPr>
        <w:t>Die MX Einträge zeigen auf das Mailgateway der Bitmarck. Von dort aus gelangen Mails zu dem Security Gateway der BIG big-vz1 (IaaS) und anschließend zum Exchange Server. Ausgehender Mailflow in umgekehrter Reihenfolge.</w:t>
      </w:r>
    </w:p>
    <w:p w14:paraId="6B34A3CB" w14:textId="0E29FB05" w:rsidR="00CC22E4" w:rsidRPr="001F59EC" w:rsidRDefault="218DE66B" w:rsidP="6B06F679">
      <w:pPr>
        <w:pStyle w:val="berschrift3"/>
        <w:rPr>
          <w:rFonts w:asciiTheme="majorHAnsi" w:hAnsiTheme="majorHAnsi" w:cstheme="majorBidi"/>
        </w:rPr>
      </w:pPr>
      <w:bookmarkStart w:id="205" w:name="_Toc1140087539"/>
      <w:r w:rsidRPr="6B06F679">
        <w:rPr>
          <w:rFonts w:asciiTheme="majorHAnsi" w:hAnsiTheme="majorHAnsi" w:cstheme="majorBidi"/>
        </w:rPr>
        <w:t>MX Einträge</w:t>
      </w:r>
      <w:bookmarkEnd w:id="205"/>
    </w:p>
    <w:tbl>
      <w:tblPr>
        <w:tblStyle w:val="Tabellenraster"/>
        <w:tblW w:w="0" w:type="auto"/>
        <w:tblLook w:val="04A0" w:firstRow="1" w:lastRow="0" w:firstColumn="1" w:lastColumn="0" w:noHBand="0" w:noVBand="1"/>
      </w:tblPr>
      <w:tblGrid>
        <w:gridCol w:w="2859"/>
        <w:gridCol w:w="2206"/>
        <w:gridCol w:w="2169"/>
        <w:gridCol w:w="1828"/>
      </w:tblGrid>
      <w:tr w:rsidR="00CC22E4" w:rsidRPr="001F59EC" w14:paraId="0006BD2F" w14:textId="28C3AAD6" w:rsidTr="218DE66B">
        <w:tc>
          <w:tcPr>
            <w:tcW w:w="2859" w:type="dxa"/>
            <w:tcBorders>
              <w:top w:val="single" w:sz="4" w:space="0" w:color="auto"/>
              <w:left w:val="single" w:sz="4" w:space="0" w:color="auto"/>
              <w:bottom w:val="single" w:sz="4" w:space="0" w:color="auto"/>
              <w:right w:val="single" w:sz="4" w:space="0" w:color="auto"/>
            </w:tcBorders>
            <w:shd w:val="clear" w:color="auto" w:fill="C00000"/>
            <w:hideMark/>
          </w:tcPr>
          <w:p w14:paraId="7414F94E" w14:textId="3A4826D7"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Pref</w:t>
            </w:r>
          </w:p>
        </w:tc>
        <w:tc>
          <w:tcPr>
            <w:tcW w:w="2206" w:type="dxa"/>
            <w:tcBorders>
              <w:top w:val="single" w:sz="4" w:space="0" w:color="auto"/>
              <w:left w:val="single" w:sz="4" w:space="0" w:color="auto"/>
              <w:bottom w:val="single" w:sz="4" w:space="0" w:color="auto"/>
              <w:right w:val="single" w:sz="4" w:space="0" w:color="auto"/>
            </w:tcBorders>
            <w:shd w:val="clear" w:color="auto" w:fill="C00000"/>
            <w:hideMark/>
          </w:tcPr>
          <w:p w14:paraId="63AD2383" w14:textId="1C6CE8DE"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Hostname</w:t>
            </w:r>
          </w:p>
        </w:tc>
        <w:tc>
          <w:tcPr>
            <w:tcW w:w="2169" w:type="dxa"/>
            <w:tcBorders>
              <w:top w:val="single" w:sz="4" w:space="0" w:color="auto"/>
              <w:left w:val="single" w:sz="4" w:space="0" w:color="auto"/>
              <w:bottom w:val="single" w:sz="4" w:space="0" w:color="auto"/>
              <w:right w:val="single" w:sz="4" w:space="0" w:color="auto"/>
            </w:tcBorders>
            <w:shd w:val="clear" w:color="auto" w:fill="C00000"/>
            <w:hideMark/>
          </w:tcPr>
          <w:p w14:paraId="0438544D" w14:textId="667F232D"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 Adresse</w:t>
            </w:r>
          </w:p>
        </w:tc>
        <w:tc>
          <w:tcPr>
            <w:tcW w:w="1828" w:type="dxa"/>
            <w:tcBorders>
              <w:top w:val="single" w:sz="4" w:space="0" w:color="auto"/>
              <w:left w:val="single" w:sz="4" w:space="0" w:color="auto"/>
              <w:bottom w:val="single" w:sz="4" w:space="0" w:color="auto"/>
              <w:right w:val="single" w:sz="4" w:space="0" w:color="auto"/>
            </w:tcBorders>
            <w:shd w:val="clear" w:color="auto" w:fill="C00000"/>
          </w:tcPr>
          <w:p w14:paraId="757D8FD5" w14:textId="5508556E" w:rsidR="00CC22E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TTL</w:t>
            </w:r>
          </w:p>
        </w:tc>
      </w:tr>
      <w:tr w:rsidR="00CC22E4" w:rsidRPr="001F59EC" w14:paraId="15C8B704" w14:textId="6D03D224" w:rsidTr="218DE66B">
        <w:tc>
          <w:tcPr>
            <w:tcW w:w="2859" w:type="dxa"/>
            <w:tcBorders>
              <w:top w:val="single" w:sz="4" w:space="0" w:color="auto"/>
              <w:left w:val="single" w:sz="4" w:space="0" w:color="auto"/>
              <w:bottom w:val="single" w:sz="4" w:space="0" w:color="auto"/>
              <w:right w:val="single" w:sz="4" w:space="0" w:color="auto"/>
            </w:tcBorders>
            <w:hideMark/>
          </w:tcPr>
          <w:p w14:paraId="1D9451D3" w14:textId="582EC4C0" w:rsidR="00CC22E4" w:rsidRPr="001F59EC" w:rsidRDefault="218DE66B" w:rsidP="00B738C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5E13C366" w14:textId="27676E68" w:rsidR="00CC22E4" w:rsidRPr="001F59EC" w:rsidRDefault="218DE66B" w:rsidP="00B738C4">
            <w:pPr>
              <w:rPr>
                <w:rFonts w:asciiTheme="majorHAnsi" w:hAnsiTheme="majorHAnsi" w:cstheme="majorHAnsi"/>
              </w:rPr>
            </w:pPr>
            <w:r w:rsidRPr="001F59EC">
              <w:rPr>
                <w:rFonts w:asciiTheme="majorHAnsi" w:hAnsiTheme="majorHAnsi" w:cstheme="majorHAnsi"/>
              </w:rPr>
              <w:t>mta1.gskv.de</w:t>
            </w:r>
          </w:p>
        </w:tc>
        <w:tc>
          <w:tcPr>
            <w:tcW w:w="2169" w:type="dxa"/>
            <w:tcBorders>
              <w:top w:val="single" w:sz="4" w:space="0" w:color="auto"/>
              <w:left w:val="single" w:sz="4" w:space="0" w:color="auto"/>
              <w:bottom w:val="single" w:sz="4" w:space="0" w:color="auto"/>
              <w:right w:val="single" w:sz="4" w:space="0" w:color="auto"/>
            </w:tcBorders>
          </w:tcPr>
          <w:p w14:paraId="373C0CED" w14:textId="2613940B" w:rsidR="00CC22E4" w:rsidRPr="001F59EC" w:rsidRDefault="218DE66B" w:rsidP="00B738C4">
            <w:pPr>
              <w:rPr>
                <w:rFonts w:asciiTheme="majorHAnsi" w:hAnsiTheme="majorHAnsi" w:cstheme="majorHAnsi"/>
              </w:rPr>
            </w:pPr>
            <w:r w:rsidRPr="001F59EC">
              <w:rPr>
                <w:rFonts w:asciiTheme="majorHAnsi" w:hAnsiTheme="majorHAnsi" w:cstheme="majorHAnsi"/>
              </w:rPr>
              <w:t>62.245.133.41</w:t>
            </w:r>
          </w:p>
        </w:tc>
        <w:tc>
          <w:tcPr>
            <w:tcW w:w="1828" w:type="dxa"/>
            <w:tcBorders>
              <w:top w:val="single" w:sz="4" w:space="0" w:color="auto"/>
              <w:left w:val="single" w:sz="4" w:space="0" w:color="auto"/>
              <w:bottom w:val="single" w:sz="4" w:space="0" w:color="auto"/>
              <w:right w:val="single" w:sz="4" w:space="0" w:color="auto"/>
            </w:tcBorders>
          </w:tcPr>
          <w:p w14:paraId="46A1A158" w14:textId="5B3C026E" w:rsidR="00CC22E4" w:rsidRPr="001F59EC" w:rsidRDefault="218DE66B" w:rsidP="00B738C4">
            <w:pPr>
              <w:rPr>
                <w:rFonts w:asciiTheme="majorHAnsi" w:hAnsiTheme="majorHAnsi" w:cstheme="majorHAnsi"/>
              </w:rPr>
            </w:pPr>
            <w:r w:rsidRPr="001F59EC">
              <w:rPr>
                <w:rFonts w:asciiTheme="majorHAnsi" w:hAnsiTheme="majorHAnsi" w:cstheme="majorHAnsi"/>
              </w:rPr>
              <w:t>24</w:t>
            </w:r>
          </w:p>
        </w:tc>
      </w:tr>
      <w:tr w:rsidR="00CC22E4" w:rsidRPr="001F59EC" w14:paraId="3F21911A" w14:textId="77777777" w:rsidTr="218DE66B">
        <w:tc>
          <w:tcPr>
            <w:tcW w:w="2859" w:type="dxa"/>
            <w:tcBorders>
              <w:top w:val="single" w:sz="4" w:space="0" w:color="auto"/>
              <w:left w:val="single" w:sz="4" w:space="0" w:color="auto"/>
              <w:bottom w:val="single" w:sz="4" w:space="0" w:color="auto"/>
              <w:right w:val="single" w:sz="4" w:space="0" w:color="auto"/>
            </w:tcBorders>
          </w:tcPr>
          <w:p w14:paraId="6589FE91" w14:textId="731ACB53" w:rsidR="00CC22E4" w:rsidRPr="001F59EC" w:rsidRDefault="218DE66B" w:rsidP="00CC22E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79F7E6BA" w14:textId="62E49EAA" w:rsidR="00CC22E4" w:rsidRPr="001F59EC" w:rsidRDefault="218DE66B" w:rsidP="00CC22E4">
            <w:pPr>
              <w:rPr>
                <w:rFonts w:asciiTheme="majorHAnsi" w:hAnsiTheme="majorHAnsi" w:cstheme="majorHAnsi"/>
              </w:rPr>
            </w:pPr>
            <w:r w:rsidRPr="001F59EC">
              <w:rPr>
                <w:rFonts w:asciiTheme="majorHAnsi" w:hAnsiTheme="majorHAnsi" w:cstheme="majorHAnsi"/>
              </w:rPr>
              <w:t>mta2.gskv.de</w:t>
            </w:r>
          </w:p>
        </w:tc>
        <w:tc>
          <w:tcPr>
            <w:tcW w:w="2169" w:type="dxa"/>
            <w:tcBorders>
              <w:top w:val="single" w:sz="4" w:space="0" w:color="auto"/>
              <w:left w:val="single" w:sz="4" w:space="0" w:color="auto"/>
              <w:bottom w:val="single" w:sz="4" w:space="0" w:color="auto"/>
              <w:right w:val="single" w:sz="4" w:space="0" w:color="auto"/>
            </w:tcBorders>
          </w:tcPr>
          <w:p w14:paraId="365B568C" w14:textId="7A2021E3" w:rsidR="00CC22E4" w:rsidRPr="001F59EC" w:rsidRDefault="218DE66B" w:rsidP="00CC22E4">
            <w:pPr>
              <w:rPr>
                <w:rFonts w:asciiTheme="majorHAnsi" w:hAnsiTheme="majorHAnsi" w:cstheme="majorHAnsi"/>
              </w:rPr>
            </w:pPr>
            <w:r w:rsidRPr="001F59EC">
              <w:rPr>
                <w:rFonts w:asciiTheme="majorHAnsi" w:hAnsiTheme="majorHAnsi" w:cstheme="majorHAnsi"/>
              </w:rPr>
              <w:t>62.245.133.42</w:t>
            </w:r>
          </w:p>
        </w:tc>
        <w:tc>
          <w:tcPr>
            <w:tcW w:w="1828" w:type="dxa"/>
            <w:tcBorders>
              <w:top w:val="single" w:sz="4" w:space="0" w:color="auto"/>
              <w:left w:val="single" w:sz="4" w:space="0" w:color="auto"/>
              <w:bottom w:val="single" w:sz="4" w:space="0" w:color="auto"/>
              <w:right w:val="single" w:sz="4" w:space="0" w:color="auto"/>
            </w:tcBorders>
          </w:tcPr>
          <w:p w14:paraId="6913FEC4" w14:textId="1D01BEA7" w:rsidR="00CC22E4" w:rsidRPr="001F59EC" w:rsidRDefault="218DE66B" w:rsidP="00CC22E4">
            <w:pPr>
              <w:rPr>
                <w:rFonts w:asciiTheme="majorHAnsi" w:hAnsiTheme="majorHAnsi" w:cstheme="majorHAnsi"/>
              </w:rPr>
            </w:pPr>
            <w:r w:rsidRPr="001F59EC">
              <w:rPr>
                <w:rFonts w:asciiTheme="majorHAnsi" w:hAnsiTheme="majorHAnsi" w:cstheme="majorHAnsi"/>
              </w:rPr>
              <w:t>24</w:t>
            </w:r>
          </w:p>
        </w:tc>
      </w:tr>
      <w:tr w:rsidR="00CC22E4" w:rsidRPr="001F59EC" w14:paraId="40FDB163" w14:textId="77777777" w:rsidTr="218DE66B">
        <w:tc>
          <w:tcPr>
            <w:tcW w:w="2859" w:type="dxa"/>
            <w:tcBorders>
              <w:top w:val="single" w:sz="4" w:space="0" w:color="auto"/>
              <w:left w:val="single" w:sz="4" w:space="0" w:color="auto"/>
              <w:bottom w:val="single" w:sz="4" w:space="0" w:color="auto"/>
              <w:right w:val="single" w:sz="4" w:space="0" w:color="auto"/>
            </w:tcBorders>
          </w:tcPr>
          <w:p w14:paraId="434C5E53" w14:textId="3D50AD17" w:rsidR="00CC22E4" w:rsidRPr="001F59EC" w:rsidRDefault="218DE66B" w:rsidP="00CC22E4">
            <w:pPr>
              <w:rPr>
                <w:rFonts w:asciiTheme="majorHAnsi" w:hAnsiTheme="majorHAnsi" w:cstheme="majorHAnsi"/>
              </w:rPr>
            </w:pPr>
            <w:r w:rsidRPr="001F59EC">
              <w:rPr>
                <w:rFonts w:asciiTheme="majorHAnsi" w:hAnsiTheme="majorHAnsi" w:cstheme="majorHAnsi"/>
              </w:rPr>
              <w:t>10</w:t>
            </w:r>
          </w:p>
        </w:tc>
        <w:tc>
          <w:tcPr>
            <w:tcW w:w="2206" w:type="dxa"/>
            <w:tcBorders>
              <w:top w:val="single" w:sz="4" w:space="0" w:color="auto"/>
              <w:left w:val="single" w:sz="4" w:space="0" w:color="auto"/>
              <w:bottom w:val="single" w:sz="4" w:space="0" w:color="auto"/>
              <w:right w:val="single" w:sz="4" w:space="0" w:color="auto"/>
            </w:tcBorders>
          </w:tcPr>
          <w:p w14:paraId="63CB6068" w14:textId="4D5C7AF3" w:rsidR="00CC22E4" w:rsidRPr="001F59EC" w:rsidRDefault="218DE66B" w:rsidP="00CC22E4">
            <w:pPr>
              <w:rPr>
                <w:rFonts w:asciiTheme="majorHAnsi" w:hAnsiTheme="majorHAnsi" w:cstheme="majorHAnsi"/>
              </w:rPr>
            </w:pPr>
            <w:r w:rsidRPr="001F59EC">
              <w:rPr>
                <w:rFonts w:asciiTheme="majorHAnsi" w:hAnsiTheme="majorHAnsi" w:cstheme="majorHAnsi"/>
              </w:rPr>
              <w:t>mta3.gskv.de</w:t>
            </w:r>
          </w:p>
        </w:tc>
        <w:tc>
          <w:tcPr>
            <w:tcW w:w="2169" w:type="dxa"/>
            <w:tcBorders>
              <w:top w:val="single" w:sz="4" w:space="0" w:color="auto"/>
              <w:left w:val="single" w:sz="4" w:space="0" w:color="auto"/>
              <w:bottom w:val="single" w:sz="4" w:space="0" w:color="auto"/>
              <w:right w:val="single" w:sz="4" w:space="0" w:color="auto"/>
            </w:tcBorders>
          </w:tcPr>
          <w:p w14:paraId="0C3E4FD9" w14:textId="07ECF1F6" w:rsidR="00CC22E4" w:rsidRPr="001F59EC" w:rsidRDefault="218DE66B" w:rsidP="00CC22E4">
            <w:pPr>
              <w:rPr>
                <w:rFonts w:asciiTheme="majorHAnsi" w:hAnsiTheme="majorHAnsi" w:cstheme="majorHAnsi"/>
              </w:rPr>
            </w:pPr>
            <w:r w:rsidRPr="001F59EC">
              <w:rPr>
                <w:rFonts w:asciiTheme="majorHAnsi" w:hAnsiTheme="majorHAnsi" w:cstheme="majorHAnsi"/>
              </w:rPr>
              <w:t>62.245.133.43</w:t>
            </w:r>
          </w:p>
        </w:tc>
        <w:tc>
          <w:tcPr>
            <w:tcW w:w="1828" w:type="dxa"/>
            <w:tcBorders>
              <w:top w:val="single" w:sz="4" w:space="0" w:color="auto"/>
              <w:left w:val="single" w:sz="4" w:space="0" w:color="auto"/>
              <w:bottom w:val="single" w:sz="4" w:space="0" w:color="auto"/>
              <w:right w:val="single" w:sz="4" w:space="0" w:color="auto"/>
            </w:tcBorders>
          </w:tcPr>
          <w:p w14:paraId="4D89F80C" w14:textId="75208EA6" w:rsidR="00CC22E4" w:rsidRPr="001F59EC" w:rsidRDefault="218DE66B" w:rsidP="00CC22E4">
            <w:pPr>
              <w:rPr>
                <w:rFonts w:asciiTheme="majorHAnsi" w:hAnsiTheme="majorHAnsi" w:cstheme="majorHAnsi"/>
              </w:rPr>
            </w:pPr>
            <w:r w:rsidRPr="001F59EC">
              <w:rPr>
                <w:rFonts w:asciiTheme="majorHAnsi" w:hAnsiTheme="majorHAnsi" w:cstheme="majorHAnsi"/>
              </w:rPr>
              <w:t>24</w:t>
            </w:r>
          </w:p>
        </w:tc>
      </w:tr>
    </w:tbl>
    <w:p w14:paraId="33A91DA3" w14:textId="77777777" w:rsidR="007A6CB2" w:rsidRPr="001F59EC" w:rsidRDefault="007A6CB2" w:rsidP="00CC22E4">
      <w:pPr>
        <w:rPr>
          <w:rFonts w:asciiTheme="majorHAnsi" w:hAnsiTheme="majorHAnsi" w:cstheme="majorHAnsi"/>
        </w:rPr>
      </w:pPr>
    </w:p>
    <w:p w14:paraId="5D7C8727" w14:textId="1B5C9AEF" w:rsidR="00CC22E4" w:rsidRPr="001F59EC" w:rsidRDefault="218DE66B" w:rsidP="6B06F679">
      <w:pPr>
        <w:pStyle w:val="berschrift3"/>
        <w:rPr>
          <w:rFonts w:asciiTheme="majorHAnsi" w:hAnsiTheme="majorHAnsi" w:cstheme="majorBidi"/>
        </w:rPr>
      </w:pPr>
      <w:bookmarkStart w:id="206" w:name="_Toc1571586562"/>
      <w:r w:rsidRPr="6B06F679">
        <w:rPr>
          <w:rFonts w:asciiTheme="majorHAnsi" w:hAnsiTheme="majorHAnsi" w:cstheme="majorBidi"/>
        </w:rPr>
        <w:t>SPF Record</w:t>
      </w:r>
      <w:bookmarkEnd w:id="206"/>
    </w:p>
    <w:p w14:paraId="4AB09565" w14:textId="29C249BC" w:rsidR="00574A14" w:rsidRPr="001F59EC" w:rsidRDefault="218DE66B" w:rsidP="218DE66B">
      <w:pPr>
        <w:rPr>
          <w:rFonts w:asciiTheme="majorHAnsi" w:hAnsiTheme="majorHAnsi" w:cstheme="majorHAnsi"/>
          <w:lang w:val="en-US"/>
        </w:rPr>
      </w:pPr>
      <w:r w:rsidRPr="001F59EC">
        <w:rPr>
          <w:rFonts w:asciiTheme="majorHAnsi" w:hAnsiTheme="majorHAnsi" w:cstheme="majorHAnsi"/>
          <w:lang w:val="en-US"/>
        </w:rPr>
        <w:t>v=spf1 a mx ip4:195.137.170.200 ip4:195.137.170.203 ip4:208.73.7.100 ~all</w:t>
      </w:r>
    </w:p>
    <w:p w14:paraId="4B361022" w14:textId="4FE6992C" w:rsidR="005B649A" w:rsidRPr="001F59EC" w:rsidRDefault="218DE66B" w:rsidP="6B06F679">
      <w:pPr>
        <w:pStyle w:val="berschrift3"/>
        <w:rPr>
          <w:rFonts w:asciiTheme="majorHAnsi" w:hAnsiTheme="majorHAnsi" w:cstheme="majorBidi"/>
        </w:rPr>
      </w:pPr>
      <w:bookmarkStart w:id="207" w:name="_Toc1717986911"/>
      <w:r w:rsidRPr="6B06F679">
        <w:rPr>
          <w:rFonts w:asciiTheme="majorHAnsi" w:hAnsiTheme="majorHAnsi" w:cstheme="majorBidi"/>
        </w:rPr>
        <w:t>Mail Queue</w:t>
      </w:r>
      <w:bookmarkEnd w:id="207"/>
      <w:r w:rsidRPr="6B06F679">
        <w:rPr>
          <w:rFonts w:asciiTheme="majorHAnsi" w:hAnsiTheme="majorHAnsi" w:cstheme="majorBidi"/>
        </w:rPr>
        <w:t xml:space="preserve"> </w:t>
      </w:r>
    </w:p>
    <w:p w14:paraId="6F9FE951" w14:textId="1F3164E4" w:rsidR="00084B08" w:rsidRPr="001F59EC" w:rsidRDefault="218DE66B" w:rsidP="00574A14">
      <w:pPr>
        <w:rPr>
          <w:rFonts w:asciiTheme="majorHAnsi" w:hAnsiTheme="majorHAnsi" w:cstheme="majorHAnsi"/>
        </w:rPr>
      </w:pPr>
      <w:r w:rsidRPr="001F59EC">
        <w:rPr>
          <w:rFonts w:asciiTheme="majorHAnsi" w:hAnsiTheme="majorHAnsi" w:cstheme="majorHAnsi"/>
        </w:rPr>
        <w:t>Die Mail Queue liegt</w:t>
      </w:r>
      <w:r w:rsidR="000847CD" w:rsidRPr="001F59EC">
        <w:rPr>
          <w:rFonts w:asciiTheme="majorHAnsi" w:hAnsiTheme="majorHAnsi" w:cstheme="majorHAnsi"/>
        </w:rPr>
        <w:t xml:space="preserve"> jeweils</w:t>
      </w:r>
      <w:r w:rsidRPr="001F59EC">
        <w:rPr>
          <w:rFonts w:asciiTheme="majorHAnsi" w:hAnsiTheme="majorHAnsi" w:cstheme="majorHAnsi"/>
        </w:rPr>
        <w:t xml:space="preserve"> in einem separaten Volume unter Q:\Queue</w:t>
      </w:r>
    </w:p>
    <w:p w14:paraId="178F791F" w14:textId="4813957B" w:rsidR="00CC22E4" w:rsidRPr="001F59EC" w:rsidRDefault="218DE66B" w:rsidP="6B06F679">
      <w:pPr>
        <w:pStyle w:val="berschrift3"/>
        <w:rPr>
          <w:rFonts w:asciiTheme="majorHAnsi" w:hAnsiTheme="majorHAnsi" w:cstheme="majorBidi"/>
        </w:rPr>
      </w:pPr>
      <w:bookmarkStart w:id="208" w:name="_Toc859530389"/>
      <w:r w:rsidRPr="6B06F679">
        <w:rPr>
          <w:rFonts w:asciiTheme="majorHAnsi" w:hAnsiTheme="majorHAnsi" w:cstheme="majorBidi"/>
        </w:rPr>
        <w:t>Sendeconnectoren</w:t>
      </w:r>
      <w:bookmarkEnd w:id="208"/>
    </w:p>
    <w:p w14:paraId="7835458A" w14:textId="3FC6CC8C" w:rsidR="00084B08" w:rsidRPr="001F59EC" w:rsidRDefault="00084B08" w:rsidP="00084B08">
      <w:pPr>
        <w:rPr>
          <w:rFonts w:asciiTheme="majorHAnsi" w:hAnsiTheme="majorHAnsi" w:cstheme="majorHAnsi"/>
        </w:rPr>
      </w:pPr>
      <w:r w:rsidRPr="001F59EC">
        <w:rPr>
          <w:rFonts w:asciiTheme="majorHAnsi" w:hAnsiTheme="majorHAnsi" w:cstheme="majorHAnsi"/>
        </w:rPr>
        <w:t>Die folgenden Sendeconenctoren sind vorhanden, grau markierte Sendeconnectoren sind deaktiviert.</w:t>
      </w:r>
    </w:p>
    <w:tbl>
      <w:tblPr>
        <w:tblStyle w:val="Tabellenraster"/>
        <w:tblW w:w="0" w:type="auto"/>
        <w:tblLook w:val="04A0" w:firstRow="1" w:lastRow="0" w:firstColumn="1" w:lastColumn="0" w:noHBand="0" w:noVBand="1"/>
      </w:tblPr>
      <w:tblGrid>
        <w:gridCol w:w="1880"/>
        <w:gridCol w:w="3543"/>
        <w:gridCol w:w="612"/>
        <w:gridCol w:w="3027"/>
      </w:tblGrid>
      <w:tr w:rsidR="00272531" w:rsidRPr="001F59EC" w14:paraId="50044AA1" w14:textId="77777777" w:rsidTr="218DE66B">
        <w:tc>
          <w:tcPr>
            <w:tcW w:w="2810" w:type="dxa"/>
            <w:tcBorders>
              <w:top w:val="single" w:sz="4" w:space="0" w:color="auto"/>
              <w:left w:val="single" w:sz="4" w:space="0" w:color="auto"/>
              <w:bottom w:val="single" w:sz="4" w:space="0" w:color="auto"/>
              <w:right w:val="single" w:sz="4" w:space="0" w:color="auto"/>
            </w:tcBorders>
            <w:shd w:val="clear" w:color="auto" w:fill="C00000"/>
            <w:hideMark/>
          </w:tcPr>
          <w:p w14:paraId="548BB46A" w14:textId="1C86E760"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2361" w:type="dxa"/>
            <w:tcBorders>
              <w:top w:val="single" w:sz="4" w:space="0" w:color="auto"/>
              <w:left w:val="single" w:sz="4" w:space="0" w:color="auto"/>
              <w:bottom w:val="single" w:sz="4" w:space="0" w:color="auto"/>
              <w:right w:val="single" w:sz="4" w:space="0" w:color="auto"/>
            </w:tcBorders>
            <w:shd w:val="clear" w:color="auto" w:fill="C00000"/>
            <w:hideMark/>
          </w:tcPr>
          <w:p w14:paraId="0E952838" w14:textId="14E3A55A"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Adressraum</w:t>
            </w:r>
          </w:p>
        </w:tc>
        <w:tc>
          <w:tcPr>
            <w:tcW w:w="778" w:type="dxa"/>
            <w:tcBorders>
              <w:top w:val="single" w:sz="4" w:space="0" w:color="auto"/>
              <w:left w:val="single" w:sz="4" w:space="0" w:color="auto"/>
              <w:bottom w:val="single" w:sz="4" w:space="0" w:color="auto"/>
              <w:right w:val="single" w:sz="4" w:space="0" w:color="auto"/>
            </w:tcBorders>
            <w:shd w:val="clear" w:color="auto" w:fill="C00000"/>
            <w:hideMark/>
          </w:tcPr>
          <w:p w14:paraId="0B349A6E" w14:textId="71F2D5B0"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Port</w:t>
            </w:r>
          </w:p>
        </w:tc>
        <w:tc>
          <w:tcPr>
            <w:tcW w:w="3113" w:type="dxa"/>
            <w:tcBorders>
              <w:top w:val="single" w:sz="4" w:space="0" w:color="auto"/>
              <w:left w:val="single" w:sz="4" w:space="0" w:color="auto"/>
              <w:bottom w:val="single" w:sz="4" w:space="0" w:color="auto"/>
              <w:right w:val="single" w:sz="4" w:space="0" w:color="auto"/>
            </w:tcBorders>
            <w:shd w:val="clear" w:color="auto" w:fill="C00000"/>
          </w:tcPr>
          <w:p w14:paraId="7C151645" w14:textId="7A700602" w:rsidR="00272531"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Smarthost</w:t>
            </w:r>
          </w:p>
        </w:tc>
      </w:tr>
      <w:tr w:rsidR="00272531" w:rsidRPr="001F59EC" w14:paraId="77CB4C89" w14:textId="77777777" w:rsidTr="218DE66B">
        <w:tc>
          <w:tcPr>
            <w:tcW w:w="2810" w:type="dxa"/>
            <w:tcBorders>
              <w:top w:val="single" w:sz="4" w:space="0" w:color="auto"/>
              <w:left w:val="single" w:sz="4" w:space="0" w:color="auto"/>
              <w:bottom w:val="single" w:sz="4" w:space="0" w:color="auto"/>
              <w:right w:val="single" w:sz="4" w:space="0" w:color="auto"/>
            </w:tcBorders>
            <w:hideMark/>
          </w:tcPr>
          <w:p w14:paraId="4FAFDC2D" w14:textId="6ABAB8CA" w:rsidR="00272531" w:rsidRPr="001F59EC" w:rsidRDefault="218DE66B" w:rsidP="00272531">
            <w:pPr>
              <w:rPr>
                <w:rFonts w:asciiTheme="majorHAnsi" w:hAnsiTheme="majorHAnsi" w:cstheme="majorHAnsi"/>
              </w:rPr>
            </w:pPr>
            <w:r w:rsidRPr="001F59EC">
              <w:rPr>
                <w:rFonts w:asciiTheme="majorHAnsi" w:hAnsiTheme="majorHAnsi" w:cstheme="majorHAnsi"/>
              </w:rPr>
              <w:t>Sharepoint</w:t>
            </w:r>
          </w:p>
        </w:tc>
        <w:tc>
          <w:tcPr>
            <w:tcW w:w="2361" w:type="dxa"/>
            <w:tcBorders>
              <w:top w:val="single" w:sz="4" w:space="0" w:color="auto"/>
              <w:left w:val="single" w:sz="4" w:space="0" w:color="auto"/>
              <w:bottom w:val="single" w:sz="4" w:space="0" w:color="auto"/>
              <w:right w:val="single" w:sz="4" w:space="0" w:color="auto"/>
            </w:tcBorders>
          </w:tcPr>
          <w:p w14:paraId="289E9473" w14:textId="09E7AC8B" w:rsidR="00272531" w:rsidRPr="001F59EC" w:rsidRDefault="218DE66B" w:rsidP="00272531">
            <w:pPr>
              <w:rPr>
                <w:rFonts w:asciiTheme="majorHAnsi" w:hAnsiTheme="majorHAnsi" w:cstheme="majorHAnsi"/>
              </w:rPr>
            </w:pPr>
            <w:r w:rsidRPr="001F59EC">
              <w:rPr>
                <w:rFonts w:asciiTheme="majorHAnsi" w:hAnsiTheme="majorHAnsi" w:cstheme="majorHAnsi"/>
              </w:rPr>
              <w:t>SMTP:*.bigipedia.big-direkt.de;1</w:t>
            </w:r>
          </w:p>
        </w:tc>
        <w:tc>
          <w:tcPr>
            <w:tcW w:w="778" w:type="dxa"/>
            <w:tcBorders>
              <w:top w:val="single" w:sz="4" w:space="0" w:color="auto"/>
              <w:left w:val="single" w:sz="4" w:space="0" w:color="auto"/>
              <w:bottom w:val="single" w:sz="4" w:space="0" w:color="auto"/>
              <w:right w:val="single" w:sz="4" w:space="0" w:color="auto"/>
            </w:tcBorders>
          </w:tcPr>
          <w:p w14:paraId="66B1BB0B" w14:textId="01F51FD0" w:rsidR="00272531" w:rsidRPr="001F59EC" w:rsidRDefault="218DE66B"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4B6188D6" w14:textId="5A1657E3" w:rsidR="00272531" w:rsidRPr="001F59EC" w:rsidRDefault="218DE66B" w:rsidP="00272531">
            <w:pPr>
              <w:rPr>
                <w:rFonts w:asciiTheme="majorHAnsi" w:hAnsiTheme="majorHAnsi" w:cstheme="majorHAnsi"/>
              </w:rPr>
            </w:pPr>
            <w:r w:rsidRPr="001F59EC">
              <w:rPr>
                <w:rFonts w:asciiTheme="majorHAnsi" w:hAnsiTheme="majorHAnsi" w:cstheme="majorHAnsi"/>
              </w:rPr>
              <w:t>big-vsp01.big.krankenkasse.de</w:t>
            </w:r>
          </w:p>
        </w:tc>
      </w:tr>
      <w:tr w:rsidR="00272531" w:rsidRPr="001F59EC" w14:paraId="7667849B" w14:textId="77777777" w:rsidTr="218DE66B">
        <w:tc>
          <w:tcPr>
            <w:tcW w:w="2810" w:type="dxa"/>
            <w:tcBorders>
              <w:top w:val="single" w:sz="4" w:space="0" w:color="auto"/>
              <w:left w:val="single" w:sz="4" w:space="0" w:color="auto"/>
              <w:bottom w:val="single" w:sz="4" w:space="0" w:color="auto"/>
              <w:right w:val="single" w:sz="4" w:space="0" w:color="auto"/>
            </w:tcBorders>
          </w:tcPr>
          <w:p w14:paraId="1E214EFC" w14:textId="53AB9F40" w:rsidR="00272531" w:rsidRPr="00A0087E" w:rsidRDefault="218DE66B" w:rsidP="00272531">
            <w:pPr>
              <w:rPr>
                <w:rFonts w:asciiTheme="majorHAnsi" w:hAnsiTheme="majorHAnsi" w:cstheme="majorHAnsi"/>
              </w:rPr>
            </w:pPr>
            <w:r w:rsidRPr="00A0087E">
              <w:rPr>
                <w:rFonts w:asciiTheme="majorHAnsi" w:hAnsiTheme="majorHAnsi" w:cstheme="majorHAnsi"/>
              </w:rPr>
              <w:t>ePost Exchange 2016</w:t>
            </w:r>
          </w:p>
        </w:tc>
        <w:tc>
          <w:tcPr>
            <w:tcW w:w="2361" w:type="dxa"/>
            <w:tcBorders>
              <w:top w:val="single" w:sz="4" w:space="0" w:color="auto"/>
              <w:left w:val="single" w:sz="4" w:space="0" w:color="auto"/>
              <w:bottom w:val="single" w:sz="4" w:space="0" w:color="auto"/>
              <w:right w:val="single" w:sz="4" w:space="0" w:color="auto"/>
            </w:tcBorders>
          </w:tcPr>
          <w:p w14:paraId="7EDFDBC8" w14:textId="17D30B78" w:rsidR="00272531" w:rsidRPr="00A0087E" w:rsidRDefault="218DE66B" w:rsidP="218DE66B">
            <w:pPr>
              <w:rPr>
                <w:rFonts w:asciiTheme="majorHAnsi" w:hAnsiTheme="majorHAnsi" w:cstheme="majorHAnsi"/>
                <w:lang w:val="en-US"/>
              </w:rPr>
            </w:pPr>
            <w:r w:rsidRPr="00A0087E">
              <w:rPr>
                <w:rFonts w:asciiTheme="majorHAnsi" w:hAnsiTheme="majorHAnsi" w:cstheme="majorHAnsi"/>
                <w:lang w:val="en-US"/>
              </w:rPr>
              <w:t>SMTP:*.epost.de;1 SMTP:epost.de;1</w:t>
            </w:r>
          </w:p>
        </w:tc>
        <w:tc>
          <w:tcPr>
            <w:tcW w:w="778" w:type="dxa"/>
            <w:tcBorders>
              <w:top w:val="single" w:sz="4" w:space="0" w:color="auto"/>
              <w:left w:val="single" w:sz="4" w:space="0" w:color="auto"/>
              <w:bottom w:val="single" w:sz="4" w:space="0" w:color="auto"/>
              <w:right w:val="single" w:sz="4" w:space="0" w:color="auto"/>
            </w:tcBorders>
          </w:tcPr>
          <w:p w14:paraId="6CFF775F" w14:textId="1D4E83E2"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1F93711F" w14:textId="26367B07" w:rsidR="00272531" w:rsidRPr="00A0087E" w:rsidRDefault="218DE66B" w:rsidP="00272531">
            <w:pPr>
              <w:rPr>
                <w:rFonts w:asciiTheme="majorHAnsi" w:hAnsiTheme="majorHAnsi" w:cstheme="majorHAnsi"/>
              </w:rPr>
            </w:pPr>
            <w:r w:rsidRPr="00A0087E">
              <w:rPr>
                <w:rFonts w:asciiTheme="majorHAnsi" w:hAnsiTheme="majorHAnsi" w:cstheme="majorHAnsi"/>
              </w:rPr>
              <w:t>[10.230.3.11]</w:t>
            </w:r>
          </w:p>
        </w:tc>
      </w:tr>
      <w:tr w:rsidR="00272531" w:rsidRPr="001F59EC" w14:paraId="4C725FD8" w14:textId="77777777" w:rsidTr="218DE66B">
        <w:tc>
          <w:tcPr>
            <w:tcW w:w="2810" w:type="dxa"/>
            <w:tcBorders>
              <w:top w:val="single" w:sz="4" w:space="0" w:color="auto"/>
              <w:left w:val="single" w:sz="4" w:space="0" w:color="auto"/>
              <w:bottom w:val="single" w:sz="4" w:space="0" w:color="auto"/>
              <w:right w:val="single" w:sz="4" w:space="0" w:color="auto"/>
            </w:tcBorders>
          </w:tcPr>
          <w:p w14:paraId="4B7591AD" w14:textId="5812DDE9" w:rsidR="00272531" w:rsidRPr="00A0087E" w:rsidRDefault="218DE66B" w:rsidP="00272531">
            <w:pPr>
              <w:rPr>
                <w:rFonts w:asciiTheme="majorHAnsi" w:hAnsiTheme="majorHAnsi" w:cstheme="majorHAnsi"/>
              </w:rPr>
            </w:pPr>
            <w:r w:rsidRPr="00A0087E">
              <w:rPr>
                <w:rFonts w:asciiTheme="majorHAnsi" w:hAnsiTheme="majorHAnsi" w:cstheme="majorHAnsi"/>
              </w:rPr>
              <w:t>IKK-Suedwest</w:t>
            </w:r>
          </w:p>
        </w:tc>
        <w:tc>
          <w:tcPr>
            <w:tcW w:w="2361" w:type="dxa"/>
            <w:tcBorders>
              <w:top w:val="single" w:sz="4" w:space="0" w:color="auto"/>
              <w:left w:val="single" w:sz="4" w:space="0" w:color="auto"/>
              <w:bottom w:val="single" w:sz="4" w:space="0" w:color="auto"/>
              <w:right w:val="single" w:sz="4" w:space="0" w:color="auto"/>
            </w:tcBorders>
          </w:tcPr>
          <w:p w14:paraId="78626898" w14:textId="3BB9DD72" w:rsidR="00272531" w:rsidRPr="00A0087E" w:rsidRDefault="218DE66B" w:rsidP="00272531">
            <w:pPr>
              <w:rPr>
                <w:rFonts w:asciiTheme="majorHAnsi" w:hAnsiTheme="majorHAnsi" w:cstheme="majorHAnsi"/>
              </w:rPr>
            </w:pPr>
            <w:r w:rsidRPr="00A0087E">
              <w:rPr>
                <w:rFonts w:asciiTheme="majorHAnsi" w:hAnsiTheme="majorHAnsi" w:cstheme="majorHAnsi"/>
              </w:rPr>
              <w:t>SMTP:*.ikk-sw.de;1</w:t>
            </w:r>
          </w:p>
        </w:tc>
        <w:tc>
          <w:tcPr>
            <w:tcW w:w="778" w:type="dxa"/>
            <w:tcBorders>
              <w:top w:val="single" w:sz="4" w:space="0" w:color="auto"/>
              <w:left w:val="single" w:sz="4" w:space="0" w:color="auto"/>
              <w:bottom w:val="single" w:sz="4" w:space="0" w:color="auto"/>
              <w:right w:val="single" w:sz="4" w:space="0" w:color="auto"/>
            </w:tcBorders>
          </w:tcPr>
          <w:p w14:paraId="72538BBF" w14:textId="1AECA792"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0A251A66" w14:textId="7DADE499" w:rsidR="00272531" w:rsidRPr="00A0087E" w:rsidRDefault="218DE66B" w:rsidP="00272531">
            <w:pPr>
              <w:rPr>
                <w:rFonts w:asciiTheme="majorHAnsi" w:hAnsiTheme="majorHAnsi" w:cstheme="majorHAnsi"/>
              </w:rPr>
            </w:pPr>
            <w:r w:rsidRPr="00A0087E">
              <w:rPr>
                <w:rFonts w:asciiTheme="majorHAnsi" w:hAnsiTheme="majorHAnsi" w:cstheme="majorHAnsi"/>
              </w:rPr>
              <w:t>[156.25.2.173]</w:t>
            </w:r>
          </w:p>
        </w:tc>
      </w:tr>
      <w:tr w:rsidR="00272531" w:rsidRPr="001F59EC" w14:paraId="6D2E7FE6" w14:textId="77777777" w:rsidTr="218DE66B">
        <w:tc>
          <w:tcPr>
            <w:tcW w:w="2810" w:type="dxa"/>
            <w:tcBorders>
              <w:top w:val="single" w:sz="4" w:space="0" w:color="auto"/>
              <w:left w:val="single" w:sz="4" w:space="0" w:color="auto"/>
              <w:bottom w:val="single" w:sz="4" w:space="0" w:color="auto"/>
              <w:right w:val="single" w:sz="4" w:space="0" w:color="auto"/>
            </w:tcBorders>
          </w:tcPr>
          <w:p w14:paraId="669CEF3F" w14:textId="0A75D51E" w:rsidR="00272531" w:rsidRPr="00A0087E" w:rsidRDefault="218DE66B" w:rsidP="00272531">
            <w:pPr>
              <w:rPr>
                <w:rFonts w:asciiTheme="majorHAnsi" w:hAnsiTheme="majorHAnsi" w:cstheme="majorHAnsi"/>
              </w:rPr>
            </w:pPr>
            <w:r w:rsidRPr="00A0087E">
              <w:rPr>
                <w:rFonts w:asciiTheme="majorHAnsi" w:hAnsiTheme="majorHAnsi" w:cstheme="majorHAnsi"/>
              </w:rPr>
              <w:t>Z1</w:t>
            </w:r>
          </w:p>
        </w:tc>
        <w:tc>
          <w:tcPr>
            <w:tcW w:w="2361" w:type="dxa"/>
            <w:tcBorders>
              <w:top w:val="single" w:sz="4" w:space="0" w:color="auto"/>
              <w:left w:val="single" w:sz="4" w:space="0" w:color="auto"/>
              <w:bottom w:val="single" w:sz="4" w:space="0" w:color="auto"/>
              <w:right w:val="single" w:sz="4" w:space="0" w:color="auto"/>
            </w:tcBorders>
          </w:tcPr>
          <w:p w14:paraId="2D933541" w14:textId="64712BBD" w:rsidR="00272531" w:rsidRPr="00A0087E" w:rsidRDefault="218DE66B" w:rsidP="00272531">
            <w:pPr>
              <w:rPr>
                <w:rFonts w:asciiTheme="majorHAnsi" w:hAnsiTheme="majorHAnsi" w:cstheme="majorHAnsi"/>
              </w:rPr>
            </w:pPr>
            <w:r w:rsidRPr="00A0087E">
              <w:rPr>
                <w:rFonts w:asciiTheme="majorHAnsi" w:hAnsiTheme="majorHAnsi" w:cstheme="majorHAnsi"/>
              </w:rPr>
              <w:t>SMTP:*;1</w:t>
            </w:r>
          </w:p>
        </w:tc>
        <w:tc>
          <w:tcPr>
            <w:tcW w:w="778" w:type="dxa"/>
            <w:tcBorders>
              <w:top w:val="single" w:sz="4" w:space="0" w:color="auto"/>
              <w:left w:val="single" w:sz="4" w:space="0" w:color="auto"/>
              <w:bottom w:val="single" w:sz="4" w:space="0" w:color="auto"/>
              <w:right w:val="single" w:sz="4" w:space="0" w:color="auto"/>
            </w:tcBorders>
          </w:tcPr>
          <w:p w14:paraId="036ED1A3" w14:textId="03E54331"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4D6D1795" w14:textId="1327BECA" w:rsidR="00272531" w:rsidRPr="00A0087E" w:rsidRDefault="218DE66B" w:rsidP="00272531">
            <w:pPr>
              <w:rPr>
                <w:rFonts w:asciiTheme="majorHAnsi" w:hAnsiTheme="majorHAnsi" w:cstheme="majorHAnsi"/>
              </w:rPr>
            </w:pPr>
            <w:r w:rsidRPr="00A0087E">
              <w:rPr>
                <w:rFonts w:asciiTheme="majorHAnsi" w:hAnsiTheme="majorHAnsi" w:cstheme="majorHAnsi"/>
              </w:rPr>
              <w:t>[10.100.18.129]</w:t>
            </w:r>
          </w:p>
        </w:tc>
      </w:tr>
      <w:tr w:rsidR="00272531" w:rsidRPr="001F59EC" w14:paraId="3A44E70F" w14:textId="77777777" w:rsidTr="218DE66B">
        <w:tc>
          <w:tcPr>
            <w:tcW w:w="2810" w:type="dxa"/>
            <w:tcBorders>
              <w:top w:val="single" w:sz="4" w:space="0" w:color="auto"/>
              <w:left w:val="single" w:sz="4" w:space="0" w:color="auto"/>
              <w:bottom w:val="single" w:sz="4" w:space="0" w:color="auto"/>
              <w:right w:val="single" w:sz="4" w:space="0" w:color="auto"/>
            </w:tcBorders>
          </w:tcPr>
          <w:p w14:paraId="798D931E" w14:textId="1E940FA7" w:rsidR="00272531" w:rsidRPr="00A0087E" w:rsidRDefault="218DE66B" w:rsidP="00272531">
            <w:pPr>
              <w:rPr>
                <w:rFonts w:asciiTheme="majorHAnsi" w:hAnsiTheme="majorHAnsi" w:cstheme="majorHAnsi"/>
              </w:rPr>
            </w:pPr>
            <w:r w:rsidRPr="00A0087E">
              <w:rPr>
                <w:rFonts w:asciiTheme="majorHAnsi" w:hAnsiTheme="majorHAnsi" w:cstheme="majorHAnsi"/>
              </w:rPr>
              <w:t>Retarus Exchange 2016</w:t>
            </w:r>
          </w:p>
        </w:tc>
        <w:tc>
          <w:tcPr>
            <w:tcW w:w="2361" w:type="dxa"/>
            <w:tcBorders>
              <w:top w:val="single" w:sz="4" w:space="0" w:color="auto"/>
              <w:left w:val="single" w:sz="4" w:space="0" w:color="auto"/>
              <w:bottom w:val="single" w:sz="4" w:space="0" w:color="auto"/>
              <w:right w:val="single" w:sz="4" w:space="0" w:color="auto"/>
            </w:tcBorders>
          </w:tcPr>
          <w:p w14:paraId="4751ED25" w14:textId="64A7DCE1" w:rsidR="00272531" w:rsidRPr="00A0087E" w:rsidRDefault="218DE66B" w:rsidP="00272531">
            <w:pPr>
              <w:rPr>
                <w:rFonts w:asciiTheme="majorHAnsi" w:hAnsiTheme="majorHAnsi" w:cstheme="majorHAnsi"/>
              </w:rPr>
            </w:pPr>
            <w:r w:rsidRPr="00A0087E">
              <w:rPr>
                <w:rFonts w:asciiTheme="majorHAnsi" w:hAnsiTheme="majorHAnsi" w:cstheme="majorHAnsi"/>
              </w:rPr>
              <w:t>SMTP:*.fax.retarus.com;1</w:t>
            </w:r>
          </w:p>
        </w:tc>
        <w:tc>
          <w:tcPr>
            <w:tcW w:w="778" w:type="dxa"/>
            <w:tcBorders>
              <w:top w:val="single" w:sz="4" w:space="0" w:color="auto"/>
              <w:left w:val="single" w:sz="4" w:space="0" w:color="auto"/>
              <w:bottom w:val="single" w:sz="4" w:space="0" w:color="auto"/>
              <w:right w:val="single" w:sz="4" w:space="0" w:color="auto"/>
            </w:tcBorders>
          </w:tcPr>
          <w:p w14:paraId="2D037909" w14:textId="0D4F564B" w:rsidR="00272531" w:rsidRPr="00A0087E" w:rsidRDefault="218DE66B" w:rsidP="00272531">
            <w:pPr>
              <w:rPr>
                <w:rFonts w:asciiTheme="majorHAnsi" w:hAnsiTheme="majorHAnsi" w:cstheme="majorHAnsi"/>
              </w:rPr>
            </w:pPr>
            <w:r w:rsidRPr="00A0087E">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79472AE1" w14:textId="76CF12F0" w:rsidR="00272531" w:rsidRPr="00A0087E" w:rsidRDefault="218DE66B" w:rsidP="00272531">
            <w:pPr>
              <w:rPr>
                <w:rFonts w:asciiTheme="majorHAnsi" w:hAnsiTheme="majorHAnsi" w:cstheme="majorHAnsi"/>
              </w:rPr>
            </w:pPr>
            <w:r w:rsidRPr="00A0087E">
              <w:rPr>
                <w:rFonts w:asciiTheme="majorHAnsi" w:hAnsiTheme="majorHAnsi" w:cstheme="majorHAnsi"/>
              </w:rPr>
              <w:t>[94.199.90.56],[94.199.88.56]</w:t>
            </w:r>
          </w:p>
        </w:tc>
      </w:tr>
      <w:tr w:rsidR="00272531" w:rsidRPr="001F59EC" w14:paraId="037BDE83" w14:textId="77777777" w:rsidTr="218DE66B">
        <w:tc>
          <w:tcPr>
            <w:tcW w:w="2810" w:type="dxa"/>
            <w:tcBorders>
              <w:top w:val="single" w:sz="4" w:space="0" w:color="auto"/>
              <w:left w:val="single" w:sz="4" w:space="0" w:color="auto"/>
              <w:bottom w:val="single" w:sz="4" w:space="0" w:color="auto"/>
              <w:right w:val="single" w:sz="4" w:space="0" w:color="auto"/>
            </w:tcBorders>
          </w:tcPr>
          <w:p w14:paraId="67535E4F" w14:textId="7FF2A604" w:rsidR="00272531" w:rsidRPr="001F59EC" w:rsidRDefault="218DE66B" w:rsidP="00272531">
            <w:pPr>
              <w:rPr>
                <w:rFonts w:asciiTheme="majorHAnsi" w:hAnsiTheme="majorHAnsi" w:cstheme="majorHAnsi"/>
              </w:rPr>
            </w:pPr>
            <w:r w:rsidRPr="001F59EC">
              <w:rPr>
                <w:rFonts w:asciiTheme="majorHAnsi" w:hAnsiTheme="majorHAnsi" w:cstheme="majorHAnsi"/>
              </w:rPr>
              <w:t>Governikus_bebpo</w:t>
            </w:r>
          </w:p>
        </w:tc>
        <w:tc>
          <w:tcPr>
            <w:tcW w:w="2361" w:type="dxa"/>
            <w:tcBorders>
              <w:top w:val="single" w:sz="4" w:space="0" w:color="auto"/>
              <w:left w:val="single" w:sz="4" w:space="0" w:color="auto"/>
              <w:bottom w:val="single" w:sz="4" w:space="0" w:color="auto"/>
              <w:right w:val="single" w:sz="4" w:space="0" w:color="auto"/>
            </w:tcBorders>
          </w:tcPr>
          <w:p w14:paraId="0455FACF" w14:textId="0320CB03" w:rsidR="00272531" w:rsidRPr="001F59EC" w:rsidRDefault="218DE66B" w:rsidP="00272531">
            <w:pPr>
              <w:rPr>
                <w:rFonts w:asciiTheme="majorHAnsi" w:hAnsiTheme="majorHAnsi" w:cstheme="majorHAnsi"/>
              </w:rPr>
            </w:pPr>
            <w:r w:rsidRPr="001F59EC">
              <w:rPr>
                <w:rFonts w:asciiTheme="majorHAnsi" w:hAnsiTheme="majorHAnsi" w:cstheme="majorHAnsi"/>
              </w:rPr>
              <w:t>SMTP:*.bebpo-aas.de;1</w:t>
            </w:r>
          </w:p>
        </w:tc>
        <w:tc>
          <w:tcPr>
            <w:tcW w:w="778" w:type="dxa"/>
            <w:tcBorders>
              <w:top w:val="single" w:sz="4" w:space="0" w:color="auto"/>
              <w:left w:val="single" w:sz="4" w:space="0" w:color="auto"/>
              <w:bottom w:val="single" w:sz="4" w:space="0" w:color="auto"/>
              <w:right w:val="single" w:sz="4" w:space="0" w:color="auto"/>
            </w:tcBorders>
          </w:tcPr>
          <w:p w14:paraId="71837F35" w14:textId="2EADF31D" w:rsidR="00272531" w:rsidRPr="001F59EC" w:rsidRDefault="218DE66B"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5CB4144E" w14:textId="545DEE74" w:rsidR="00272531" w:rsidRPr="001F59EC" w:rsidRDefault="218DE66B" w:rsidP="00272531">
            <w:pPr>
              <w:rPr>
                <w:rFonts w:asciiTheme="majorHAnsi" w:hAnsiTheme="majorHAnsi" w:cstheme="majorHAnsi"/>
              </w:rPr>
            </w:pPr>
            <w:r w:rsidRPr="001F59EC">
              <w:rPr>
                <w:rFonts w:asciiTheme="majorHAnsi" w:hAnsiTheme="majorHAnsi" w:cstheme="majorHAnsi"/>
              </w:rPr>
              <w:t>[192.168.0.107]</w:t>
            </w:r>
          </w:p>
        </w:tc>
      </w:tr>
      <w:tr w:rsidR="001F4659" w:rsidRPr="001F59EC" w14:paraId="2994FAED" w14:textId="77777777" w:rsidTr="218DE66B">
        <w:tc>
          <w:tcPr>
            <w:tcW w:w="2810" w:type="dxa"/>
            <w:tcBorders>
              <w:top w:val="single" w:sz="4" w:space="0" w:color="auto"/>
              <w:left w:val="single" w:sz="4" w:space="0" w:color="auto"/>
              <w:bottom w:val="single" w:sz="4" w:space="0" w:color="auto"/>
              <w:right w:val="single" w:sz="4" w:space="0" w:color="auto"/>
            </w:tcBorders>
          </w:tcPr>
          <w:p w14:paraId="1E508A13" w14:textId="19AE3B52"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Retarus_TLS</w:t>
            </w:r>
          </w:p>
        </w:tc>
        <w:tc>
          <w:tcPr>
            <w:tcW w:w="2361" w:type="dxa"/>
            <w:tcBorders>
              <w:top w:val="single" w:sz="4" w:space="0" w:color="auto"/>
              <w:left w:val="single" w:sz="4" w:space="0" w:color="auto"/>
              <w:bottom w:val="single" w:sz="4" w:space="0" w:color="auto"/>
              <w:right w:val="single" w:sz="4" w:space="0" w:color="auto"/>
            </w:tcBorders>
          </w:tcPr>
          <w:p w14:paraId="12CDB9FF" w14:textId="5CFABCA6"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SMTP:*.fax.retarus.de;1 SMTP:*.fax.retarus.com;1</w:t>
            </w:r>
          </w:p>
        </w:tc>
        <w:tc>
          <w:tcPr>
            <w:tcW w:w="778" w:type="dxa"/>
            <w:tcBorders>
              <w:top w:val="single" w:sz="4" w:space="0" w:color="auto"/>
              <w:left w:val="single" w:sz="4" w:space="0" w:color="auto"/>
              <w:bottom w:val="single" w:sz="4" w:space="0" w:color="auto"/>
              <w:right w:val="single" w:sz="4" w:space="0" w:color="auto"/>
            </w:tcBorders>
          </w:tcPr>
          <w:p w14:paraId="79651CDD" w14:textId="26975B4E" w:rsidR="001F4659" w:rsidRPr="001F59EC" w:rsidRDefault="001F4659"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37113116" w14:textId="33DF51B5"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t>[185.93.140.81],[94.199.88.198]</w:t>
            </w:r>
          </w:p>
        </w:tc>
      </w:tr>
      <w:tr w:rsidR="001F4659" w:rsidRPr="001F59EC" w14:paraId="76EF0BE9" w14:textId="77777777" w:rsidTr="218DE66B">
        <w:tc>
          <w:tcPr>
            <w:tcW w:w="2810" w:type="dxa"/>
            <w:tcBorders>
              <w:top w:val="single" w:sz="4" w:space="0" w:color="auto"/>
              <w:left w:val="single" w:sz="4" w:space="0" w:color="auto"/>
              <w:bottom w:val="single" w:sz="4" w:space="0" w:color="auto"/>
              <w:right w:val="single" w:sz="4" w:space="0" w:color="auto"/>
            </w:tcBorders>
          </w:tcPr>
          <w:p w14:paraId="6B7F6A17" w14:textId="7BBDCC31" w:rsidR="001F4659" w:rsidRPr="001F59EC" w:rsidRDefault="001F4659" w:rsidP="00272531">
            <w:pPr>
              <w:rPr>
                <w:rFonts w:asciiTheme="majorHAnsi" w:hAnsiTheme="majorHAnsi" w:cstheme="majorHAnsi"/>
              </w:rPr>
            </w:pPr>
            <w:r w:rsidRPr="001F59EC">
              <w:rPr>
                <w:rFonts w:asciiTheme="majorHAnsi" w:hAnsiTheme="majorHAnsi" w:cstheme="majorHAnsi"/>
                <w:color w:val="000000"/>
                <w:szCs w:val="20"/>
                <w:shd w:val="clear" w:color="auto" w:fill="FFFFFF"/>
              </w:rPr>
              <w:lastRenderedPageBreak/>
              <w:t>seppmail</w:t>
            </w:r>
          </w:p>
        </w:tc>
        <w:tc>
          <w:tcPr>
            <w:tcW w:w="2361" w:type="dxa"/>
            <w:tcBorders>
              <w:top w:val="single" w:sz="4" w:space="0" w:color="auto"/>
              <w:left w:val="single" w:sz="4" w:space="0" w:color="auto"/>
              <w:bottom w:val="single" w:sz="4" w:space="0" w:color="auto"/>
              <w:right w:val="single" w:sz="4" w:space="0" w:color="auto"/>
            </w:tcBorders>
          </w:tcPr>
          <w:p w14:paraId="1215DFBB" w14:textId="4DED20C8" w:rsidR="001F4659" w:rsidRPr="001F59EC" w:rsidRDefault="001F4659" w:rsidP="00272531">
            <w:pPr>
              <w:rPr>
                <w:rFonts w:asciiTheme="majorHAnsi" w:hAnsiTheme="majorHAnsi" w:cstheme="majorHAnsi"/>
                <w:color w:val="000000"/>
                <w:szCs w:val="20"/>
              </w:rPr>
            </w:pPr>
            <w:r w:rsidRPr="001F59EC">
              <w:rPr>
                <w:rFonts w:asciiTheme="majorHAnsi" w:hAnsiTheme="majorHAnsi" w:cstheme="majorHAnsi"/>
                <w:color w:val="000000"/>
                <w:szCs w:val="20"/>
              </w:rPr>
              <w:t>SMTP:*;1 SMTP:axa.de;1 SMTP:ergo.de;1 SMTP:allianz.de;1 SMTP:bas.bund.de;1 SMTP:datteln-in-saalbach.de;1 SMTP:gronwalds.de;1 SMTP:floerke.eu;1</w:t>
            </w:r>
          </w:p>
        </w:tc>
        <w:tc>
          <w:tcPr>
            <w:tcW w:w="778" w:type="dxa"/>
            <w:tcBorders>
              <w:top w:val="single" w:sz="4" w:space="0" w:color="auto"/>
              <w:left w:val="single" w:sz="4" w:space="0" w:color="auto"/>
              <w:bottom w:val="single" w:sz="4" w:space="0" w:color="auto"/>
              <w:right w:val="single" w:sz="4" w:space="0" w:color="auto"/>
            </w:tcBorders>
          </w:tcPr>
          <w:p w14:paraId="6C34C7A5" w14:textId="072EA8A5" w:rsidR="001F4659" w:rsidRPr="001F59EC" w:rsidRDefault="001F4659" w:rsidP="00272531">
            <w:pPr>
              <w:rPr>
                <w:rFonts w:asciiTheme="majorHAnsi" w:hAnsiTheme="majorHAnsi" w:cstheme="majorHAnsi"/>
              </w:rPr>
            </w:pPr>
            <w:r w:rsidRPr="001F59EC">
              <w:rPr>
                <w:rFonts w:asciiTheme="majorHAnsi" w:hAnsiTheme="majorHAnsi" w:cstheme="majorHAnsi"/>
              </w:rPr>
              <w:t>25</w:t>
            </w:r>
          </w:p>
        </w:tc>
        <w:tc>
          <w:tcPr>
            <w:tcW w:w="3113" w:type="dxa"/>
            <w:tcBorders>
              <w:top w:val="single" w:sz="4" w:space="0" w:color="auto"/>
              <w:left w:val="single" w:sz="4" w:space="0" w:color="auto"/>
              <w:bottom w:val="single" w:sz="4" w:space="0" w:color="auto"/>
              <w:right w:val="single" w:sz="4" w:space="0" w:color="auto"/>
            </w:tcBorders>
          </w:tcPr>
          <w:p w14:paraId="53CD25B7" w14:textId="77777777" w:rsidR="001F4659" w:rsidRPr="001F59EC" w:rsidRDefault="001F4659" w:rsidP="001F4659">
            <w:pPr>
              <w:rPr>
                <w:rFonts w:asciiTheme="majorHAnsi" w:hAnsiTheme="majorHAnsi" w:cstheme="majorHAnsi"/>
                <w:color w:val="000000"/>
                <w:szCs w:val="20"/>
              </w:rPr>
            </w:pPr>
            <w:r w:rsidRPr="001F59EC">
              <w:rPr>
                <w:rFonts w:asciiTheme="majorHAnsi" w:hAnsiTheme="majorHAnsi" w:cstheme="majorHAnsi"/>
                <w:color w:val="000000"/>
                <w:szCs w:val="20"/>
              </w:rPr>
              <w:t>seppmail.big.krankenkasse.de</w:t>
            </w:r>
          </w:p>
          <w:p w14:paraId="3FDC066B" w14:textId="77777777" w:rsidR="001F4659" w:rsidRPr="001F59EC" w:rsidRDefault="001F4659" w:rsidP="00272531">
            <w:pPr>
              <w:rPr>
                <w:rFonts w:asciiTheme="majorHAnsi" w:hAnsiTheme="majorHAnsi" w:cstheme="majorHAnsi"/>
              </w:rPr>
            </w:pPr>
          </w:p>
        </w:tc>
      </w:tr>
      <w:tr w:rsidR="001F4659" w:rsidRPr="001F59EC" w14:paraId="1843C8F7" w14:textId="77777777" w:rsidTr="218DE66B">
        <w:tc>
          <w:tcPr>
            <w:tcW w:w="2810" w:type="dxa"/>
            <w:tcBorders>
              <w:top w:val="single" w:sz="4" w:space="0" w:color="auto"/>
              <w:left w:val="single" w:sz="4" w:space="0" w:color="auto"/>
              <w:bottom w:val="single" w:sz="4" w:space="0" w:color="auto"/>
              <w:right w:val="single" w:sz="4" w:space="0" w:color="auto"/>
            </w:tcBorders>
          </w:tcPr>
          <w:p w14:paraId="07AFFBE5" w14:textId="4F00E269" w:rsidR="001F4659" w:rsidRPr="001F59EC" w:rsidRDefault="001F4659" w:rsidP="00272531">
            <w:pPr>
              <w:rPr>
                <w:rFonts w:asciiTheme="majorHAnsi" w:hAnsiTheme="majorHAnsi" w:cstheme="majorHAnsi"/>
                <w:lang w:val="en-US"/>
              </w:rPr>
            </w:pPr>
            <w:r w:rsidRPr="001F59EC">
              <w:rPr>
                <w:rFonts w:asciiTheme="majorHAnsi" w:hAnsiTheme="majorHAnsi" w:cstheme="majorHAnsi"/>
                <w:color w:val="000000"/>
                <w:szCs w:val="20"/>
                <w:shd w:val="clear" w:color="auto" w:fill="FFFFFF"/>
                <w:lang w:val="en-US"/>
              </w:rPr>
              <w:t>Outbound to Office 365 - 72c4246f-ba8c-4c2b-8103-7a61fc84226f</w:t>
            </w:r>
          </w:p>
        </w:tc>
        <w:tc>
          <w:tcPr>
            <w:tcW w:w="2361" w:type="dxa"/>
            <w:tcBorders>
              <w:top w:val="single" w:sz="4" w:space="0" w:color="auto"/>
              <w:left w:val="single" w:sz="4" w:space="0" w:color="auto"/>
              <w:bottom w:val="single" w:sz="4" w:space="0" w:color="auto"/>
              <w:right w:val="single" w:sz="4" w:space="0" w:color="auto"/>
            </w:tcBorders>
          </w:tcPr>
          <w:p w14:paraId="47A05E75" w14:textId="77777777" w:rsidR="001F4659" w:rsidRPr="001F59EC" w:rsidRDefault="001F4659" w:rsidP="00272531">
            <w:pPr>
              <w:rPr>
                <w:rFonts w:asciiTheme="majorHAnsi" w:hAnsiTheme="majorHAnsi" w:cstheme="majorHAnsi"/>
                <w:color w:val="000000"/>
                <w:szCs w:val="20"/>
                <w:lang w:val="en-US"/>
              </w:rPr>
            </w:pPr>
            <w:r w:rsidRPr="001F59EC">
              <w:rPr>
                <w:rFonts w:asciiTheme="majorHAnsi" w:hAnsiTheme="majorHAnsi" w:cstheme="majorHAnsi"/>
                <w:color w:val="000000"/>
                <w:szCs w:val="20"/>
                <w:lang w:val="en-US"/>
              </w:rPr>
              <w:t>smtp:bigdirekt.mail.onmicrosoft.com;1</w:t>
            </w:r>
          </w:p>
          <w:p w14:paraId="3C27A7D5" w14:textId="77777777" w:rsidR="007A2730" w:rsidRPr="001F59EC" w:rsidRDefault="007A2730" w:rsidP="007A2730">
            <w:pPr>
              <w:rPr>
                <w:rFonts w:asciiTheme="majorHAnsi" w:hAnsiTheme="majorHAnsi" w:cstheme="majorHAnsi"/>
                <w:color w:val="000000"/>
                <w:szCs w:val="20"/>
                <w:lang w:val="en-US"/>
              </w:rPr>
            </w:pPr>
          </w:p>
          <w:p w14:paraId="055F2EE0" w14:textId="207BF184" w:rsidR="007A2730" w:rsidRPr="001F59EC" w:rsidRDefault="007A2730" w:rsidP="007A2730">
            <w:pPr>
              <w:jc w:val="center"/>
              <w:rPr>
                <w:rFonts w:asciiTheme="majorHAnsi" w:hAnsiTheme="majorHAnsi" w:cstheme="majorHAnsi"/>
                <w:szCs w:val="20"/>
                <w:lang w:val="en-US"/>
              </w:rPr>
            </w:pPr>
          </w:p>
        </w:tc>
        <w:tc>
          <w:tcPr>
            <w:tcW w:w="778" w:type="dxa"/>
            <w:tcBorders>
              <w:top w:val="single" w:sz="4" w:space="0" w:color="auto"/>
              <w:left w:val="single" w:sz="4" w:space="0" w:color="auto"/>
              <w:bottom w:val="single" w:sz="4" w:space="0" w:color="auto"/>
              <w:right w:val="single" w:sz="4" w:space="0" w:color="auto"/>
            </w:tcBorders>
          </w:tcPr>
          <w:p w14:paraId="2F960112" w14:textId="73879BCC" w:rsidR="001F4659" w:rsidRPr="001F59EC" w:rsidRDefault="001F4659" w:rsidP="00272531">
            <w:pPr>
              <w:rPr>
                <w:rFonts w:asciiTheme="majorHAnsi" w:hAnsiTheme="majorHAnsi" w:cstheme="majorHAnsi"/>
                <w:lang w:val="en-US"/>
              </w:rPr>
            </w:pPr>
            <w:r w:rsidRPr="001F59EC">
              <w:rPr>
                <w:rFonts w:asciiTheme="majorHAnsi" w:hAnsiTheme="majorHAnsi" w:cstheme="majorHAnsi"/>
                <w:lang w:val="en-US"/>
              </w:rPr>
              <w:t>25</w:t>
            </w:r>
          </w:p>
        </w:tc>
        <w:tc>
          <w:tcPr>
            <w:tcW w:w="3113" w:type="dxa"/>
            <w:tcBorders>
              <w:top w:val="single" w:sz="4" w:space="0" w:color="auto"/>
              <w:left w:val="single" w:sz="4" w:space="0" w:color="auto"/>
              <w:bottom w:val="single" w:sz="4" w:space="0" w:color="auto"/>
              <w:right w:val="single" w:sz="4" w:space="0" w:color="auto"/>
            </w:tcBorders>
          </w:tcPr>
          <w:p w14:paraId="28B3E423" w14:textId="77777777" w:rsidR="001F4659" w:rsidRPr="001F59EC" w:rsidRDefault="001F4659" w:rsidP="00272531">
            <w:pPr>
              <w:rPr>
                <w:rFonts w:asciiTheme="majorHAnsi" w:hAnsiTheme="majorHAnsi" w:cstheme="majorHAnsi"/>
                <w:lang w:val="en-US"/>
              </w:rPr>
            </w:pPr>
          </w:p>
        </w:tc>
      </w:tr>
    </w:tbl>
    <w:p w14:paraId="55ADCE2E" w14:textId="4805D0C4" w:rsidR="005B649A" w:rsidRPr="001F59EC" w:rsidRDefault="007A2730" w:rsidP="00272531">
      <w:pPr>
        <w:rPr>
          <w:rFonts w:asciiTheme="majorHAnsi" w:hAnsiTheme="majorHAnsi" w:cstheme="majorHAnsi"/>
        </w:rPr>
      </w:pPr>
      <w:r w:rsidRPr="001F59EC">
        <w:rPr>
          <w:rFonts w:asciiTheme="majorHAnsi" w:hAnsiTheme="majorHAnsi" w:cstheme="majorHAnsi"/>
        </w:rPr>
        <w:t>Im Sendeconnector Richtung O365 befindet sich nur der big-vmail02 als Quellserver.</w:t>
      </w:r>
    </w:p>
    <w:p w14:paraId="1BF0B0C6" w14:textId="4DAE255C" w:rsidR="00CC22E4" w:rsidRPr="001F59EC" w:rsidRDefault="218DE66B" w:rsidP="6B06F679">
      <w:pPr>
        <w:pStyle w:val="berschrift3"/>
        <w:rPr>
          <w:rFonts w:asciiTheme="majorHAnsi" w:hAnsiTheme="majorHAnsi" w:cstheme="majorBidi"/>
        </w:rPr>
      </w:pPr>
      <w:bookmarkStart w:id="209" w:name="_Toc385861354"/>
      <w:r w:rsidRPr="6B06F679">
        <w:rPr>
          <w:rFonts w:asciiTheme="majorHAnsi" w:hAnsiTheme="majorHAnsi" w:cstheme="majorBidi"/>
        </w:rPr>
        <w:t>Empfangsconnectoren</w:t>
      </w:r>
      <w:bookmarkEnd w:id="209"/>
    </w:p>
    <w:tbl>
      <w:tblPr>
        <w:tblStyle w:val="Tabellenraster"/>
        <w:tblW w:w="0" w:type="auto"/>
        <w:tblLook w:val="04A0" w:firstRow="1" w:lastRow="0" w:firstColumn="1" w:lastColumn="0" w:noHBand="0" w:noVBand="1"/>
      </w:tblPr>
      <w:tblGrid>
        <w:gridCol w:w="2607"/>
        <w:gridCol w:w="1831"/>
        <w:gridCol w:w="2384"/>
        <w:gridCol w:w="2240"/>
      </w:tblGrid>
      <w:tr w:rsidR="00581C74" w:rsidRPr="001F59EC" w14:paraId="7A9F9156" w14:textId="77777777" w:rsidTr="65ACADDD">
        <w:tc>
          <w:tcPr>
            <w:tcW w:w="2607" w:type="dxa"/>
            <w:tcBorders>
              <w:top w:val="single" w:sz="4" w:space="0" w:color="auto"/>
              <w:left w:val="single" w:sz="4" w:space="0" w:color="auto"/>
              <w:bottom w:val="single" w:sz="4" w:space="0" w:color="auto"/>
              <w:right w:val="single" w:sz="4" w:space="0" w:color="auto"/>
            </w:tcBorders>
            <w:shd w:val="clear" w:color="auto" w:fill="C00000"/>
            <w:hideMark/>
          </w:tcPr>
          <w:p w14:paraId="0FEE57F1" w14:textId="77777777"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1831" w:type="dxa"/>
            <w:tcBorders>
              <w:top w:val="single" w:sz="4" w:space="0" w:color="auto"/>
              <w:left w:val="single" w:sz="4" w:space="0" w:color="auto"/>
              <w:bottom w:val="single" w:sz="4" w:space="0" w:color="auto"/>
              <w:right w:val="single" w:sz="4" w:space="0" w:color="auto"/>
            </w:tcBorders>
            <w:shd w:val="clear" w:color="auto" w:fill="C00000"/>
            <w:hideMark/>
          </w:tcPr>
          <w:p w14:paraId="45B066B5" w14:textId="64C292B1"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Bindungen</w:t>
            </w:r>
          </w:p>
        </w:tc>
        <w:tc>
          <w:tcPr>
            <w:tcW w:w="2384" w:type="dxa"/>
            <w:tcBorders>
              <w:top w:val="single" w:sz="4" w:space="0" w:color="auto"/>
              <w:left w:val="single" w:sz="4" w:space="0" w:color="auto"/>
              <w:bottom w:val="single" w:sz="4" w:space="0" w:color="auto"/>
              <w:right w:val="single" w:sz="4" w:space="0" w:color="auto"/>
            </w:tcBorders>
            <w:shd w:val="clear" w:color="auto" w:fill="C00000"/>
            <w:hideMark/>
          </w:tcPr>
          <w:p w14:paraId="1B610366" w14:textId="4F1F5E7E"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Remote IP Ranges</w:t>
            </w:r>
          </w:p>
        </w:tc>
        <w:tc>
          <w:tcPr>
            <w:tcW w:w="2240" w:type="dxa"/>
            <w:tcBorders>
              <w:top w:val="single" w:sz="4" w:space="0" w:color="auto"/>
              <w:left w:val="single" w:sz="4" w:space="0" w:color="auto"/>
              <w:bottom w:val="single" w:sz="4" w:space="0" w:color="auto"/>
              <w:right w:val="single" w:sz="4" w:space="0" w:color="auto"/>
            </w:tcBorders>
            <w:shd w:val="clear" w:color="auto" w:fill="C00000"/>
          </w:tcPr>
          <w:p w14:paraId="73CC2B21" w14:textId="04550809" w:rsidR="00581C74"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Max Message Size</w:t>
            </w:r>
          </w:p>
        </w:tc>
      </w:tr>
      <w:tr w:rsidR="001F4659" w:rsidRPr="001F59EC" w14:paraId="1FC9E746"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3740E2D7" w14:textId="16BA8D28"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536704"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\Default BIG-VMAIL0</w:t>
            </w:r>
            <w:r w:rsidR="00536704"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4F4B1A30" w14:textId="5E7F32D5"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0.0.0.0:2525 [::]:2525</w:t>
            </w:r>
          </w:p>
        </w:tc>
        <w:tc>
          <w:tcPr>
            <w:tcW w:w="2384" w:type="dxa"/>
            <w:tcBorders>
              <w:top w:val="single" w:sz="4" w:space="0" w:color="auto"/>
              <w:left w:val="single" w:sz="4" w:space="0" w:color="auto"/>
              <w:bottom w:val="single" w:sz="4" w:space="0" w:color="auto"/>
              <w:right w:val="single" w:sz="4" w:space="0" w:color="auto"/>
            </w:tcBorders>
            <w:vAlign w:val="center"/>
          </w:tcPr>
          <w:p w14:paraId="0F38733D" w14:textId="03DDCE1D"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3A9AFCC" w14:textId="05E7A8F8"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2580B31A"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4086D989" w14:textId="31BCD1B0"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rPr>
              <w:t>BIG-VMAIL</w:t>
            </w:r>
            <w:r w:rsidR="00593040" w:rsidRPr="001F59EC">
              <w:rPr>
                <w:rFonts w:asciiTheme="majorHAnsi" w:hAnsiTheme="majorHAnsi" w:cstheme="majorHAnsi"/>
                <w:color w:val="000000"/>
                <w:szCs w:val="20"/>
              </w:rPr>
              <w:t>02</w:t>
            </w:r>
            <w:r w:rsidRPr="001F59EC">
              <w:rPr>
                <w:rFonts w:asciiTheme="majorHAnsi" w:hAnsiTheme="majorHAnsi" w:cstheme="majorHAnsi"/>
                <w:color w:val="000000"/>
                <w:szCs w:val="20"/>
              </w:rPr>
              <w:t>\Anonymes Relayen 201</w:t>
            </w:r>
            <w:r w:rsidR="00593040" w:rsidRPr="001F59EC">
              <w:rPr>
                <w:rFonts w:asciiTheme="majorHAnsi" w:hAnsiTheme="majorHAnsi" w:cstheme="majorHAnsi"/>
                <w:color w:val="000000"/>
                <w:szCs w:val="20"/>
              </w:rPr>
              <w:t>9</w:t>
            </w:r>
          </w:p>
        </w:tc>
        <w:tc>
          <w:tcPr>
            <w:tcW w:w="1831" w:type="dxa"/>
            <w:tcBorders>
              <w:top w:val="single" w:sz="4" w:space="0" w:color="auto"/>
              <w:left w:val="single" w:sz="4" w:space="0" w:color="auto"/>
              <w:bottom w:val="single" w:sz="4" w:space="0" w:color="auto"/>
              <w:right w:val="single" w:sz="4" w:space="0" w:color="auto"/>
            </w:tcBorders>
            <w:vAlign w:val="center"/>
          </w:tcPr>
          <w:p w14:paraId="10542D2C" w14:textId="7D34A89C"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0.0.0.0:25</w:t>
            </w:r>
          </w:p>
        </w:tc>
        <w:tc>
          <w:tcPr>
            <w:tcW w:w="2384" w:type="dxa"/>
            <w:tcBorders>
              <w:top w:val="single" w:sz="4" w:space="0" w:color="auto"/>
              <w:left w:val="single" w:sz="4" w:space="0" w:color="auto"/>
              <w:bottom w:val="single" w:sz="4" w:space="0" w:color="auto"/>
              <w:right w:val="single" w:sz="4" w:space="0" w:color="auto"/>
            </w:tcBorders>
            <w:vAlign w:val="center"/>
          </w:tcPr>
          <w:p w14:paraId="6EC0B2FB"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192.168.248.45/32, 10.18.20.217, 210.5.229.254, 210.5.229.251, 210.5.229.219, 210.5.229.215, 210.5.229.212, 210.5.229.189, 210.5.229.186, 210.5.229.183, 210.5.229.181, 210.5.229.180, 210.5.229.172, 210.5.229.168, 210.5.229.159, 210.5.229.140, 210.5.229.139, 210.5.229.134, 210.5.229.131,</w:t>
            </w:r>
          </w:p>
          <w:p w14:paraId="719F33AD" w14:textId="5BE8A52A"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210.5.229.97, 210.5.229.96, 210.5.229.89, 210.5.229.88, 210.5.229.61, 210.5.229.60, 210.5.229.59, 210.5.229.49, 210.5.229.48, 210.5.229.46, 210.5.229.45, 210.5.229.33, 210.5.229.32, 210.5.229.31, 210.5.229.24, 210.5.229.21, </w:t>
            </w:r>
            <w:r w:rsidRPr="001F59EC">
              <w:rPr>
                <w:rFonts w:asciiTheme="majorHAnsi" w:hAnsiTheme="majorHAnsi" w:cstheme="majorHAnsi"/>
                <w:lang w:val="en-US"/>
              </w:rPr>
              <w:lastRenderedPageBreak/>
              <w:t>210.5.229.17, 210.5.229.15, 210.5.229.13, 210.5.229.8, 210.5.229.4,</w:t>
            </w:r>
          </w:p>
          <w:p w14:paraId="038E74A7" w14:textId="59EFB466"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210.5.229.3, 192.168.250.183, 192.168.248.80, 192.168.0.107, 10.100.41.4, 10.100.36.119, 10.100.18.156, 10.100.18.155, 10.100.18.154, 10.100.18.148, 10.100.18.146, 10.100.18.137, 10.100.18.129, 10.100.18.123, 10.100.18.120, 10.100.18.116, 10.100.18.115, 10.100.18.101-10.100.18.110,</w:t>
            </w:r>
          </w:p>
          <w:p w14:paraId="0B1DE770"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10.100.18.95-10.100.18.96, 10.100.18.93, 10.100.18.90, 10.100.18.88, 10.100.18.83, 10.100.18.70, 10.100.18.68, 10.100.18.65, 10.100.18.59, 10.100.18.55, 10.100.18.51, 10.100.18.50, 10.100.18.45, 10.100.18.41, 10.100.18.24, 10.100.18.20, 10.100.15.192, 10.100.15.169, 10.100.15.125,</w:t>
            </w:r>
          </w:p>
          <w:p w14:paraId="15447314"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10.100.12.164, 10.100.12.163, 10.100.12.162, 10.100.12.161, 10.100.12.156, 10.100.12.154, 10.100.12.153, 10.100.12.152, 10.100.12.151, </w:t>
            </w:r>
            <w:r w:rsidRPr="001F59EC">
              <w:rPr>
                <w:rFonts w:asciiTheme="majorHAnsi" w:hAnsiTheme="majorHAnsi" w:cstheme="majorHAnsi"/>
                <w:lang w:val="en-US"/>
              </w:rPr>
              <w:lastRenderedPageBreak/>
              <w:t>10.100.12.149, 10.100.12.148, 10.100.12.147, 10.100.12.146, 10.100.12.145, 10.100.12.144, 10.100.12.143, 10.100.12.142, 10.100.12.141, 10.100.12.137,</w:t>
            </w:r>
          </w:p>
          <w:p w14:paraId="7DFF935D"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10.100.12.136, 10.100.12.135, 10.100.12.134, 10.100.12.133, 10.100.12.132, 10.100.12.131, 10.100.12.130, 10.100.12.126, 10.100.12.125, 10.100.12.124, 10.100.12.123, 10.100.12.122, 10.100.12.121, 10.100.12.120, 10.100.12.112, 10.100.12.111, 10.100.12.110, 10.100.12.105, 10.100.12.102,</w:t>
            </w:r>
          </w:p>
          <w:p w14:paraId="50C55377" w14:textId="77777777" w:rsidR="00593040"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                 10.100.12.101, 10.100.12.15, 10.100.12.12, 10.100.12.9, 10.100.12.7, 10.100.12.6, 10.100.12.5, 10.100.12.4, 10.100.12.1, 10.100.10.94, 10.100.10.92, 10.100.10.91, 10.100.10.71-10.100.10.74, 10.100.8.191, 10.100.8.139, 10.100.5.95, 10.100.5.88, 10.100.5.40, 10.18.194.111, 10.18.194.110,</w:t>
            </w:r>
          </w:p>
          <w:p w14:paraId="0855A0A4" w14:textId="07151C9F" w:rsidR="001F4659" w:rsidRPr="001F59EC" w:rsidRDefault="00593040" w:rsidP="00593040">
            <w:pPr>
              <w:rPr>
                <w:rFonts w:asciiTheme="majorHAnsi" w:hAnsiTheme="majorHAnsi" w:cstheme="majorHAnsi"/>
                <w:lang w:val="en-US"/>
              </w:rPr>
            </w:pPr>
            <w:r w:rsidRPr="001F59EC">
              <w:rPr>
                <w:rFonts w:asciiTheme="majorHAnsi" w:hAnsiTheme="majorHAnsi" w:cstheme="majorHAnsi"/>
                <w:lang w:val="en-US"/>
              </w:rPr>
              <w:t xml:space="preserve">10.18.194.11, 10.18.194.10, 10.18.21.2, 10.18.21.1, </w:t>
            </w:r>
            <w:r w:rsidRPr="001F59EC">
              <w:rPr>
                <w:rFonts w:asciiTheme="majorHAnsi" w:hAnsiTheme="majorHAnsi" w:cstheme="majorHAnsi"/>
                <w:lang w:val="en-US"/>
              </w:rPr>
              <w:lastRenderedPageBreak/>
              <w:t>10.18.20.225, 10.18.20.199, 10.18.20.198, 10.18.20.197, 10.18.20.196, 10.18.20.195, 10.18.20.191, 10.18.20.186, 10.18.20.185, 10.18.20.22, 10.18.20.0/24, 10.10.12.112, 10.0.93.65, 10.0.93.26</w:t>
            </w:r>
          </w:p>
        </w:tc>
        <w:tc>
          <w:tcPr>
            <w:tcW w:w="2240" w:type="dxa"/>
            <w:tcBorders>
              <w:top w:val="single" w:sz="4" w:space="0" w:color="auto"/>
              <w:left w:val="single" w:sz="4" w:space="0" w:color="auto"/>
              <w:bottom w:val="single" w:sz="4" w:space="0" w:color="auto"/>
              <w:right w:val="single" w:sz="4" w:space="0" w:color="auto"/>
            </w:tcBorders>
            <w:vAlign w:val="center"/>
          </w:tcPr>
          <w:p w14:paraId="58007B22" w14:textId="1D6BFCA6" w:rsidR="001F4659" w:rsidRPr="001F59EC" w:rsidRDefault="00EA4214" w:rsidP="001F4659">
            <w:pPr>
              <w:rPr>
                <w:rFonts w:asciiTheme="majorHAnsi" w:hAnsiTheme="majorHAnsi" w:cstheme="majorHAnsi"/>
              </w:rPr>
            </w:pPr>
            <w:r w:rsidRPr="001F59EC">
              <w:rPr>
                <w:rFonts w:asciiTheme="majorHAnsi" w:hAnsiTheme="majorHAnsi" w:cstheme="majorHAnsi"/>
                <w:color w:val="000000"/>
                <w:szCs w:val="20"/>
              </w:rPr>
              <w:lastRenderedPageBreak/>
              <w:t>300 MB</w:t>
            </w:r>
          </w:p>
        </w:tc>
      </w:tr>
      <w:tr w:rsidR="001F4659" w:rsidRPr="001F59EC" w14:paraId="5B174A21"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239A81E1" w14:textId="3A0CAD3D"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lastRenderedPageBreak/>
              <w:t>BIG-VMAIL0</w:t>
            </w:r>
            <w:r w:rsidR="00593040"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\Client Proxy BIG-VMAIL0</w:t>
            </w:r>
            <w:r w:rsidR="00593040"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797564D5" w14:textId="7BDD6B9F"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[::]:465 0.0.0.0:465</w:t>
            </w:r>
          </w:p>
        </w:tc>
        <w:tc>
          <w:tcPr>
            <w:tcW w:w="2384" w:type="dxa"/>
            <w:tcBorders>
              <w:top w:val="single" w:sz="4" w:space="0" w:color="auto"/>
              <w:left w:val="single" w:sz="4" w:space="0" w:color="auto"/>
              <w:bottom w:val="single" w:sz="4" w:space="0" w:color="auto"/>
              <w:right w:val="single" w:sz="4" w:space="0" w:color="auto"/>
            </w:tcBorders>
            <w:vAlign w:val="center"/>
          </w:tcPr>
          <w:p w14:paraId="27AA4640" w14:textId="704BDF2C"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4A55DD4A" w14:textId="3A6E64DC"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19C29854"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64797DC8" w14:textId="10404B3F"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\Default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23DB5D37" w14:textId="030D7CC2"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[::]:25 0.0.0.0:25</w:t>
            </w:r>
          </w:p>
        </w:tc>
        <w:tc>
          <w:tcPr>
            <w:tcW w:w="2384" w:type="dxa"/>
            <w:tcBorders>
              <w:top w:val="single" w:sz="4" w:space="0" w:color="auto"/>
              <w:left w:val="single" w:sz="4" w:space="0" w:color="auto"/>
              <w:bottom w:val="single" w:sz="4" w:space="0" w:color="auto"/>
              <w:right w:val="single" w:sz="4" w:space="0" w:color="auto"/>
            </w:tcBorders>
            <w:vAlign w:val="center"/>
          </w:tcPr>
          <w:p w14:paraId="3193CE9D" w14:textId="349F71FF"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E6A2964" w14:textId="6A64647F"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4DCA7A1A"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2588F56F" w14:textId="1CCD8D45" w:rsidR="001F4659" w:rsidRPr="001F59EC" w:rsidRDefault="001F4659" w:rsidP="001F4659">
            <w:pPr>
              <w:rPr>
                <w:rFonts w:asciiTheme="majorHAnsi" w:hAnsiTheme="majorHAnsi" w:cstheme="majorHAnsi"/>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\Outbound Proxy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123C644A" w14:textId="1FFA7E93" w:rsidR="001F4659" w:rsidRPr="001F59EC" w:rsidRDefault="001F4659" w:rsidP="001F4659">
            <w:pPr>
              <w:rPr>
                <w:rFonts w:asciiTheme="majorHAnsi" w:hAnsiTheme="majorHAnsi" w:cstheme="majorHAnsi"/>
              </w:rPr>
            </w:pPr>
            <w:r w:rsidRPr="001F59EC">
              <w:rPr>
                <w:rFonts w:asciiTheme="majorHAnsi" w:hAnsiTheme="majorHAnsi" w:cstheme="majorHAnsi"/>
                <w:color w:val="000000"/>
                <w:szCs w:val="20"/>
              </w:rPr>
              <w:t>[::]:717 0.0.0.0:717</w:t>
            </w:r>
          </w:p>
        </w:tc>
        <w:tc>
          <w:tcPr>
            <w:tcW w:w="2384" w:type="dxa"/>
            <w:tcBorders>
              <w:top w:val="single" w:sz="4" w:space="0" w:color="auto"/>
              <w:left w:val="single" w:sz="4" w:space="0" w:color="auto"/>
              <w:bottom w:val="single" w:sz="4" w:space="0" w:color="auto"/>
              <w:right w:val="single" w:sz="4" w:space="0" w:color="auto"/>
            </w:tcBorders>
            <w:vAlign w:val="center"/>
          </w:tcPr>
          <w:p w14:paraId="31E030DE" w14:textId="1BEADAA3" w:rsidR="001F4659" w:rsidRPr="001F59EC" w:rsidRDefault="4BC2EECD" w:rsidP="09EC897A">
            <w:pPr>
              <w:rPr>
                <w:rFonts w:asciiTheme="majorHAnsi" w:hAnsiTheme="majorHAnsi" w:cstheme="majorBidi"/>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00BF8128" w14:textId="4B77A113" w:rsidR="001F4659" w:rsidRPr="001F59EC" w:rsidRDefault="00EA4214" w:rsidP="001F4659">
            <w:pPr>
              <w:rPr>
                <w:rFonts w:asciiTheme="majorHAnsi" w:hAnsiTheme="majorHAnsi" w:cstheme="majorHAnsi"/>
                <w:lang w:val="en-US"/>
              </w:rPr>
            </w:pPr>
            <w:r w:rsidRPr="001F59EC">
              <w:rPr>
                <w:rFonts w:asciiTheme="majorHAnsi" w:hAnsiTheme="majorHAnsi" w:cstheme="majorHAnsi"/>
                <w:color w:val="000000"/>
                <w:szCs w:val="20"/>
                <w:lang w:val="en-US"/>
              </w:rPr>
              <w:t>36 MB</w:t>
            </w:r>
          </w:p>
        </w:tc>
      </w:tr>
      <w:tr w:rsidR="001F4659" w:rsidRPr="001F59EC" w14:paraId="1C5410AD" w14:textId="77777777" w:rsidTr="65ACADDD">
        <w:tc>
          <w:tcPr>
            <w:tcW w:w="2607" w:type="dxa"/>
            <w:tcBorders>
              <w:top w:val="single" w:sz="4" w:space="0" w:color="auto"/>
              <w:left w:val="single" w:sz="4" w:space="0" w:color="auto"/>
              <w:bottom w:val="single" w:sz="4" w:space="0" w:color="auto"/>
              <w:right w:val="single" w:sz="4" w:space="0" w:color="auto"/>
            </w:tcBorders>
            <w:vAlign w:val="center"/>
          </w:tcPr>
          <w:p w14:paraId="3337F60F" w14:textId="25F70106" w:rsidR="001F4659" w:rsidRPr="001F59EC" w:rsidRDefault="001F4659" w:rsidP="001F4659">
            <w:pPr>
              <w:rPr>
                <w:rFonts w:asciiTheme="majorHAnsi" w:hAnsiTheme="majorHAnsi" w:cstheme="majorHAnsi"/>
                <w:color w:val="000000"/>
                <w:szCs w:val="20"/>
                <w:lang w:val="en-US"/>
              </w:rPr>
            </w:pPr>
            <w:r w:rsidRPr="001F59EC">
              <w:rPr>
                <w:rFonts w:asciiTheme="majorHAnsi" w:hAnsiTheme="majorHAnsi" w:cstheme="majorHAnsi"/>
                <w:color w:val="000000"/>
                <w:szCs w:val="20"/>
                <w:lang w:val="en-US"/>
              </w:rPr>
              <w:t>BIG-VMAIL0</w:t>
            </w:r>
            <w:r w:rsidR="00E42D1F" w:rsidRPr="001F59EC">
              <w:rPr>
                <w:rFonts w:asciiTheme="majorHAnsi" w:hAnsiTheme="majorHAnsi" w:cstheme="majorHAnsi"/>
                <w:color w:val="000000"/>
                <w:szCs w:val="20"/>
                <w:lang w:val="en-US"/>
              </w:rPr>
              <w:t>2</w:t>
            </w:r>
            <w:r w:rsidRPr="001F59EC">
              <w:rPr>
                <w:rFonts w:asciiTheme="majorHAnsi" w:hAnsiTheme="majorHAnsi" w:cstheme="majorHAnsi"/>
                <w:color w:val="000000"/>
                <w:szCs w:val="20"/>
                <w:lang w:val="en-US"/>
              </w:rPr>
              <w:t>\Client Frontend BIG-VMAIL0</w:t>
            </w:r>
            <w:r w:rsidR="00E42D1F" w:rsidRPr="001F59EC">
              <w:rPr>
                <w:rFonts w:asciiTheme="majorHAnsi" w:hAnsiTheme="majorHAnsi" w:cstheme="majorHAnsi"/>
                <w:color w:val="000000"/>
                <w:szCs w:val="20"/>
                <w:lang w:val="en-US"/>
              </w:rPr>
              <w:t>2</w:t>
            </w:r>
          </w:p>
        </w:tc>
        <w:tc>
          <w:tcPr>
            <w:tcW w:w="1831" w:type="dxa"/>
            <w:tcBorders>
              <w:top w:val="single" w:sz="4" w:space="0" w:color="auto"/>
              <w:left w:val="single" w:sz="4" w:space="0" w:color="auto"/>
              <w:bottom w:val="single" w:sz="4" w:space="0" w:color="auto"/>
              <w:right w:val="single" w:sz="4" w:space="0" w:color="auto"/>
            </w:tcBorders>
            <w:vAlign w:val="center"/>
          </w:tcPr>
          <w:p w14:paraId="04E77D70" w14:textId="4D08C0E6" w:rsidR="001F4659" w:rsidRPr="001F59EC" w:rsidRDefault="001F4659" w:rsidP="001F4659">
            <w:pPr>
              <w:rPr>
                <w:rFonts w:asciiTheme="majorHAnsi" w:hAnsiTheme="majorHAnsi" w:cstheme="majorHAnsi"/>
                <w:color w:val="000000"/>
                <w:szCs w:val="20"/>
              </w:rPr>
            </w:pPr>
            <w:r w:rsidRPr="001F59EC">
              <w:rPr>
                <w:rFonts w:asciiTheme="majorHAnsi" w:hAnsiTheme="majorHAnsi" w:cstheme="majorHAnsi"/>
                <w:color w:val="000000"/>
                <w:szCs w:val="20"/>
              </w:rPr>
              <w:t>[::]:587 0.0.0.0:587</w:t>
            </w:r>
          </w:p>
        </w:tc>
        <w:tc>
          <w:tcPr>
            <w:tcW w:w="2384" w:type="dxa"/>
            <w:tcBorders>
              <w:top w:val="single" w:sz="4" w:space="0" w:color="auto"/>
              <w:left w:val="single" w:sz="4" w:space="0" w:color="auto"/>
              <w:bottom w:val="single" w:sz="4" w:space="0" w:color="auto"/>
              <w:right w:val="single" w:sz="4" w:space="0" w:color="auto"/>
            </w:tcBorders>
            <w:vAlign w:val="center"/>
          </w:tcPr>
          <w:p w14:paraId="3FC3D8F3" w14:textId="62CF4C45" w:rsidR="001F4659" w:rsidRPr="001F59EC" w:rsidRDefault="4BC2EECD" w:rsidP="09EC897A">
            <w:pPr>
              <w:rPr>
                <w:rFonts w:asciiTheme="majorHAnsi" w:hAnsiTheme="majorHAnsi" w:cstheme="majorBidi"/>
                <w:color w:val="000000"/>
                <w:lang w:val="en-US"/>
              </w:rPr>
            </w:pPr>
            <w:r w:rsidRPr="65ACADDD">
              <w:rPr>
                <w:rFonts w:asciiTheme="majorHAnsi" w:hAnsiTheme="majorHAnsi" w:cstheme="majorBidi"/>
                <w:color w:val="262626" w:themeColor="accent4"/>
                <w:lang w:val="en-US"/>
              </w:rPr>
              <w:t>::-ffff:ffff:ffff:ffff:ffff:ffff:ffff:ffff 0.0.0.0-255.255.255.255</w:t>
            </w:r>
          </w:p>
        </w:tc>
        <w:tc>
          <w:tcPr>
            <w:tcW w:w="2240" w:type="dxa"/>
            <w:tcBorders>
              <w:top w:val="single" w:sz="4" w:space="0" w:color="auto"/>
              <w:left w:val="single" w:sz="4" w:space="0" w:color="auto"/>
              <w:bottom w:val="single" w:sz="4" w:space="0" w:color="auto"/>
              <w:right w:val="single" w:sz="4" w:space="0" w:color="auto"/>
            </w:tcBorders>
            <w:vAlign w:val="center"/>
          </w:tcPr>
          <w:p w14:paraId="5766C302" w14:textId="6B4191ED" w:rsidR="001F4659" w:rsidRPr="001F59EC" w:rsidRDefault="00EA4214" w:rsidP="001F4659">
            <w:pPr>
              <w:rPr>
                <w:rFonts w:asciiTheme="majorHAnsi" w:hAnsiTheme="majorHAnsi" w:cstheme="majorHAnsi"/>
                <w:color w:val="000000"/>
                <w:szCs w:val="20"/>
              </w:rPr>
            </w:pPr>
            <w:r w:rsidRPr="001F59EC">
              <w:rPr>
                <w:rFonts w:asciiTheme="majorHAnsi" w:hAnsiTheme="majorHAnsi" w:cstheme="majorHAnsi"/>
                <w:color w:val="000000"/>
                <w:szCs w:val="20"/>
                <w:lang w:val="en-US"/>
              </w:rPr>
              <w:t>36 MB</w:t>
            </w:r>
          </w:p>
        </w:tc>
      </w:tr>
    </w:tbl>
    <w:p w14:paraId="2CDC0667" w14:textId="77777777" w:rsidR="00581C74" w:rsidRPr="001F59EC" w:rsidRDefault="00581C74" w:rsidP="00581C74">
      <w:pPr>
        <w:rPr>
          <w:rFonts w:asciiTheme="majorHAnsi" w:hAnsiTheme="majorHAnsi" w:cstheme="majorHAnsi"/>
          <w:lang w:val="en-US"/>
        </w:rPr>
      </w:pPr>
    </w:p>
    <w:p w14:paraId="7EF17E0D" w14:textId="0B56EE75" w:rsidR="00CC22E4" w:rsidRPr="001F59EC" w:rsidRDefault="218DE66B" w:rsidP="6B06F679">
      <w:pPr>
        <w:pStyle w:val="berschrift3"/>
        <w:rPr>
          <w:rFonts w:asciiTheme="majorHAnsi" w:hAnsiTheme="majorHAnsi" w:cstheme="majorBidi"/>
        </w:rPr>
      </w:pPr>
      <w:bookmarkStart w:id="210" w:name="_Toc297248741"/>
      <w:r w:rsidRPr="6B06F679">
        <w:rPr>
          <w:rFonts w:asciiTheme="majorHAnsi" w:hAnsiTheme="majorHAnsi" w:cstheme="majorBidi"/>
        </w:rPr>
        <w:t>Akzeptierte Domänen</w:t>
      </w:r>
      <w:bookmarkEnd w:id="210"/>
    </w:p>
    <w:tbl>
      <w:tblPr>
        <w:tblStyle w:val="Tabellenraster"/>
        <w:tblW w:w="0" w:type="auto"/>
        <w:tblLook w:val="04A0" w:firstRow="1" w:lastRow="0" w:firstColumn="1" w:lastColumn="0" w:noHBand="0" w:noVBand="1"/>
      </w:tblPr>
      <w:tblGrid>
        <w:gridCol w:w="3020"/>
        <w:gridCol w:w="3021"/>
        <w:gridCol w:w="3021"/>
      </w:tblGrid>
      <w:tr w:rsidR="009545CE" w:rsidRPr="001F59EC" w14:paraId="632A404B" w14:textId="77777777" w:rsidTr="218DE66B">
        <w:tc>
          <w:tcPr>
            <w:tcW w:w="3020" w:type="dxa"/>
            <w:tcBorders>
              <w:top w:val="single" w:sz="4" w:space="0" w:color="auto"/>
              <w:left w:val="single" w:sz="4" w:space="0" w:color="auto"/>
              <w:bottom w:val="single" w:sz="4" w:space="0" w:color="auto"/>
              <w:right w:val="single" w:sz="4" w:space="0" w:color="auto"/>
            </w:tcBorders>
            <w:shd w:val="clear" w:color="auto" w:fill="C00000"/>
            <w:hideMark/>
          </w:tcPr>
          <w:p w14:paraId="03C15A10" w14:textId="549DA968"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3021" w:type="dxa"/>
            <w:tcBorders>
              <w:top w:val="single" w:sz="4" w:space="0" w:color="auto"/>
              <w:left w:val="single" w:sz="4" w:space="0" w:color="auto"/>
              <w:bottom w:val="single" w:sz="4" w:space="0" w:color="auto"/>
              <w:right w:val="single" w:sz="4" w:space="0" w:color="auto"/>
            </w:tcBorders>
            <w:shd w:val="clear" w:color="auto" w:fill="C00000"/>
            <w:hideMark/>
          </w:tcPr>
          <w:p w14:paraId="2BA8D8C7" w14:textId="657B3E2D"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Akzeptierte Domäne</w:t>
            </w:r>
          </w:p>
        </w:tc>
        <w:tc>
          <w:tcPr>
            <w:tcW w:w="3021" w:type="dxa"/>
            <w:tcBorders>
              <w:top w:val="single" w:sz="4" w:space="0" w:color="auto"/>
              <w:left w:val="single" w:sz="4" w:space="0" w:color="auto"/>
              <w:bottom w:val="single" w:sz="4" w:space="0" w:color="auto"/>
              <w:right w:val="single" w:sz="4" w:space="0" w:color="auto"/>
            </w:tcBorders>
            <w:shd w:val="clear" w:color="auto" w:fill="C00000"/>
            <w:hideMark/>
          </w:tcPr>
          <w:p w14:paraId="07911048" w14:textId="40386214" w:rsidR="009545CE" w:rsidRPr="001F59EC" w:rsidRDefault="218DE66B"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Domänentyp</w:t>
            </w:r>
          </w:p>
        </w:tc>
      </w:tr>
      <w:tr w:rsidR="009545CE" w:rsidRPr="001F59EC" w14:paraId="34841E47" w14:textId="77777777" w:rsidTr="218DE66B">
        <w:tc>
          <w:tcPr>
            <w:tcW w:w="3020" w:type="dxa"/>
            <w:tcBorders>
              <w:top w:val="single" w:sz="4" w:space="0" w:color="auto"/>
              <w:left w:val="single" w:sz="4" w:space="0" w:color="auto"/>
              <w:bottom w:val="single" w:sz="4" w:space="0" w:color="auto"/>
              <w:right w:val="single" w:sz="4" w:space="0" w:color="auto"/>
            </w:tcBorders>
            <w:hideMark/>
          </w:tcPr>
          <w:p w14:paraId="66F1688B" w14:textId="5F056670" w:rsidR="009545CE" w:rsidRPr="001F59EC" w:rsidRDefault="218DE66B" w:rsidP="00B738C4">
            <w:pPr>
              <w:rPr>
                <w:rFonts w:asciiTheme="majorHAnsi" w:hAnsiTheme="majorHAnsi" w:cstheme="majorHAnsi"/>
              </w:rPr>
            </w:pPr>
            <w:r w:rsidRPr="001F59EC">
              <w:rPr>
                <w:rFonts w:asciiTheme="majorHAnsi" w:hAnsiTheme="majorHAnsi" w:cstheme="majorHAnsi"/>
              </w:rPr>
              <w:t>actimonda.de</w:t>
            </w:r>
          </w:p>
        </w:tc>
        <w:tc>
          <w:tcPr>
            <w:tcW w:w="3021" w:type="dxa"/>
            <w:tcBorders>
              <w:top w:val="single" w:sz="4" w:space="0" w:color="auto"/>
              <w:left w:val="single" w:sz="4" w:space="0" w:color="auto"/>
              <w:bottom w:val="single" w:sz="4" w:space="0" w:color="auto"/>
              <w:right w:val="single" w:sz="4" w:space="0" w:color="auto"/>
            </w:tcBorders>
            <w:hideMark/>
          </w:tcPr>
          <w:p w14:paraId="56447A88" w14:textId="04727EF0" w:rsidR="009545CE" w:rsidRPr="001F59EC" w:rsidRDefault="218DE66B" w:rsidP="00B738C4">
            <w:pPr>
              <w:rPr>
                <w:rFonts w:asciiTheme="majorHAnsi" w:hAnsiTheme="majorHAnsi" w:cstheme="majorHAnsi"/>
              </w:rPr>
            </w:pPr>
            <w:r w:rsidRPr="001F59EC">
              <w:rPr>
                <w:rFonts w:asciiTheme="majorHAnsi" w:hAnsiTheme="majorHAnsi" w:cstheme="majorHAnsi"/>
              </w:rPr>
              <w:t>actimonda.de</w:t>
            </w:r>
          </w:p>
        </w:tc>
        <w:tc>
          <w:tcPr>
            <w:tcW w:w="3021" w:type="dxa"/>
            <w:tcBorders>
              <w:top w:val="single" w:sz="4" w:space="0" w:color="auto"/>
              <w:left w:val="single" w:sz="4" w:space="0" w:color="auto"/>
              <w:bottom w:val="single" w:sz="4" w:space="0" w:color="auto"/>
              <w:right w:val="single" w:sz="4" w:space="0" w:color="auto"/>
            </w:tcBorders>
          </w:tcPr>
          <w:p w14:paraId="1C1D8BAD" w14:textId="118E570F"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09545CE" w:rsidRPr="001F59EC" w14:paraId="55751E6C" w14:textId="77777777" w:rsidTr="218DE66B">
        <w:tc>
          <w:tcPr>
            <w:tcW w:w="3020" w:type="dxa"/>
            <w:tcBorders>
              <w:top w:val="single" w:sz="4" w:space="0" w:color="auto"/>
              <w:left w:val="single" w:sz="4" w:space="0" w:color="auto"/>
              <w:bottom w:val="single" w:sz="4" w:space="0" w:color="auto"/>
              <w:right w:val="single" w:sz="4" w:space="0" w:color="auto"/>
            </w:tcBorders>
          </w:tcPr>
          <w:p w14:paraId="03CD9438" w14:textId="418C6AE8" w:rsidR="009545CE" w:rsidRPr="001F59EC" w:rsidRDefault="218DE66B" w:rsidP="00B738C4">
            <w:pPr>
              <w:rPr>
                <w:rFonts w:asciiTheme="majorHAnsi" w:hAnsiTheme="majorHAnsi" w:cstheme="majorHAnsi"/>
              </w:rPr>
            </w:pPr>
            <w:r w:rsidRPr="001F59EC">
              <w:rPr>
                <w:rFonts w:asciiTheme="majorHAnsi" w:hAnsiTheme="majorHAnsi" w:cstheme="majorHAnsi"/>
              </w:rPr>
              <w:t>big-direkt.de (Standarddomäne)</w:t>
            </w:r>
          </w:p>
        </w:tc>
        <w:tc>
          <w:tcPr>
            <w:tcW w:w="3021" w:type="dxa"/>
            <w:tcBorders>
              <w:top w:val="single" w:sz="4" w:space="0" w:color="auto"/>
              <w:left w:val="single" w:sz="4" w:space="0" w:color="auto"/>
              <w:bottom w:val="single" w:sz="4" w:space="0" w:color="auto"/>
              <w:right w:val="single" w:sz="4" w:space="0" w:color="auto"/>
            </w:tcBorders>
          </w:tcPr>
          <w:p w14:paraId="00BBE9C3" w14:textId="186C00A7" w:rsidR="009545CE" w:rsidRPr="001F59EC" w:rsidRDefault="218DE66B" w:rsidP="00B738C4">
            <w:pPr>
              <w:rPr>
                <w:rFonts w:asciiTheme="majorHAnsi" w:hAnsiTheme="majorHAnsi" w:cstheme="majorHAnsi"/>
              </w:rPr>
            </w:pPr>
            <w:r w:rsidRPr="001F59EC">
              <w:rPr>
                <w:rFonts w:asciiTheme="majorHAnsi" w:hAnsiTheme="majorHAnsi" w:cstheme="majorHAnsi"/>
              </w:rPr>
              <w:t>big-direkt.de</w:t>
            </w:r>
          </w:p>
        </w:tc>
        <w:tc>
          <w:tcPr>
            <w:tcW w:w="3021" w:type="dxa"/>
            <w:tcBorders>
              <w:top w:val="single" w:sz="4" w:space="0" w:color="auto"/>
              <w:left w:val="single" w:sz="4" w:space="0" w:color="auto"/>
              <w:bottom w:val="single" w:sz="4" w:space="0" w:color="auto"/>
              <w:right w:val="single" w:sz="4" w:space="0" w:color="auto"/>
            </w:tcBorders>
          </w:tcPr>
          <w:p w14:paraId="440380E8" w14:textId="7AA7A9AE"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09545CE" w:rsidRPr="001F59EC" w14:paraId="42FCC26C" w14:textId="77777777" w:rsidTr="218DE66B">
        <w:tc>
          <w:tcPr>
            <w:tcW w:w="3020" w:type="dxa"/>
            <w:tcBorders>
              <w:top w:val="single" w:sz="4" w:space="0" w:color="auto"/>
              <w:left w:val="single" w:sz="4" w:space="0" w:color="auto"/>
              <w:bottom w:val="single" w:sz="4" w:space="0" w:color="auto"/>
              <w:right w:val="single" w:sz="4" w:space="0" w:color="auto"/>
            </w:tcBorders>
          </w:tcPr>
          <w:p w14:paraId="528FAB81" w14:textId="392BF8F2" w:rsidR="009545CE" w:rsidRPr="001F59EC" w:rsidRDefault="218DE66B" w:rsidP="00B738C4">
            <w:pPr>
              <w:rPr>
                <w:rFonts w:asciiTheme="majorHAnsi" w:hAnsiTheme="majorHAnsi" w:cstheme="majorHAnsi"/>
              </w:rPr>
            </w:pPr>
            <w:r w:rsidRPr="001F59EC">
              <w:rPr>
                <w:rFonts w:asciiTheme="majorHAnsi" w:hAnsiTheme="majorHAnsi" w:cstheme="majorHAnsi"/>
              </w:rPr>
              <w:t>krankenkasse.de</w:t>
            </w:r>
          </w:p>
        </w:tc>
        <w:tc>
          <w:tcPr>
            <w:tcW w:w="3021" w:type="dxa"/>
            <w:tcBorders>
              <w:top w:val="single" w:sz="4" w:space="0" w:color="auto"/>
              <w:left w:val="single" w:sz="4" w:space="0" w:color="auto"/>
              <w:bottom w:val="single" w:sz="4" w:space="0" w:color="auto"/>
              <w:right w:val="single" w:sz="4" w:space="0" w:color="auto"/>
            </w:tcBorders>
          </w:tcPr>
          <w:p w14:paraId="6CB35EC9" w14:textId="0577213A" w:rsidR="009545CE" w:rsidRPr="001F59EC" w:rsidRDefault="218DE66B" w:rsidP="00B738C4">
            <w:pPr>
              <w:rPr>
                <w:rFonts w:asciiTheme="majorHAnsi" w:hAnsiTheme="majorHAnsi" w:cstheme="majorHAnsi"/>
              </w:rPr>
            </w:pPr>
            <w:r w:rsidRPr="001F59EC">
              <w:rPr>
                <w:rFonts w:asciiTheme="majorHAnsi" w:hAnsiTheme="majorHAnsi" w:cstheme="majorHAnsi"/>
              </w:rPr>
              <w:t>krankenkasse.de</w:t>
            </w:r>
          </w:p>
        </w:tc>
        <w:tc>
          <w:tcPr>
            <w:tcW w:w="3021" w:type="dxa"/>
            <w:tcBorders>
              <w:top w:val="single" w:sz="4" w:space="0" w:color="auto"/>
              <w:left w:val="single" w:sz="4" w:space="0" w:color="auto"/>
              <w:bottom w:val="single" w:sz="4" w:space="0" w:color="auto"/>
              <w:right w:val="single" w:sz="4" w:space="0" w:color="auto"/>
            </w:tcBorders>
          </w:tcPr>
          <w:p w14:paraId="38482694" w14:textId="0D256457" w:rsidR="009545CE" w:rsidRPr="001F59EC" w:rsidRDefault="218DE66B" w:rsidP="00B738C4">
            <w:pPr>
              <w:rPr>
                <w:rFonts w:asciiTheme="majorHAnsi" w:hAnsiTheme="majorHAnsi" w:cstheme="majorHAnsi"/>
              </w:rPr>
            </w:pPr>
            <w:r w:rsidRPr="001F59EC">
              <w:rPr>
                <w:rFonts w:asciiTheme="majorHAnsi" w:hAnsiTheme="majorHAnsi" w:cstheme="majorHAnsi"/>
              </w:rPr>
              <w:t>Autoritativ</w:t>
            </w:r>
          </w:p>
        </w:tc>
      </w:tr>
      <w:tr w:rsidR="0E2218B2" w:rsidRPr="001F59EC" w14:paraId="13C6088F" w14:textId="77777777" w:rsidTr="0E2218B2">
        <w:trPr>
          <w:trHeight w:val="300"/>
        </w:trPr>
        <w:tc>
          <w:tcPr>
            <w:tcW w:w="3020" w:type="dxa"/>
            <w:tcBorders>
              <w:top w:val="single" w:sz="4" w:space="0" w:color="auto"/>
              <w:left w:val="single" w:sz="4" w:space="0" w:color="auto"/>
              <w:bottom w:val="single" w:sz="4" w:space="0" w:color="auto"/>
              <w:right w:val="single" w:sz="4" w:space="0" w:color="auto"/>
            </w:tcBorders>
          </w:tcPr>
          <w:p w14:paraId="417C92B8" w14:textId="0F1ED718" w:rsidR="186EDDAE" w:rsidRPr="001F59EC" w:rsidRDefault="186EDDAE" w:rsidP="0E2218B2">
            <w:pPr>
              <w:rPr>
                <w:rFonts w:asciiTheme="majorHAnsi" w:hAnsiTheme="majorHAnsi" w:cstheme="majorHAnsi"/>
              </w:rPr>
            </w:pPr>
            <w:r w:rsidRPr="001F59EC">
              <w:rPr>
                <w:rFonts w:asciiTheme="majorHAnsi" w:hAnsiTheme="majorHAnsi" w:cstheme="majorHAnsi"/>
              </w:rPr>
              <w:t>bigdirekt.mail.onmicrosoft.com</w:t>
            </w:r>
          </w:p>
        </w:tc>
        <w:tc>
          <w:tcPr>
            <w:tcW w:w="3021" w:type="dxa"/>
            <w:tcBorders>
              <w:top w:val="single" w:sz="4" w:space="0" w:color="auto"/>
              <w:left w:val="single" w:sz="4" w:space="0" w:color="auto"/>
              <w:bottom w:val="single" w:sz="4" w:space="0" w:color="auto"/>
              <w:right w:val="single" w:sz="4" w:space="0" w:color="auto"/>
            </w:tcBorders>
          </w:tcPr>
          <w:p w14:paraId="7974A9D7" w14:textId="6C0D9435" w:rsidR="186EDDAE" w:rsidRPr="001F59EC" w:rsidRDefault="186EDDAE" w:rsidP="0E2218B2">
            <w:pPr>
              <w:rPr>
                <w:rFonts w:asciiTheme="majorHAnsi" w:hAnsiTheme="majorHAnsi" w:cstheme="majorHAnsi"/>
              </w:rPr>
            </w:pPr>
            <w:r w:rsidRPr="001F59EC">
              <w:rPr>
                <w:rFonts w:asciiTheme="majorHAnsi" w:hAnsiTheme="majorHAnsi" w:cstheme="majorHAnsi"/>
              </w:rPr>
              <w:t>bigdirekt.mail.onmicrosoft.com</w:t>
            </w:r>
          </w:p>
        </w:tc>
        <w:tc>
          <w:tcPr>
            <w:tcW w:w="3021" w:type="dxa"/>
            <w:tcBorders>
              <w:top w:val="single" w:sz="4" w:space="0" w:color="auto"/>
              <w:left w:val="single" w:sz="4" w:space="0" w:color="auto"/>
              <w:bottom w:val="single" w:sz="4" w:space="0" w:color="auto"/>
              <w:right w:val="single" w:sz="4" w:space="0" w:color="auto"/>
            </w:tcBorders>
          </w:tcPr>
          <w:p w14:paraId="5595F0A1" w14:textId="25B9B0F5" w:rsidR="186EDDAE" w:rsidRPr="001F59EC" w:rsidRDefault="186EDDAE" w:rsidP="0E2218B2">
            <w:pPr>
              <w:rPr>
                <w:rFonts w:asciiTheme="majorHAnsi" w:hAnsiTheme="majorHAnsi" w:cstheme="majorHAnsi"/>
              </w:rPr>
            </w:pPr>
            <w:r w:rsidRPr="001F59EC">
              <w:rPr>
                <w:rFonts w:asciiTheme="majorHAnsi" w:hAnsiTheme="majorHAnsi" w:cstheme="majorHAnsi"/>
              </w:rPr>
              <w:t>Autoritativ</w:t>
            </w:r>
          </w:p>
        </w:tc>
      </w:tr>
    </w:tbl>
    <w:p w14:paraId="1867E757" w14:textId="77777777" w:rsidR="006265D0" w:rsidRPr="001F59EC" w:rsidRDefault="006265D0" w:rsidP="006265D0">
      <w:pPr>
        <w:pStyle w:val="berschrift3"/>
        <w:numPr>
          <w:ilvl w:val="0"/>
          <w:numId w:val="0"/>
        </w:numPr>
        <w:rPr>
          <w:rFonts w:asciiTheme="majorHAnsi" w:hAnsiTheme="majorHAnsi" w:cstheme="majorHAnsi"/>
        </w:rPr>
      </w:pPr>
    </w:p>
    <w:p w14:paraId="6B7B96BC" w14:textId="27704085" w:rsidR="00342704" w:rsidRPr="001F59EC" w:rsidRDefault="218DE66B" w:rsidP="6B06F679">
      <w:pPr>
        <w:pStyle w:val="berschrift3"/>
        <w:rPr>
          <w:rFonts w:asciiTheme="majorHAnsi" w:hAnsiTheme="majorHAnsi" w:cstheme="majorBidi"/>
        </w:rPr>
      </w:pPr>
      <w:bookmarkStart w:id="211" w:name="_Toc996176726"/>
      <w:r w:rsidRPr="6B06F679">
        <w:rPr>
          <w:rFonts w:asciiTheme="majorHAnsi" w:hAnsiTheme="majorHAnsi" w:cstheme="majorBidi"/>
        </w:rPr>
        <w:t>Transport Regeln</w:t>
      </w:r>
      <w:bookmarkEnd w:id="211"/>
    </w:p>
    <w:tbl>
      <w:tblPr>
        <w:tblStyle w:val="Tabellenraster"/>
        <w:tblpPr w:leftFromText="141" w:rightFromText="141" w:vertAnchor="text" w:tblpY="1"/>
        <w:tblOverlap w:val="never"/>
        <w:tblW w:w="0" w:type="auto"/>
        <w:tblLayout w:type="fixed"/>
        <w:tblLook w:val="04A0" w:firstRow="1" w:lastRow="0" w:firstColumn="1" w:lastColumn="0" w:noHBand="0" w:noVBand="1"/>
      </w:tblPr>
      <w:tblGrid>
        <w:gridCol w:w="3010"/>
        <w:gridCol w:w="529"/>
        <w:gridCol w:w="4403"/>
        <w:gridCol w:w="1120"/>
      </w:tblGrid>
      <w:tr w:rsidR="00E67D9A" w:rsidRPr="001F59EC" w14:paraId="53A3F76A" w14:textId="0DFF8E47" w:rsidTr="0000162C">
        <w:tc>
          <w:tcPr>
            <w:tcW w:w="3010" w:type="dxa"/>
            <w:tcBorders>
              <w:top w:val="single" w:sz="4" w:space="0" w:color="auto"/>
              <w:left w:val="single" w:sz="4" w:space="0" w:color="auto"/>
              <w:bottom w:val="single" w:sz="4" w:space="0" w:color="auto"/>
              <w:right w:val="single" w:sz="4" w:space="0" w:color="auto"/>
            </w:tcBorders>
            <w:shd w:val="clear" w:color="auto" w:fill="C00000"/>
            <w:hideMark/>
          </w:tcPr>
          <w:p w14:paraId="5864D34C" w14:textId="0D65E503"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529" w:type="dxa"/>
            <w:tcBorders>
              <w:top w:val="single" w:sz="4" w:space="0" w:color="auto"/>
              <w:left w:val="single" w:sz="4" w:space="0" w:color="auto"/>
              <w:bottom w:val="single" w:sz="4" w:space="0" w:color="auto"/>
              <w:right w:val="single" w:sz="4" w:space="0" w:color="auto"/>
            </w:tcBorders>
            <w:shd w:val="clear" w:color="auto" w:fill="C00000"/>
            <w:hideMark/>
          </w:tcPr>
          <w:p w14:paraId="2F0AE0DA" w14:textId="312B3FC0"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Priorität</w:t>
            </w:r>
          </w:p>
        </w:tc>
        <w:tc>
          <w:tcPr>
            <w:tcW w:w="4403" w:type="dxa"/>
            <w:tcBorders>
              <w:top w:val="single" w:sz="4" w:space="0" w:color="auto"/>
              <w:left w:val="single" w:sz="4" w:space="0" w:color="auto"/>
              <w:bottom w:val="single" w:sz="4" w:space="0" w:color="auto"/>
              <w:right w:val="single" w:sz="4" w:space="0" w:color="auto"/>
            </w:tcBorders>
            <w:shd w:val="clear" w:color="auto" w:fill="C00000"/>
            <w:hideMark/>
          </w:tcPr>
          <w:p w14:paraId="4F60E7A8" w14:textId="4714487F"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Kommentar</w:t>
            </w:r>
          </w:p>
        </w:tc>
        <w:tc>
          <w:tcPr>
            <w:tcW w:w="1120" w:type="dxa"/>
            <w:tcBorders>
              <w:top w:val="single" w:sz="4" w:space="0" w:color="auto"/>
              <w:left w:val="single" w:sz="4" w:space="0" w:color="auto"/>
              <w:bottom w:val="single" w:sz="4" w:space="0" w:color="auto"/>
              <w:right w:val="single" w:sz="4" w:space="0" w:color="auto"/>
            </w:tcBorders>
            <w:shd w:val="clear" w:color="auto" w:fill="C00000"/>
          </w:tcPr>
          <w:p w14:paraId="7172354B" w14:textId="55A95DBA" w:rsidR="00E67D9A" w:rsidRPr="001F59EC" w:rsidRDefault="00E67D9A" w:rsidP="218DE66B">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Status</w:t>
            </w:r>
          </w:p>
        </w:tc>
      </w:tr>
      <w:tr w:rsidR="00E67D9A" w:rsidRPr="001F59EC" w14:paraId="5D5BC010" w14:textId="0850F235"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457801D" w14:textId="101C53DC" w:rsidR="00E67D9A" w:rsidRPr="001F59EC" w:rsidRDefault="00E67D9A" w:rsidP="00882A31">
            <w:pPr>
              <w:rPr>
                <w:rFonts w:asciiTheme="majorHAnsi" w:hAnsiTheme="majorHAnsi" w:cstheme="majorHAnsi"/>
              </w:rPr>
            </w:pPr>
            <w:r w:rsidRPr="001F59EC">
              <w:rPr>
                <w:rFonts w:asciiTheme="majorHAnsi" w:hAnsiTheme="majorHAnsi" w:cstheme="majorHAnsi"/>
              </w:rPr>
              <w:t>[SPAM] Emailing</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3BDAB3E0" w14:textId="4A34E2C5" w:rsidR="00E67D9A" w:rsidRPr="001F59EC" w:rsidRDefault="00E67D9A" w:rsidP="00882A31">
            <w:pPr>
              <w:rPr>
                <w:rFonts w:asciiTheme="majorHAnsi" w:hAnsiTheme="majorHAnsi" w:cstheme="majorHAnsi"/>
              </w:rPr>
            </w:pPr>
            <w:r w:rsidRPr="001F59EC">
              <w:rPr>
                <w:rFonts w:asciiTheme="majorHAnsi" w:hAnsiTheme="majorHAnsi" w:cstheme="majorHAnsi"/>
              </w:rPr>
              <w:t>0</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0335BF6" w14:textId="2D9B4775"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BB568DD" w14:textId="74DCD28F"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2691EC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4ACF27E" w14:textId="29C9D2EC" w:rsidR="00E67D9A" w:rsidRPr="001F59EC" w:rsidRDefault="00E67D9A" w:rsidP="00882A31">
            <w:pPr>
              <w:rPr>
                <w:rFonts w:asciiTheme="majorHAnsi" w:hAnsiTheme="majorHAnsi" w:cstheme="majorHAnsi"/>
              </w:rPr>
            </w:pPr>
            <w:r w:rsidRPr="001F59EC">
              <w:rPr>
                <w:rFonts w:asciiTheme="majorHAnsi" w:hAnsiTheme="majorHAnsi" w:cstheme="majorHAnsi"/>
              </w:rPr>
              <w:t>Block creditcontrol</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9DFC456" w14:textId="31C367E4" w:rsidR="00E67D9A" w:rsidRPr="001F59EC" w:rsidRDefault="00E67D9A" w:rsidP="00882A31">
            <w:pPr>
              <w:rPr>
                <w:rFonts w:asciiTheme="majorHAnsi" w:hAnsiTheme="majorHAnsi" w:cstheme="majorHAnsi"/>
              </w:rPr>
            </w:pPr>
            <w:r w:rsidRPr="001F59EC">
              <w:rPr>
                <w:rFonts w:asciiTheme="majorHAnsi" w:hAnsiTheme="majorHAnsi" w:cstheme="majorHAnsi"/>
              </w:rPr>
              <w:t>1</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87BD4C3"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19DF530" w14:textId="5686B05C"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365DC685"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0AF1E09" w14:textId="3EAD83D2" w:rsidR="00E67D9A" w:rsidRPr="001F59EC" w:rsidRDefault="00E67D9A" w:rsidP="00882A31">
            <w:pPr>
              <w:rPr>
                <w:rFonts w:asciiTheme="majorHAnsi" w:hAnsiTheme="majorHAnsi" w:cstheme="majorHAnsi"/>
              </w:rPr>
            </w:pPr>
            <w:r w:rsidRPr="001F59EC">
              <w:rPr>
                <w:rFonts w:asciiTheme="majorHAnsi" w:hAnsiTheme="majorHAnsi" w:cstheme="majorHAnsi"/>
              </w:rPr>
              <w:t>21C-Softwareinstall servicedesk@ahd.de hinzufügen</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9202F70" w14:textId="23C2AAE0" w:rsidR="00E67D9A" w:rsidRPr="001F59EC" w:rsidRDefault="00E67D9A" w:rsidP="00882A31">
            <w:pPr>
              <w:rPr>
                <w:rFonts w:asciiTheme="majorHAnsi" w:hAnsiTheme="majorHAnsi" w:cstheme="majorHAnsi"/>
              </w:rPr>
            </w:pPr>
            <w:r w:rsidRPr="001F59EC">
              <w:rPr>
                <w:rFonts w:asciiTheme="majorHAnsi" w:hAnsiTheme="majorHAnsi" w:cstheme="majorHAnsi"/>
              </w:rPr>
              <w:t>2</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2C8B24F" w14:textId="581570C4" w:rsidR="00E67D9A" w:rsidRPr="001F59EC" w:rsidRDefault="00E67D9A" w:rsidP="00882A31">
            <w:pPr>
              <w:rPr>
                <w:rFonts w:asciiTheme="majorHAnsi" w:hAnsiTheme="majorHAnsi" w:cstheme="majorHAnsi"/>
              </w:rPr>
            </w:pPr>
            <w:r w:rsidRPr="001F59EC">
              <w:rPr>
                <w:rFonts w:asciiTheme="majorHAnsi" w:hAnsiTheme="majorHAnsi" w:cstheme="majorHAnsi"/>
              </w:rPr>
              <w:t xml:space="preserve">Koppers - Proact Servicedesk explizit in den "To:"-Header hinzufügen, damit die Mails seitens Proact importiert werden </w:t>
            </w: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86D3348" w14:textId="0C4A109C"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420514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17C4D6E" w14:textId="23404E31" w:rsidR="00E67D9A" w:rsidRPr="001F59EC" w:rsidRDefault="00E67D9A" w:rsidP="00882A31">
            <w:pPr>
              <w:rPr>
                <w:rFonts w:asciiTheme="majorHAnsi" w:hAnsiTheme="majorHAnsi" w:cstheme="majorHAnsi"/>
              </w:rPr>
            </w:pPr>
            <w:r w:rsidRPr="001F59EC">
              <w:rPr>
                <w:rFonts w:asciiTheme="majorHAnsi" w:hAnsiTheme="majorHAnsi" w:cstheme="majorHAnsi"/>
              </w:rPr>
              <w:t>Gesendete Mails von Info</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8B31DB8" w14:textId="7AA44868" w:rsidR="00E67D9A" w:rsidRPr="001F59EC" w:rsidRDefault="00E67D9A" w:rsidP="00882A31">
            <w:pPr>
              <w:rPr>
                <w:rFonts w:asciiTheme="majorHAnsi" w:hAnsiTheme="majorHAnsi" w:cstheme="majorHAnsi"/>
              </w:rPr>
            </w:pPr>
            <w:r w:rsidRPr="001F59EC">
              <w:rPr>
                <w:rFonts w:asciiTheme="majorHAnsi" w:hAnsiTheme="majorHAnsi" w:cstheme="majorHAnsi"/>
              </w:rPr>
              <w:t>3</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A8814DB"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194D673" w14:textId="1710C9BD"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5FF879BB"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89BC2BB" w14:textId="59BAE5AC" w:rsidR="00E67D9A" w:rsidRPr="001F59EC" w:rsidRDefault="00E67D9A" w:rsidP="00882A31">
            <w:pPr>
              <w:rPr>
                <w:rFonts w:asciiTheme="majorHAnsi" w:hAnsiTheme="majorHAnsi" w:cstheme="majorHAnsi"/>
              </w:rPr>
            </w:pPr>
            <w:r w:rsidRPr="001F59EC">
              <w:rPr>
                <w:rFonts w:asciiTheme="majorHAnsi" w:hAnsiTheme="majorHAnsi" w:cstheme="majorHAnsi"/>
              </w:rPr>
              <w:t>Mails von conny.craemer@t-online.de an T.Schnur</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A8A6923" w14:textId="7E8C81A7" w:rsidR="00E67D9A" w:rsidRPr="001F59EC" w:rsidRDefault="00E67D9A" w:rsidP="00882A31">
            <w:pPr>
              <w:rPr>
                <w:rFonts w:asciiTheme="majorHAnsi" w:hAnsiTheme="majorHAnsi" w:cstheme="majorHAnsi"/>
              </w:rPr>
            </w:pPr>
            <w:r w:rsidRPr="001F59EC">
              <w:rPr>
                <w:rFonts w:asciiTheme="majorHAnsi" w:hAnsiTheme="majorHAnsi" w:cstheme="majorHAnsi"/>
              </w:rPr>
              <w:t>4</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AF01816" w14:textId="6F444996" w:rsidR="00E67D9A" w:rsidRPr="001F59EC" w:rsidRDefault="00E67D9A" w:rsidP="00882A31">
            <w:pPr>
              <w:rPr>
                <w:rFonts w:asciiTheme="majorHAnsi" w:hAnsiTheme="majorHAnsi" w:cstheme="majorHAnsi"/>
              </w:rPr>
            </w:pPr>
            <w:r w:rsidRPr="001F59EC">
              <w:rPr>
                <w:rFonts w:asciiTheme="majorHAnsi" w:hAnsiTheme="majorHAnsi" w:cstheme="majorHAnsi"/>
              </w:rPr>
              <w:t>Mails mit dem Betreff "Bearbeitungshinweis ICKV" werden als Kopie in den Unterordner Bearbeitungshinweis_ICKV kopiert.</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7D902EB" w14:textId="7A182129"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70A54D56"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466AF27" w14:textId="33DC035A" w:rsidR="00E67D9A" w:rsidRPr="001F59EC" w:rsidRDefault="00E67D9A" w:rsidP="00882A31">
            <w:pPr>
              <w:rPr>
                <w:rFonts w:asciiTheme="majorHAnsi" w:hAnsiTheme="majorHAnsi" w:cstheme="majorHAnsi"/>
              </w:rPr>
            </w:pPr>
            <w:r w:rsidRPr="001F59EC">
              <w:rPr>
                <w:rFonts w:asciiTheme="majorHAnsi" w:hAnsiTheme="majorHAnsi" w:cstheme="majorHAnsi"/>
              </w:rPr>
              <w:lastRenderedPageBreak/>
              <w:t>Kopie von FAMI_Mediakom in Unterordner</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25A489C" w14:textId="733A1623" w:rsidR="00E67D9A" w:rsidRPr="001F59EC" w:rsidRDefault="00E67D9A" w:rsidP="00882A31">
            <w:pPr>
              <w:rPr>
                <w:rFonts w:asciiTheme="majorHAnsi" w:hAnsiTheme="majorHAnsi" w:cstheme="majorHAnsi"/>
              </w:rPr>
            </w:pPr>
            <w:r w:rsidRPr="001F59EC">
              <w:rPr>
                <w:rFonts w:asciiTheme="majorHAnsi" w:hAnsiTheme="majorHAnsi" w:cstheme="majorHAnsi"/>
              </w:rPr>
              <w:t>5</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CA02930" w14:textId="430FF727" w:rsidR="00E67D9A" w:rsidRPr="001F59EC" w:rsidRDefault="00E67D9A" w:rsidP="00882A31">
            <w:pPr>
              <w:rPr>
                <w:rFonts w:asciiTheme="majorHAnsi" w:hAnsiTheme="majorHAnsi" w:cstheme="majorHAnsi"/>
              </w:rPr>
            </w:pPr>
            <w:r w:rsidRPr="001F59EC">
              <w:rPr>
                <w:rFonts w:asciiTheme="majorHAnsi" w:hAnsiTheme="majorHAnsi" w:cstheme="majorHAnsi"/>
              </w:rPr>
              <w:t>Mails mit dem Betreff "Bearbeitungshinweis ICKV" werden als Kopie in den Unterordner Bearbeitungshinweis_ICKV kopiert.</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7591034" w14:textId="0ABD295E"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5315B31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F34EB86" w14:textId="709D7E22" w:rsidR="00E67D9A" w:rsidRPr="001F59EC" w:rsidRDefault="00E67D9A" w:rsidP="00882A31">
            <w:pPr>
              <w:rPr>
                <w:rFonts w:asciiTheme="majorHAnsi" w:hAnsiTheme="majorHAnsi" w:cstheme="majorHAnsi"/>
              </w:rPr>
            </w:pPr>
            <w:r w:rsidRPr="001F59EC">
              <w:rPr>
                <w:rFonts w:asciiTheme="majorHAnsi" w:hAnsiTheme="majorHAnsi" w:cstheme="majorHAnsi"/>
              </w:rPr>
              <w:t>gkv-sv-mitgliederinfo</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C3C6919" w14:textId="6B0BD30C" w:rsidR="00E67D9A" w:rsidRPr="001F59EC" w:rsidRDefault="00E67D9A" w:rsidP="00882A31">
            <w:pPr>
              <w:rPr>
                <w:rFonts w:asciiTheme="majorHAnsi" w:hAnsiTheme="majorHAnsi" w:cstheme="majorHAnsi"/>
              </w:rPr>
            </w:pPr>
            <w:r w:rsidRPr="001F59EC">
              <w:rPr>
                <w:rFonts w:asciiTheme="majorHAnsi" w:hAnsiTheme="majorHAnsi" w:cstheme="majorHAnsi"/>
              </w:rPr>
              <w:t>6</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4988966" w14:textId="21B77D44" w:rsidR="00E67D9A" w:rsidRPr="001F59EC" w:rsidRDefault="00E67D9A" w:rsidP="00882A31">
            <w:pPr>
              <w:rPr>
                <w:rFonts w:asciiTheme="majorHAnsi" w:hAnsiTheme="majorHAnsi" w:cstheme="majorHAnsi"/>
              </w:rPr>
            </w:pPr>
            <w:r w:rsidRPr="001F59EC">
              <w:rPr>
                <w:rFonts w:asciiTheme="majorHAnsi" w:hAnsiTheme="majorHAnsi" w:cstheme="majorHAnsi"/>
              </w:rPr>
              <w:t>Umleitung zum landesverband-berlin@big-direkt.de</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ADBD310" w14:textId="15E8BE36" w:rsidR="00E67D9A" w:rsidRPr="001F59EC" w:rsidRDefault="00E67D9A" w:rsidP="00882A31">
            <w:pPr>
              <w:rPr>
                <w:rFonts w:asciiTheme="majorHAnsi" w:hAnsiTheme="majorHAnsi" w:cstheme="majorHAnsi"/>
              </w:rPr>
            </w:pPr>
            <w:r w:rsidRPr="001F59EC">
              <w:rPr>
                <w:rFonts w:asciiTheme="majorHAnsi" w:hAnsiTheme="majorHAnsi" w:cstheme="majorHAnsi"/>
              </w:rPr>
              <w:t>Enabled</w:t>
            </w:r>
          </w:p>
        </w:tc>
      </w:tr>
      <w:tr w:rsidR="00E67D9A" w:rsidRPr="001F59EC" w14:paraId="53B5D198"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36922A2" w14:textId="77126EE5" w:rsidR="00E67D9A" w:rsidRPr="001F59EC" w:rsidRDefault="00E67D9A" w:rsidP="00882A31">
            <w:pPr>
              <w:rPr>
                <w:rFonts w:asciiTheme="majorHAnsi" w:hAnsiTheme="majorHAnsi" w:cstheme="majorHAnsi"/>
              </w:rPr>
            </w:pPr>
            <w:r w:rsidRPr="001F59EC">
              <w:rPr>
                <w:rFonts w:asciiTheme="majorHAnsi" w:hAnsiTheme="majorHAnsi" w:cstheme="majorHAnsi"/>
              </w:rPr>
              <w:t>Info-Email-Archiv</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3628BA0" w14:textId="52B27179" w:rsidR="00E67D9A" w:rsidRPr="001F59EC" w:rsidRDefault="00E67D9A" w:rsidP="00882A31">
            <w:pPr>
              <w:rPr>
                <w:rFonts w:asciiTheme="majorHAnsi" w:hAnsiTheme="majorHAnsi" w:cstheme="majorHAnsi"/>
              </w:rPr>
            </w:pPr>
            <w:r w:rsidRPr="001F59EC">
              <w:rPr>
                <w:rFonts w:asciiTheme="majorHAnsi" w:hAnsiTheme="majorHAnsi" w:cstheme="majorHAnsi"/>
              </w:rPr>
              <w:t>7</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6934CBE"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BF40A23" w14:textId="1CD5E6E6"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714358D"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52421FA" w14:textId="68E6EE80" w:rsidR="00E67D9A" w:rsidRPr="001F59EC" w:rsidRDefault="00E67D9A" w:rsidP="00882A31">
            <w:pPr>
              <w:rPr>
                <w:rFonts w:asciiTheme="majorHAnsi" w:hAnsiTheme="majorHAnsi" w:cstheme="majorHAnsi"/>
              </w:rPr>
            </w:pPr>
            <w:r w:rsidRPr="001F59EC">
              <w:rPr>
                <w:rFonts w:asciiTheme="majorHAnsi" w:hAnsiTheme="majorHAnsi" w:cstheme="majorHAnsi"/>
              </w:rPr>
              <w:t>MrsFaxerAus</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63837B4" w14:textId="0C4CC838" w:rsidR="00E67D9A" w:rsidRPr="001F59EC" w:rsidRDefault="00E67D9A" w:rsidP="00882A31">
            <w:pPr>
              <w:rPr>
                <w:rFonts w:asciiTheme="majorHAnsi" w:hAnsiTheme="majorHAnsi" w:cstheme="majorHAnsi"/>
              </w:rPr>
            </w:pPr>
            <w:r w:rsidRPr="001F59EC">
              <w:rPr>
                <w:rFonts w:asciiTheme="majorHAnsi" w:hAnsiTheme="majorHAnsi" w:cstheme="majorHAnsi"/>
              </w:rPr>
              <w:t>8</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5BDE3F5"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0DF199A" w14:textId="5507D1C1"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0F66CF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FA688B9" w14:textId="0AEBFC05" w:rsidR="00E67D9A" w:rsidRPr="001F59EC" w:rsidRDefault="00E67D9A" w:rsidP="00882A31">
            <w:pPr>
              <w:rPr>
                <w:rFonts w:asciiTheme="majorHAnsi" w:hAnsiTheme="majorHAnsi" w:cstheme="majorHAnsi"/>
              </w:rPr>
            </w:pPr>
            <w:r w:rsidRPr="001F59EC">
              <w:rPr>
                <w:rFonts w:asciiTheme="majorHAnsi" w:hAnsiTheme="majorHAnsi" w:cstheme="majorHAnsi"/>
              </w:rPr>
              <w:t>Faxarchiv</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2D7F8B8" w14:textId="25C2EF59" w:rsidR="00E67D9A" w:rsidRPr="001F59EC" w:rsidRDefault="00E67D9A" w:rsidP="00882A31">
            <w:pPr>
              <w:rPr>
                <w:rFonts w:asciiTheme="majorHAnsi" w:hAnsiTheme="majorHAnsi" w:cstheme="majorHAnsi"/>
              </w:rPr>
            </w:pPr>
            <w:r w:rsidRPr="001F59EC">
              <w:rPr>
                <w:rFonts w:asciiTheme="majorHAnsi" w:hAnsiTheme="majorHAnsi" w:cstheme="majorHAnsi"/>
              </w:rPr>
              <w:t>9</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26DB10A"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252DB2C3" w14:textId="2806CEE7"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1755999A"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3579925" w14:textId="1A301240" w:rsidR="00E67D9A" w:rsidRPr="001F59EC" w:rsidRDefault="00E67D9A" w:rsidP="00882A31">
            <w:pPr>
              <w:rPr>
                <w:rFonts w:asciiTheme="majorHAnsi" w:hAnsiTheme="majorHAnsi" w:cstheme="majorHAnsi"/>
              </w:rPr>
            </w:pPr>
            <w:r w:rsidRPr="001F59EC">
              <w:rPr>
                <w:rFonts w:asciiTheme="majorHAnsi" w:hAnsiTheme="majorHAnsi" w:cstheme="majorHAnsi"/>
              </w:rPr>
              <w:t>Disclaimer Dortmund mit Titel</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29B1421" w14:textId="34B6A902" w:rsidR="00E67D9A" w:rsidRPr="001F59EC" w:rsidRDefault="00E67D9A" w:rsidP="00882A31">
            <w:pPr>
              <w:rPr>
                <w:rFonts w:asciiTheme="majorHAnsi" w:hAnsiTheme="majorHAnsi" w:cstheme="majorHAnsi"/>
              </w:rPr>
            </w:pPr>
            <w:r w:rsidRPr="001F59EC">
              <w:rPr>
                <w:rFonts w:asciiTheme="majorHAnsi" w:hAnsiTheme="majorHAnsi" w:cstheme="majorHAnsi"/>
              </w:rPr>
              <w:t>10</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2602135" w14:textId="74ACAF3E" w:rsidR="00E67D9A" w:rsidRPr="001F59EC" w:rsidRDefault="00E67D9A" w:rsidP="00882A31">
            <w:pPr>
              <w:rPr>
                <w:rFonts w:asciiTheme="majorHAnsi" w:hAnsiTheme="majorHAnsi" w:cstheme="majorHAnsi"/>
              </w:rPr>
            </w:pPr>
            <w:r w:rsidRPr="001F59EC">
              <w:rPr>
                <w:rFonts w:asciiTheme="majorHAnsi" w:hAnsiTheme="majorHAnsi" w:cstheme="majorHAnsi"/>
              </w:rPr>
              <w:t>Disclaimer Dortmund mit Titel</w:t>
            </w: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CE6EBAE" w14:textId="283C3C13"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07E35842"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89A044A" w14:textId="750FC048" w:rsidR="00E67D9A" w:rsidRPr="001F59EC" w:rsidRDefault="00E67D9A" w:rsidP="00882A31">
            <w:pPr>
              <w:rPr>
                <w:rFonts w:asciiTheme="majorHAnsi" w:hAnsiTheme="majorHAnsi" w:cstheme="majorHAnsi"/>
              </w:rPr>
            </w:pPr>
            <w:r w:rsidRPr="001F59EC">
              <w:rPr>
                <w:rFonts w:asciiTheme="majorHAnsi" w:hAnsiTheme="majorHAnsi" w:cstheme="majorHAnsi"/>
              </w:rPr>
              <w:t>Betreff PZR oder Professionelle Zahnreinigung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7A3372A" w14:textId="34E2EC33" w:rsidR="00E67D9A" w:rsidRPr="001F59EC" w:rsidRDefault="00E67D9A" w:rsidP="00882A31">
            <w:pPr>
              <w:rPr>
                <w:rFonts w:asciiTheme="majorHAnsi" w:hAnsiTheme="majorHAnsi" w:cstheme="majorHAnsi"/>
              </w:rPr>
            </w:pPr>
            <w:r w:rsidRPr="001F59EC">
              <w:rPr>
                <w:rFonts w:asciiTheme="majorHAnsi" w:hAnsiTheme="majorHAnsi" w:cstheme="majorHAnsi"/>
              </w:rPr>
              <w:t>11</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B882D81"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246B99B" w14:textId="29D97BAC"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793EB44F"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137E074" w14:textId="0979FC19" w:rsidR="00E67D9A" w:rsidRPr="001F59EC" w:rsidRDefault="00E67D9A" w:rsidP="00882A31">
            <w:pPr>
              <w:rPr>
                <w:rFonts w:asciiTheme="majorHAnsi" w:hAnsiTheme="majorHAnsi" w:cstheme="majorHAnsi"/>
              </w:rPr>
            </w:pPr>
            <w:r w:rsidRPr="001F59EC">
              <w:rPr>
                <w:rFonts w:asciiTheme="majorHAnsi" w:hAnsiTheme="majorHAnsi" w:cstheme="majorHAnsi"/>
              </w:rPr>
              <w:t>Kopie von Betreff PZR oder Professionelle Zahnreinigung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7AAA473" w14:textId="1A7AA9EF" w:rsidR="00E67D9A" w:rsidRPr="001F59EC" w:rsidRDefault="00E67D9A" w:rsidP="00882A31">
            <w:pPr>
              <w:rPr>
                <w:rFonts w:asciiTheme="majorHAnsi" w:hAnsiTheme="majorHAnsi" w:cstheme="majorHAnsi"/>
              </w:rPr>
            </w:pPr>
            <w:r w:rsidRPr="001F59EC">
              <w:rPr>
                <w:rFonts w:asciiTheme="majorHAnsi" w:hAnsiTheme="majorHAnsi" w:cstheme="majorHAnsi"/>
              </w:rPr>
              <w:t>12</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8738F3E"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444B1198" w14:textId="4BB41172"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0D2D2F55"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F1E4AE0" w14:textId="27C8F737" w:rsidR="00E67D9A" w:rsidRPr="001F59EC" w:rsidRDefault="00E67D9A" w:rsidP="00882A31">
            <w:pPr>
              <w:rPr>
                <w:rFonts w:asciiTheme="majorHAnsi" w:hAnsiTheme="majorHAnsi" w:cstheme="majorHAnsi"/>
              </w:rPr>
            </w:pPr>
            <w:r w:rsidRPr="001F59EC">
              <w:rPr>
                <w:rFonts w:asciiTheme="majorHAnsi" w:hAnsiTheme="majorHAnsi" w:cstheme="majorHAnsi"/>
              </w:rPr>
              <w:t>Nachrichtentyp: Lesebestätigung</w:t>
            </w: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682B37A2" w14:textId="1F194F83" w:rsidR="00E67D9A" w:rsidRPr="001F59EC" w:rsidRDefault="00E67D9A" w:rsidP="218DE66B">
            <w:pPr>
              <w:rPr>
                <w:rFonts w:asciiTheme="majorHAnsi" w:eastAsia="Times New Roman" w:hAnsiTheme="majorHAnsi" w:cstheme="majorHAnsi"/>
              </w:rPr>
            </w:pPr>
            <w:r w:rsidRPr="001F59EC">
              <w:rPr>
                <w:rFonts w:asciiTheme="majorHAnsi" w:hAnsiTheme="majorHAnsi" w:cstheme="majorHAnsi"/>
              </w:rPr>
              <w:t>13</w:t>
            </w: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5D022DE6" w14:textId="77777777" w:rsidR="00E67D9A" w:rsidRPr="001F59EC" w:rsidRDefault="00E67D9A" w:rsidP="00882A31">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37A7A78C" w14:textId="60A66089" w:rsidR="00E67D9A" w:rsidRPr="001F59EC" w:rsidRDefault="00E67D9A" w:rsidP="00882A31">
            <w:pPr>
              <w:rPr>
                <w:rFonts w:asciiTheme="majorHAnsi" w:hAnsiTheme="majorHAnsi" w:cstheme="majorHAnsi"/>
              </w:rPr>
            </w:pPr>
            <w:r w:rsidRPr="001F59EC">
              <w:rPr>
                <w:rFonts w:asciiTheme="majorHAnsi" w:hAnsiTheme="majorHAnsi" w:cstheme="majorHAnsi"/>
              </w:rPr>
              <w:t>Disabled</w:t>
            </w:r>
          </w:p>
        </w:tc>
      </w:tr>
      <w:tr w:rsidR="00E67D9A" w:rsidRPr="001F59EC" w14:paraId="5A653A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2393D6B" w14:textId="6EF20766" w:rsidR="00E67D9A" w:rsidRPr="001F59EC" w:rsidRDefault="00E67D9A" w:rsidP="004F6A3C">
            <w:pPr>
              <w:rPr>
                <w:rFonts w:asciiTheme="majorHAnsi" w:hAnsiTheme="majorHAnsi" w:cstheme="majorHAnsi"/>
              </w:rPr>
            </w:pPr>
            <w:r w:rsidRPr="001F59EC">
              <w:rPr>
                <w:rFonts w:asciiTheme="majorHAnsi" w:hAnsiTheme="majorHAnsi" w:cstheme="majorHAnsi"/>
              </w:rPr>
              <w:t>Privat @pi-asp.de, @limesurvey.org</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8F5FFE0" w14:textId="0E1012A9" w:rsidR="00E67D9A" w:rsidRPr="001F59EC" w:rsidRDefault="00E67D9A" w:rsidP="004F6A3C">
            <w:pPr>
              <w:rPr>
                <w:rFonts w:asciiTheme="majorHAnsi" w:hAnsiTheme="majorHAnsi" w:cstheme="majorHAnsi"/>
              </w:rPr>
            </w:pPr>
            <w:r w:rsidRPr="001F59EC">
              <w:rPr>
                <w:rFonts w:asciiTheme="majorHAnsi" w:hAnsiTheme="majorHAnsi" w:cstheme="majorHAnsi"/>
              </w:rPr>
              <w:t>14</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065EB3A" w14:textId="77777777" w:rsidR="00E67D9A" w:rsidRPr="001F59EC" w:rsidRDefault="00E67D9A" w:rsidP="004F6A3C">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0FDC20C" w14:textId="45EBF76F"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BB39BE" w:rsidRPr="001F59EC" w14:paraId="1DB8A35E"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4900676" w14:textId="3CD71D71" w:rsidR="00BB39BE" w:rsidRPr="001F59EC" w:rsidRDefault="000B2568" w:rsidP="004F6A3C">
            <w:pPr>
              <w:rPr>
                <w:rFonts w:asciiTheme="majorHAnsi" w:hAnsiTheme="majorHAnsi" w:cstheme="majorHAnsi"/>
              </w:rPr>
            </w:pPr>
            <w:r w:rsidRPr="001F59EC">
              <w:rPr>
                <w:rFonts w:asciiTheme="majorHAnsi" w:hAnsiTheme="majorHAnsi" w:cstheme="majorHAnsi"/>
              </w:rPr>
              <w:t>Privat voting@polyas.com</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454C7CB" w14:textId="169E04EB" w:rsidR="00BB39BE" w:rsidRPr="001F59EC" w:rsidRDefault="000B2568" w:rsidP="004F6A3C">
            <w:pPr>
              <w:rPr>
                <w:rFonts w:asciiTheme="majorHAnsi" w:hAnsiTheme="majorHAnsi" w:cstheme="majorHAnsi"/>
              </w:rPr>
            </w:pPr>
            <w:r w:rsidRPr="001F59EC">
              <w:rPr>
                <w:rFonts w:asciiTheme="majorHAnsi" w:hAnsiTheme="majorHAnsi" w:cstheme="majorHAnsi"/>
              </w:rPr>
              <w:t>15</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38171F1" w14:textId="18A06937" w:rsidR="00BB39BE" w:rsidRPr="001F59EC" w:rsidRDefault="00D6553D" w:rsidP="004F6A3C">
            <w:pPr>
              <w:rPr>
                <w:rFonts w:asciiTheme="majorHAnsi" w:hAnsiTheme="majorHAnsi" w:cstheme="majorHAnsi"/>
              </w:rPr>
            </w:pPr>
            <w:r w:rsidRPr="001F59EC">
              <w:rPr>
                <w:rFonts w:asciiTheme="majorHAnsi" w:hAnsiTheme="majorHAnsi" w:cstheme="majorHAnsi"/>
              </w:rPr>
              <w:t>erstellt von SSa, ITO-92685..</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7FCF10F" w14:textId="07923176" w:rsidR="00BB39BE" w:rsidRPr="001F59EC" w:rsidRDefault="000B2568" w:rsidP="004F6A3C">
            <w:pPr>
              <w:rPr>
                <w:rFonts w:asciiTheme="majorHAnsi" w:hAnsiTheme="majorHAnsi" w:cstheme="majorHAnsi"/>
              </w:rPr>
            </w:pPr>
            <w:r w:rsidRPr="001F59EC">
              <w:rPr>
                <w:rFonts w:asciiTheme="majorHAnsi" w:hAnsiTheme="majorHAnsi" w:cstheme="majorHAnsi"/>
              </w:rPr>
              <w:t>Enabled</w:t>
            </w:r>
          </w:p>
        </w:tc>
      </w:tr>
      <w:tr w:rsidR="00E67D9A" w:rsidRPr="001F59EC" w14:paraId="041A0B44"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A5C59BF" w14:textId="2A744497" w:rsidR="00E67D9A" w:rsidRPr="001F59EC" w:rsidRDefault="00E67D9A" w:rsidP="004F6A3C">
            <w:pPr>
              <w:rPr>
                <w:rFonts w:asciiTheme="majorHAnsi" w:hAnsiTheme="majorHAnsi" w:cstheme="majorHAnsi"/>
              </w:rPr>
            </w:pPr>
            <w:r w:rsidRPr="001F59EC">
              <w:rPr>
                <w:rFonts w:asciiTheme="majorHAnsi" w:hAnsiTheme="majorHAnsi" w:cstheme="majorHAnsi"/>
              </w:rPr>
              <w:t>Remove Read Reciept</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53EBE2FB" w14:textId="03B78A12" w:rsidR="00E67D9A" w:rsidRPr="001F59EC" w:rsidRDefault="00E67D9A" w:rsidP="004F6A3C">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6</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B6F94EC" w14:textId="44CD20C5" w:rsidR="00E67D9A" w:rsidRPr="001F59EC" w:rsidRDefault="00D6553D" w:rsidP="004F6A3C">
            <w:pPr>
              <w:rPr>
                <w:rFonts w:asciiTheme="majorHAnsi" w:hAnsiTheme="majorHAnsi" w:cstheme="majorHAnsi"/>
              </w:rPr>
            </w:pPr>
            <w:r w:rsidRPr="001F59EC">
              <w:rPr>
                <w:rFonts w:asciiTheme="majorHAnsi" w:hAnsiTheme="majorHAnsi" w:cstheme="majorHAnsi"/>
              </w:rPr>
              <w:t>Im Modus AuditAndNotify</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2B0DE21" w14:textId="52863D4C"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E67D9A" w:rsidRPr="001F59EC" w14:paraId="0074DC8C"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4FA479F" w14:textId="21325F3C" w:rsidR="00E67D9A" w:rsidRPr="001F59EC" w:rsidRDefault="00E67D9A" w:rsidP="004F6A3C">
            <w:pPr>
              <w:rPr>
                <w:rFonts w:asciiTheme="majorHAnsi" w:hAnsiTheme="majorHAnsi" w:cstheme="majorHAnsi"/>
              </w:rPr>
            </w:pPr>
            <w:r w:rsidRPr="001F59EC">
              <w:rPr>
                <w:rFonts w:asciiTheme="majorHAnsi" w:hAnsiTheme="majorHAnsi" w:cstheme="majorHAnsi"/>
              </w:rPr>
              <w:t>Bypass @sosafe.de</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09A8B8E" w14:textId="1B50CCEB" w:rsidR="00E67D9A" w:rsidRPr="001F59EC" w:rsidRDefault="00E67D9A" w:rsidP="004F6A3C">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7</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73E8BCE5" w14:textId="0FFE5DDC" w:rsidR="00E67D9A" w:rsidRPr="001F59EC" w:rsidRDefault="00E67D9A" w:rsidP="004F6A3C">
            <w:pPr>
              <w:rPr>
                <w:rFonts w:asciiTheme="majorHAnsi" w:hAnsiTheme="majorHAnsi" w:cstheme="majorHAnsi"/>
              </w:rPr>
            </w:pPr>
            <w:r w:rsidRPr="001F59EC">
              <w:rPr>
                <w:rFonts w:asciiTheme="majorHAnsi" w:hAnsiTheme="majorHAnsi" w:cstheme="majorHAnsi"/>
              </w:rPr>
              <w:t>ITO-76870</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42A39633" w14:textId="57EF52C4" w:rsidR="00E67D9A" w:rsidRPr="001F59EC" w:rsidRDefault="00E67D9A" w:rsidP="004F6A3C">
            <w:pPr>
              <w:rPr>
                <w:rFonts w:asciiTheme="majorHAnsi" w:hAnsiTheme="majorHAnsi" w:cstheme="majorHAnsi"/>
              </w:rPr>
            </w:pPr>
            <w:r w:rsidRPr="001F59EC">
              <w:rPr>
                <w:rFonts w:asciiTheme="majorHAnsi" w:hAnsiTheme="majorHAnsi" w:cstheme="majorHAnsi"/>
              </w:rPr>
              <w:t>Enabled</w:t>
            </w:r>
          </w:p>
        </w:tc>
      </w:tr>
      <w:tr w:rsidR="00E67D9A" w:rsidRPr="001F59EC" w14:paraId="4F406823" w14:textId="77777777" w:rsidTr="0000162C">
        <w:trPr>
          <w:trHeight w:val="465"/>
        </w:trPr>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5393F4C" w14:textId="7D444399" w:rsidR="00E67D9A" w:rsidRPr="001F59EC" w:rsidRDefault="00E67D9A" w:rsidP="19E73874">
            <w:pPr>
              <w:rPr>
                <w:rFonts w:asciiTheme="majorHAnsi" w:hAnsiTheme="majorHAnsi" w:cstheme="majorHAnsi"/>
              </w:rPr>
            </w:pPr>
            <w:r w:rsidRPr="001F59EC">
              <w:rPr>
                <w:rFonts w:asciiTheme="majorHAnsi" w:hAnsiTheme="majorHAnsi" w:cstheme="majorHAnsi"/>
              </w:rPr>
              <w:t>Bypass SoSafe Absender SCL-1</w:t>
            </w: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73A9C7F" w14:textId="6A260D69" w:rsidR="00E67D9A" w:rsidRPr="001F59EC" w:rsidRDefault="00E67D9A" w:rsidP="19E73874">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8</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333BEC99" w14:textId="16AFDD5A" w:rsidR="00E67D9A" w:rsidRPr="001F59EC" w:rsidRDefault="00E67D9A" w:rsidP="19E73874">
            <w:pPr>
              <w:rPr>
                <w:rFonts w:asciiTheme="majorHAnsi" w:hAnsiTheme="majorHAnsi" w:cstheme="majorHAnsi"/>
              </w:rPr>
            </w:pPr>
            <w:r w:rsidRPr="001F59EC">
              <w:rPr>
                <w:rFonts w:asciiTheme="majorHAnsi" w:hAnsiTheme="majorHAnsi" w:cstheme="majorHAnsi"/>
              </w:rPr>
              <w:t>CHGPRO0119741</w:t>
            </w: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6B868226" w14:textId="6B175B4D" w:rsidR="00E67D9A" w:rsidRPr="001F59EC" w:rsidRDefault="00E67D9A" w:rsidP="19E73874">
            <w:pPr>
              <w:rPr>
                <w:rFonts w:asciiTheme="majorHAnsi" w:hAnsiTheme="majorHAnsi" w:cstheme="majorHAnsi"/>
              </w:rPr>
            </w:pPr>
            <w:r w:rsidRPr="001F59EC">
              <w:rPr>
                <w:rFonts w:asciiTheme="majorHAnsi" w:hAnsiTheme="majorHAnsi" w:cstheme="majorHAnsi"/>
              </w:rPr>
              <w:t>Enabled</w:t>
            </w:r>
          </w:p>
        </w:tc>
      </w:tr>
      <w:tr w:rsidR="00E67D9A" w:rsidRPr="001F59EC" w14:paraId="769BB2AB" w14:textId="77777777" w:rsidTr="0000162C">
        <w:trPr>
          <w:trHeight w:val="300"/>
        </w:trPr>
        <w:tc>
          <w:tcPr>
            <w:tcW w:w="301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A5BC886" w14:textId="43CA0BA2" w:rsidR="00E67D9A" w:rsidRPr="001F59EC" w:rsidRDefault="00E67D9A" w:rsidP="19E73874">
            <w:pPr>
              <w:rPr>
                <w:rFonts w:asciiTheme="majorHAnsi" w:hAnsiTheme="majorHAnsi" w:cstheme="majorHAnsi"/>
                <w:lang w:val="en-US"/>
              </w:rPr>
            </w:pPr>
            <w:r w:rsidRPr="001F59EC">
              <w:rPr>
                <w:rFonts w:asciiTheme="majorHAnsi" w:hAnsiTheme="majorHAnsi" w:cstheme="majorHAnsi"/>
                <w:lang w:val="en-US"/>
              </w:rPr>
              <w:t>Bypass SoSafe Absender Skip Focused Inbox</w:t>
            </w:r>
          </w:p>
          <w:p w14:paraId="2A8EE0D3" w14:textId="0A7F9019" w:rsidR="00E67D9A" w:rsidRPr="001F59EC" w:rsidRDefault="00E67D9A" w:rsidP="19E73874">
            <w:pPr>
              <w:rPr>
                <w:rFonts w:asciiTheme="majorHAnsi" w:hAnsiTheme="majorHAnsi" w:cstheme="majorHAnsi"/>
                <w:lang w:val="en-US"/>
              </w:rPr>
            </w:pPr>
          </w:p>
        </w:tc>
        <w:tc>
          <w:tcPr>
            <w:tcW w:w="529"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0E364CD1" w14:textId="56795C37" w:rsidR="00E67D9A" w:rsidRPr="001F59EC" w:rsidRDefault="00E67D9A" w:rsidP="19E73874">
            <w:pPr>
              <w:rPr>
                <w:rFonts w:asciiTheme="majorHAnsi" w:hAnsiTheme="majorHAnsi" w:cstheme="majorHAnsi"/>
              </w:rPr>
            </w:pPr>
            <w:r w:rsidRPr="001F59EC">
              <w:rPr>
                <w:rFonts w:asciiTheme="majorHAnsi" w:hAnsiTheme="majorHAnsi" w:cstheme="majorHAnsi"/>
              </w:rPr>
              <w:t>1</w:t>
            </w:r>
            <w:r w:rsidR="000B2568" w:rsidRPr="001F59EC">
              <w:rPr>
                <w:rFonts w:asciiTheme="majorHAnsi" w:hAnsiTheme="majorHAnsi" w:cstheme="majorHAnsi"/>
              </w:rPr>
              <w:t>9</w:t>
            </w:r>
          </w:p>
        </w:tc>
        <w:tc>
          <w:tcPr>
            <w:tcW w:w="4403"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24E5E5E7" w14:textId="16AFDD5A" w:rsidR="00E67D9A" w:rsidRPr="001F59EC" w:rsidRDefault="00E67D9A" w:rsidP="19E73874">
            <w:pPr>
              <w:rPr>
                <w:rFonts w:asciiTheme="majorHAnsi" w:hAnsiTheme="majorHAnsi" w:cstheme="majorHAnsi"/>
              </w:rPr>
            </w:pPr>
            <w:r w:rsidRPr="001F59EC">
              <w:rPr>
                <w:rFonts w:asciiTheme="majorHAnsi" w:hAnsiTheme="majorHAnsi" w:cstheme="majorHAnsi"/>
              </w:rPr>
              <w:t>CHGPRO0119741</w:t>
            </w:r>
          </w:p>
          <w:p w14:paraId="2D79F858" w14:textId="38B568DD" w:rsidR="00E67D9A" w:rsidRPr="001F59EC" w:rsidRDefault="00E67D9A" w:rsidP="19E73874">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8D8D8" w:themeFill="accent6" w:themeFillTint="33"/>
          </w:tcPr>
          <w:p w14:paraId="12ACFE3A" w14:textId="0B847D62" w:rsidR="00E67D9A" w:rsidRPr="001F59EC" w:rsidRDefault="00E67D9A" w:rsidP="19E73874">
            <w:pPr>
              <w:rPr>
                <w:rFonts w:asciiTheme="majorHAnsi" w:hAnsiTheme="majorHAnsi" w:cstheme="majorHAnsi"/>
              </w:rPr>
            </w:pPr>
            <w:r w:rsidRPr="001F59EC">
              <w:rPr>
                <w:rFonts w:asciiTheme="majorHAnsi" w:hAnsiTheme="majorHAnsi" w:cstheme="majorHAnsi"/>
              </w:rPr>
              <w:t>Enabled</w:t>
            </w:r>
          </w:p>
        </w:tc>
      </w:tr>
      <w:tr w:rsidR="00E67D9A" w:rsidRPr="001F59EC" w14:paraId="586292E4" w14:textId="77777777" w:rsidTr="0000162C">
        <w:tc>
          <w:tcPr>
            <w:tcW w:w="301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7079C558" w14:textId="77777777" w:rsidR="00E67D9A" w:rsidRPr="001F59EC" w:rsidRDefault="00E67D9A" w:rsidP="004F6A3C">
            <w:pPr>
              <w:rPr>
                <w:rFonts w:asciiTheme="majorHAnsi" w:hAnsiTheme="majorHAnsi" w:cstheme="majorHAnsi"/>
              </w:rPr>
            </w:pPr>
          </w:p>
        </w:tc>
        <w:tc>
          <w:tcPr>
            <w:tcW w:w="529"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A94B5E6" w14:textId="77777777" w:rsidR="00E67D9A" w:rsidRPr="001F59EC" w:rsidRDefault="00E67D9A" w:rsidP="004F6A3C">
            <w:pPr>
              <w:rPr>
                <w:rFonts w:asciiTheme="majorHAnsi" w:hAnsiTheme="majorHAnsi" w:cstheme="majorHAnsi"/>
              </w:rPr>
            </w:pPr>
          </w:p>
        </w:tc>
        <w:tc>
          <w:tcPr>
            <w:tcW w:w="4403"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0612EA3C" w14:textId="77777777" w:rsidR="00E67D9A" w:rsidRPr="001F59EC" w:rsidRDefault="00E67D9A" w:rsidP="004F6A3C">
            <w:pPr>
              <w:rPr>
                <w:rFonts w:asciiTheme="majorHAnsi" w:hAnsiTheme="majorHAnsi" w:cstheme="majorHAnsi"/>
              </w:rPr>
            </w:pPr>
          </w:p>
        </w:tc>
        <w:tc>
          <w:tcPr>
            <w:tcW w:w="1120" w:type="dxa"/>
            <w:tcBorders>
              <w:top w:val="single" w:sz="4" w:space="0" w:color="auto"/>
              <w:left w:val="single" w:sz="4" w:space="0" w:color="auto"/>
              <w:bottom w:val="single" w:sz="4" w:space="0" w:color="auto"/>
              <w:right w:val="single" w:sz="4" w:space="0" w:color="auto"/>
            </w:tcBorders>
            <w:shd w:val="clear" w:color="auto" w:fill="D3E2ED" w:themeFill="accent2" w:themeFillTint="33"/>
          </w:tcPr>
          <w:p w14:paraId="1EB0C3AF" w14:textId="77777777" w:rsidR="00E67D9A" w:rsidRPr="001F59EC" w:rsidRDefault="00E67D9A" w:rsidP="004F6A3C">
            <w:pPr>
              <w:rPr>
                <w:rFonts w:asciiTheme="majorHAnsi" w:hAnsiTheme="majorHAnsi" w:cstheme="majorHAnsi"/>
              </w:rPr>
            </w:pPr>
          </w:p>
        </w:tc>
      </w:tr>
    </w:tbl>
    <w:p w14:paraId="6F957936" w14:textId="7DD04DB1" w:rsidR="003F22E7" w:rsidRPr="001F59EC" w:rsidRDefault="0000162C">
      <w:pPr>
        <w:rPr>
          <w:rFonts w:asciiTheme="majorHAnsi" w:hAnsiTheme="majorHAnsi" w:cstheme="majorHAnsi"/>
          <w:b/>
          <w:sz w:val="24"/>
          <w:szCs w:val="24"/>
        </w:rPr>
      </w:pPr>
      <w:r w:rsidRPr="001F59EC">
        <w:rPr>
          <w:rFonts w:asciiTheme="majorHAnsi" w:hAnsiTheme="majorHAnsi" w:cstheme="majorHAnsi"/>
        </w:rPr>
        <w:br w:type="textWrapping" w:clear="all"/>
      </w:r>
      <w:r w:rsidR="003F22E7" w:rsidRPr="001F59EC">
        <w:rPr>
          <w:rFonts w:asciiTheme="majorHAnsi" w:hAnsiTheme="majorHAnsi" w:cstheme="majorHAnsi"/>
        </w:rPr>
        <w:br w:type="page"/>
      </w:r>
    </w:p>
    <w:p w14:paraId="1E2689E1" w14:textId="65906592" w:rsidR="003F22E7" w:rsidRPr="001F59EC" w:rsidRDefault="003F22E7" w:rsidP="6B06F679">
      <w:pPr>
        <w:pStyle w:val="berschrift3"/>
        <w:rPr>
          <w:rFonts w:asciiTheme="majorHAnsi" w:hAnsiTheme="majorHAnsi" w:cstheme="majorBidi"/>
        </w:rPr>
      </w:pPr>
      <w:bookmarkStart w:id="212" w:name="_Toc870095026"/>
      <w:r w:rsidRPr="6B06F679">
        <w:rPr>
          <w:rFonts w:asciiTheme="majorHAnsi" w:hAnsiTheme="majorHAnsi" w:cstheme="majorBidi"/>
        </w:rPr>
        <w:lastRenderedPageBreak/>
        <w:t>Remote Domänen</w:t>
      </w:r>
      <w:bookmarkEnd w:id="212"/>
    </w:p>
    <w:tbl>
      <w:tblPr>
        <w:tblStyle w:val="Tabellenraster"/>
        <w:tblW w:w="0" w:type="auto"/>
        <w:tblLook w:val="04A0" w:firstRow="1" w:lastRow="0" w:firstColumn="1" w:lastColumn="0" w:noHBand="0" w:noVBand="1"/>
      </w:tblPr>
      <w:tblGrid>
        <w:gridCol w:w="4531"/>
        <w:gridCol w:w="4531"/>
      </w:tblGrid>
      <w:tr w:rsidR="003F22E7" w:rsidRPr="001F59EC" w14:paraId="7B85D9EF" w14:textId="77777777" w:rsidTr="00F17EED">
        <w:tc>
          <w:tcPr>
            <w:tcW w:w="4531" w:type="dxa"/>
            <w:shd w:val="clear" w:color="auto" w:fill="C00000"/>
          </w:tcPr>
          <w:p w14:paraId="6A85D2B3" w14:textId="341D7444" w:rsidR="003F22E7" w:rsidRPr="001F59EC" w:rsidRDefault="003F22E7" w:rsidP="00342704">
            <w:pPr>
              <w:rPr>
                <w:rFonts w:asciiTheme="majorHAnsi" w:hAnsiTheme="majorHAnsi" w:cstheme="majorHAnsi"/>
              </w:rPr>
            </w:pPr>
            <w:r w:rsidRPr="001F59EC">
              <w:rPr>
                <w:rFonts w:asciiTheme="majorHAnsi" w:hAnsiTheme="majorHAnsi" w:cstheme="majorHAnsi"/>
              </w:rPr>
              <w:t>Name</w:t>
            </w:r>
          </w:p>
        </w:tc>
        <w:tc>
          <w:tcPr>
            <w:tcW w:w="4531" w:type="dxa"/>
            <w:shd w:val="clear" w:color="auto" w:fill="C00000"/>
          </w:tcPr>
          <w:p w14:paraId="2AF10627" w14:textId="4496CA84" w:rsidR="003F22E7" w:rsidRPr="001F59EC" w:rsidRDefault="00F17EED" w:rsidP="00342704">
            <w:pPr>
              <w:rPr>
                <w:rFonts w:asciiTheme="majorHAnsi" w:hAnsiTheme="majorHAnsi" w:cstheme="majorHAnsi"/>
              </w:rPr>
            </w:pPr>
            <w:r w:rsidRPr="001F59EC">
              <w:rPr>
                <w:rFonts w:asciiTheme="majorHAnsi" w:hAnsiTheme="majorHAnsi" w:cstheme="majorHAnsi"/>
              </w:rPr>
              <w:t>Standard</w:t>
            </w:r>
          </w:p>
        </w:tc>
      </w:tr>
      <w:tr w:rsidR="003F22E7" w:rsidRPr="001F59EC" w14:paraId="054FAB17" w14:textId="77777777" w:rsidTr="003F22E7">
        <w:tc>
          <w:tcPr>
            <w:tcW w:w="4531" w:type="dxa"/>
          </w:tcPr>
          <w:p w14:paraId="5906A8DF" w14:textId="7786567C"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6F89675F" w14:textId="67E407FC" w:rsidR="003F22E7" w:rsidRPr="001F59EC" w:rsidRDefault="00F17EED" w:rsidP="00342704">
            <w:pPr>
              <w:rPr>
                <w:rFonts w:asciiTheme="majorHAnsi" w:hAnsiTheme="majorHAnsi" w:cstheme="majorHAnsi"/>
              </w:rPr>
            </w:pPr>
            <w:r w:rsidRPr="001F59EC">
              <w:rPr>
                <w:rFonts w:asciiTheme="majorHAnsi" w:hAnsiTheme="majorHAnsi" w:cstheme="majorHAnsi"/>
              </w:rPr>
              <w:t>*</w:t>
            </w:r>
          </w:p>
        </w:tc>
      </w:tr>
      <w:tr w:rsidR="003F22E7" w:rsidRPr="001F59EC" w14:paraId="1001934D" w14:textId="77777777" w:rsidTr="003F22E7">
        <w:tc>
          <w:tcPr>
            <w:tcW w:w="4531" w:type="dxa"/>
          </w:tcPr>
          <w:p w14:paraId="5C634355" w14:textId="36F91A6F"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671AF3A3" w14:textId="5D9A71EB" w:rsidR="003F22E7" w:rsidRPr="001F59EC" w:rsidRDefault="00F17EED" w:rsidP="00342704">
            <w:pPr>
              <w:rPr>
                <w:rFonts w:asciiTheme="majorHAnsi" w:hAnsiTheme="majorHAnsi" w:cstheme="majorHAnsi"/>
              </w:rPr>
            </w:pPr>
            <w:r w:rsidRPr="001F59EC">
              <w:rPr>
                <w:rFonts w:asciiTheme="majorHAnsi" w:hAnsiTheme="majorHAnsi" w:cstheme="majorHAnsi"/>
              </w:rPr>
              <w:t>ExternalLegacy</w:t>
            </w:r>
          </w:p>
        </w:tc>
      </w:tr>
      <w:tr w:rsidR="003F22E7" w:rsidRPr="001F59EC" w14:paraId="0197E012" w14:textId="77777777" w:rsidTr="003F22E7">
        <w:tc>
          <w:tcPr>
            <w:tcW w:w="4531" w:type="dxa"/>
          </w:tcPr>
          <w:p w14:paraId="277CB7B5" w14:textId="30625285"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76A06036" w14:textId="3D2D5FB8"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F17EED" w:rsidRPr="001F59EC" w14:paraId="7C68391D" w14:textId="77777777" w:rsidTr="003F22E7">
        <w:tc>
          <w:tcPr>
            <w:tcW w:w="4531" w:type="dxa"/>
          </w:tcPr>
          <w:p w14:paraId="0A52C4E9" w14:textId="6D4AC0BE" w:rsidR="00F17EED" w:rsidRPr="001F59EC" w:rsidRDefault="00F17EED" w:rsidP="00342704">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2458C41C" w14:textId="77BBC97F" w:rsidR="00F17EED" w:rsidRPr="001F59EC" w:rsidRDefault="00F17EED" w:rsidP="00342704">
            <w:pPr>
              <w:rPr>
                <w:rFonts w:asciiTheme="majorHAnsi" w:hAnsiTheme="majorHAnsi" w:cstheme="majorHAnsi"/>
              </w:rPr>
            </w:pPr>
            <w:r w:rsidRPr="001F59EC">
              <w:rPr>
                <w:rFonts w:asciiTheme="majorHAnsi" w:hAnsiTheme="majorHAnsi" w:cstheme="majorHAnsi"/>
              </w:rPr>
              <w:t>False</w:t>
            </w:r>
          </w:p>
        </w:tc>
      </w:tr>
      <w:tr w:rsidR="003F22E7" w:rsidRPr="001F59EC" w14:paraId="78E4B1AB" w14:textId="77777777" w:rsidTr="003F22E7">
        <w:tc>
          <w:tcPr>
            <w:tcW w:w="4531" w:type="dxa"/>
          </w:tcPr>
          <w:p w14:paraId="3A7BCE1C" w14:textId="32785899"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3A9ECB29" w14:textId="6BC7FFB7"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05D83F93" w14:textId="77777777" w:rsidTr="003F22E7">
        <w:tc>
          <w:tcPr>
            <w:tcW w:w="4531" w:type="dxa"/>
          </w:tcPr>
          <w:p w14:paraId="7880DBC9" w14:textId="2BE23B2C"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027CB92A" w14:textId="61EACC58"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2A6D4990" w14:textId="77777777" w:rsidTr="003F22E7">
        <w:tc>
          <w:tcPr>
            <w:tcW w:w="4531" w:type="dxa"/>
          </w:tcPr>
          <w:p w14:paraId="0E031D12" w14:textId="2285D0A3"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287EFAEE" w14:textId="46C4D75D" w:rsidR="003F22E7" w:rsidRPr="001F59EC" w:rsidRDefault="00F17EED" w:rsidP="00342704">
            <w:pPr>
              <w:rPr>
                <w:rFonts w:asciiTheme="majorHAnsi" w:hAnsiTheme="majorHAnsi" w:cstheme="majorHAnsi"/>
              </w:rPr>
            </w:pPr>
            <w:r w:rsidRPr="001F59EC">
              <w:rPr>
                <w:rFonts w:asciiTheme="majorHAnsi" w:hAnsiTheme="majorHAnsi" w:cstheme="majorHAnsi"/>
              </w:rPr>
              <w:t>MimeHtmlText</w:t>
            </w:r>
          </w:p>
        </w:tc>
      </w:tr>
      <w:tr w:rsidR="003F22E7" w:rsidRPr="001F59EC" w14:paraId="0725E185" w14:textId="77777777" w:rsidTr="003F22E7">
        <w:tc>
          <w:tcPr>
            <w:tcW w:w="4531" w:type="dxa"/>
          </w:tcPr>
          <w:p w14:paraId="1CD86B83" w14:textId="6094F9D3" w:rsidR="003F22E7" w:rsidRPr="001F59EC" w:rsidRDefault="003F22E7" w:rsidP="00342704">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35A146CC" w14:textId="4A4C9E3E" w:rsidR="003F22E7" w:rsidRPr="001F59EC" w:rsidRDefault="00F17EED" w:rsidP="00342704">
            <w:pPr>
              <w:rPr>
                <w:rFonts w:asciiTheme="majorHAnsi" w:hAnsiTheme="majorHAnsi" w:cstheme="majorHAnsi"/>
              </w:rPr>
            </w:pPr>
            <w:r w:rsidRPr="001F59EC">
              <w:rPr>
                <w:rFonts w:asciiTheme="majorHAnsi" w:hAnsiTheme="majorHAnsi" w:cstheme="majorHAnsi"/>
              </w:rPr>
              <w:t>True</w:t>
            </w:r>
          </w:p>
        </w:tc>
      </w:tr>
      <w:tr w:rsidR="003F22E7" w:rsidRPr="001F59EC" w14:paraId="2BDF87D5" w14:textId="77777777" w:rsidTr="003F22E7">
        <w:tc>
          <w:tcPr>
            <w:tcW w:w="4531" w:type="dxa"/>
          </w:tcPr>
          <w:p w14:paraId="0E099094" w14:textId="77777777" w:rsidR="003F22E7" w:rsidRPr="001F59EC" w:rsidRDefault="003F22E7" w:rsidP="00342704">
            <w:pPr>
              <w:rPr>
                <w:rFonts w:asciiTheme="majorHAnsi" w:hAnsiTheme="majorHAnsi" w:cstheme="majorHAnsi"/>
              </w:rPr>
            </w:pPr>
          </w:p>
        </w:tc>
        <w:tc>
          <w:tcPr>
            <w:tcW w:w="4531" w:type="dxa"/>
          </w:tcPr>
          <w:p w14:paraId="1FFC4493" w14:textId="77777777" w:rsidR="003F22E7" w:rsidRPr="001F59EC" w:rsidRDefault="003F22E7" w:rsidP="00342704">
            <w:pPr>
              <w:rPr>
                <w:rFonts w:asciiTheme="majorHAnsi" w:hAnsiTheme="majorHAnsi" w:cstheme="majorHAnsi"/>
              </w:rPr>
            </w:pPr>
          </w:p>
        </w:tc>
      </w:tr>
      <w:tr w:rsidR="003F22E7" w:rsidRPr="00E9680B" w14:paraId="3B95DF27" w14:textId="77777777" w:rsidTr="00F17EED">
        <w:tc>
          <w:tcPr>
            <w:tcW w:w="4531" w:type="dxa"/>
            <w:shd w:val="clear" w:color="auto" w:fill="C00000"/>
          </w:tcPr>
          <w:p w14:paraId="79E18183" w14:textId="67947914" w:rsidR="003F22E7" w:rsidRPr="001F59EC" w:rsidRDefault="003F22E7" w:rsidP="003F22E7">
            <w:pPr>
              <w:rPr>
                <w:rFonts w:asciiTheme="majorHAnsi" w:hAnsiTheme="majorHAnsi" w:cstheme="majorHAnsi"/>
              </w:rPr>
            </w:pPr>
            <w:r w:rsidRPr="001F59EC">
              <w:rPr>
                <w:rFonts w:asciiTheme="majorHAnsi" w:hAnsiTheme="majorHAnsi" w:cstheme="majorHAnsi"/>
              </w:rPr>
              <w:t>Name</w:t>
            </w:r>
          </w:p>
        </w:tc>
        <w:tc>
          <w:tcPr>
            <w:tcW w:w="4531" w:type="dxa"/>
            <w:shd w:val="clear" w:color="auto" w:fill="C00000"/>
          </w:tcPr>
          <w:p w14:paraId="5B328143" w14:textId="1D5D7AAE" w:rsidR="003F22E7" w:rsidRPr="001F59EC" w:rsidRDefault="00F17EED" w:rsidP="003F22E7">
            <w:pPr>
              <w:rPr>
                <w:rFonts w:asciiTheme="majorHAnsi" w:hAnsiTheme="majorHAnsi" w:cstheme="majorHAnsi"/>
                <w:lang w:val="en-US"/>
              </w:rPr>
            </w:pPr>
            <w:r w:rsidRPr="001F59EC">
              <w:rPr>
                <w:rFonts w:asciiTheme="majorHAnsi" w:hAnsiTheme="majorHAnsi" w:cstheme="majorHAnsi"/>
                <w:lang w:val="en-US"/>
              </w:rPr>
              <w:t>Hybrid Domain - bigdirekt.mail.onmicrosoft.com</w:t>
            </w:r>
          </w:p>
        </w:tc>
      </w:tr>
      <w:tr w:rsidR="003F22E7" w:rsidRPr="001F59EC" w14:paraId="0A308910" w14:textId="77777777" w:rsidTr="003F22E7">
        <w:tc>
          <w:tcPr>
            <w:tcW w:w="4531" w:type="dxa"/>
          </w:tcPr>
          <w:p w14:paraId="072D42AF" w14:textId="45F5E2A3"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6E63EAB8" w14:textId="455AC0F2" w:rsidR="003F22E7" w:rsidRPr="001F59EC" w:rsidRDefault="00F17EED" w:rsidP="003F22E7">
            <w:pPr>
              <w:rPr>
                <w:rFonts w:asciiTheme="majorHAnsi" w:hAnsiTheme="majorHAnsi" w:cstheme="majorHAnsi"/>
              </w:rPr>
            </w:pPr>
            <w:r w:rsidRPr="001F59EC">
              <w:rPr>
                <w:rFonts w:asciiTheme="majorHAnsi" w:hAnsiTheme="majorHAnsi" w:cstheme="majorHAnsi"/>
              </w:rPr>
              <w:t>bigdirekt.mail.onmicrosoft.com</w:t>
            </w:r>
          </w:p>
        </w:tc>
      </w:tr>
      <w:tr w:rsidR="003F22E7" w:rsidRPr="001F59EC" w14:paraId="1E1C3FC0" w14:textId="77777777" w:rsidTr="003F22E7">
        <w:tc>
          <w:tcPr>
            <w:tcW w:w="4531" w:type="dxa"/>
          </w:tcPr>
          <w:p w14:paraId="4509CE49" w14:textId="0504500D"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243B9DAA" w14:textId="5CD039B1" w:rsidR="003F22E7" w:rsidRPr="001F59EC" w:rsidRDefault="00F17EED" w:rsidP="003F22E7">
            <w:pPr>
              <w:rPr>
                <w:rFonts w:asciiTheme="majorHAnsi" w:hAnsiTheme="majorHAnsi" w:cstheme="majorHAnsi"/>
              </w:rPr>
            </w:pPr>
            <w:r w:rsidRPr="001F59EC">
              <w:rPr>
                <w:rFonts w:asciiTheme="majorHAnsi" w:hAnsiTheme="majorHAnsi" w:cstheme="majorHAnsi"/>
              </w:rPr>
              <w:t>External</w:t>
            </w:r>
          </w:p>
        </w:tc>
      </w:tr>
      <w:tr w:rsidR="003F22E7" w:rsidRPr="001F59EC" w14:paraId="78D16BAB" w14:textId="77777777" w:rsidTr="003F22E7">
        <w:tc>
          <w:tcPr>
            <w:tcW w:w="4531" w:type="dxa"/>
          </w:tcPr>
          <w:p w14:paraId="1D68F487" w14:textId="117FA51E"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5E79918B" w14:textId="64B1BA15"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DA7A4A" w:rsidRPr="001F59EC" w14:paraId="265DF995" w14:textId="77777777" w:rsidTr="003F22E7">
        <w:tc>
          <w:tcPr>
            <w:tcW w:w="4531" w:type="dxa"/>
          </w:tcPr>
          <w:p w14:paraId="110D2906" w14:textId="15341D61" w:rsidR="00DA7A4A" w:rsidRPr="001F59EC" w:rsidRDefault="00DA7A4A" w:rsidP="00DA7A4A">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40EB8519" w14:textId="02C666FA" w:rsidR="00DA7A4A" w:rsidRPr="001F59EC" w:rsidRDefault="00DA7A4A" w:rsidP="00DA7A4A">
            <w:pPr>
              <w:rPr>
                <w:rFonts w:asciiTheme="majorHAnsi" w:hAnsiTheme="majorHAnsi" w:cstheme="majorHAnsi"/>
              </w:rPr>
            </w:pPr>
            <w:r w:rsidRPr="001F59EC">
              <w:rPr>
                <w:rFonts w:asciiTheme="majorHAnsi" w:hAnsiTheme="majorHAnsi" w:cstheme="majorHAnsi"/>
              </w:rPr>
              <w:t>True</w:t>
            </w:r>
          </w:p>
        </w:tc>
      </w:tr>
      <w:tr w:rsidR="003F22E7" w:rsidRPr="001F59EC" w14:paraId="07CF64F9" w14:textId="77777777" w:rsidTr="003F22E7">
        <w:tc>
          <w:tcPr>
            <w:tcW w:w="4531" w:type="dxa"/>
          </w:tcPr>
          <w:p w14:paraId="607D807B" w14:textId="68EE31AF"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49B6E080" w14:textId="69AFE0A3"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127AEC2" w14:textId="77777777" w:rsidTr="003F22E7">
        <w:tc>
          <w:tcPr>
            <w:tcW w:w="4531" w:type="dxa"/>
          </w:tcPr>
          <w:p w14:paraId="0609242E" w14:textId="14F4F2D9"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27BDA31F" w14:textId="62302E7E"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161063F" w14:textId="77777777" w:rsidTr="003F22E7">
        <w:tc>
          <w:tcPr>
            <w:tcW w:w="4531" w:type="dxa"/>
          </w:tcPr>
          <w:p w14:paraId="5E6F663C" w14:textId="1415345E"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72B1FDC3" w14:textId="4815154D" w:rsidR="003F22E7" w:rsidRPr="001F59EC" w:rsidRDefault="00F17EED" w:rsidP="003F22E7">
            <w:pPr>
              <w:rPr>
                <w:rFonts w:asciiTheme="majorHAnsi" w:hAnsiTheme="majorHAnsi" w:cstheme="majorHAnsi"/>
              </w:rPr>
            </w:pPr>
            <w:r w:rsidRPr="001F59EC">
              <w:rPr>
                <w:rFonts w:asciiTheme="majorHAnsi" w:hAnsiTheme="majorHAnsi" w:cstheme="majorHAnsi"/>
              </w:rPr>
              <w:t>MimeHtmlText</w:t>
            </w:r>
          </w:p>
        </w:tc>
      </w:tr>
      <w:tr w:rsidR="003F22E7" w:rsidRPr="001F59EC" w14:paraId="481C6AD4" w14:textId="77777777" w:rsidTr="003F22E7">
        <w:tc>
          <w:tcPr>
            <w:tcW w:w="4531" w:type="dxa"/>
          </w:tcPr>
          <w:p w14:paraId="7B2442BC" w14:textId="0C86C335" w:rsidR="003F22E7" w:rsidRPr="001F59EC" w:rsidRDefault="003F22E7" w:rsidP="003F22E7">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39212886" w14:textId="1E993DDF" w:rsidR="003F22E7" w:rsidRPr="001F59EC" w:rsidRDefault="00F17EED" w:rsidP="003F22E7">
            <w:pPr>
              <w:rPr>
                <w:rFonts w:asciiTheme="majorHAnsi" w:hAnsiTheme="majorHAnsi" w:cstheme="majorHAnsi"/>
              </w:rPr>
            </w:pPr>
            <w:r w:rsidRPr="001F59EC">
              <w:rPr>
                <w:rFonts w:asciiTheme="majorHAnsi" w:hAnsiTheme="majorHAnsi" w:cstheme="majorHAnsi"/>
              </w:rPr>
              <w:t>True</w:t>
            </w:r>
          </w:p>
        </w:tc>
      </w:tr>
      <w:tr w:rsidR="003F22E7" w:rsidRPr="001F59EC" w14:paraId="3BD494BB" w14:textId="77777777" w:rsidTr="003F22E7">
        <w:tc>
          <w:tcPr>
            <w:tcW w:w="4531" w:type="dxa"/>
          </w:tcPr>
          <w:p w14:paraId="64719490" w14:textId="77777777" w:rsidR="003F22E7" w:rsidRPr="001F59EC" w:rsidRDefault="003F22E7" w:rsidP="003F22E7">
            <w:pPr>
              <w:rPr>
                <w:rFonts w:asciiTheme="majorHAnsi" w:hAnsiTheme="majorHAnsi" w:cstheme="majorHAnsi"/>
              </w:rPr>
            </w:pPr>
          </w:p>
        </w:tc>
        <w:tc>
          <w:tcPr>
            <w:tcW w:w="4531" w:type="dxa"/>
          </w:tcPr>
          <w:p w14:paraId="745D56B7" w14:textId="77777777" w:rsidR="003F22E7" w:rsidRPr="001F59EC" w:rsidRDefault="003F22E7" w:rsidP="003F22E7">
            <w:pPr>
              <w:rPr>
                <w:rFonts w:asciiTheme="majorHAnsi" w:hAnsiTheme="majorHAnsi" w:cstheme="majorHAnsi"/>
              </w:rPr>
            </w:pPr>
          </w:p>
        </w:tc>
      </w:tr>
      <w:tr w:rsidR="00F17EED" w:rsidRPr="00E9680B" w14:paraId="10BF982C" w14:textId="77777777" w:rsidTr="00F17EED">
        <w:tc>
          <w:tcPr>
            <w:tcW w:w="4531" w:type="dxa"/>
            <w:shd w:val="clear" w:color="auto" w:fill="C00000"/>
          </w:tcPr>
          <w:p w14:paraId="1F1F5164" w14:textId="3A5EBEAC"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Name</w:t>
            </w:r>
          </w:p>
        </w:tc>
        <w:tc>
          <w:tcPr>
            <w:tcW w:w="4531" w:type="dxa"/>
            <w:shd w:val="clear" w:color="auto" w:fill="C00000"/>
          </w:tcPr>
          <w:p w14:paraId="0F8231DD" w14:textId="46729A5D" w:rsidR="00F17EED" w:rsidRPr="001F59EC" w:rsidRDefault="00F17EED" w:rsidP="00F17EED">
            <w:pPr>
              <w:rPr>
                <w:rFonts w:asciiTheme="majorHAnsi" w:hAnsiTheme="majorHAnsi" w:cstheme="majorHAnsi"/>
                <w:lang w:val="en-US"/>
              </w:rPr>
            </w:pPr>
            <w:r w:rsidRPr="001F59EC">
              <w:rPr>
                <w:rFonts w:asciiTheme="majorHAnsi" w:hAnsiTheme="majorHAnsi" w:cstheme="majorHAnsi"/>
                <w:lang w:val="en-US"/>
              </w:rPr>
              <w:t>Hybrid Domain - bigdirekt.onmicrosoft.com</w:t>
            </w:r>
          </w:p>
        </w:tc>
      </w:tr>
      <w:tr w:rsidR="00F17EED" w:rsidRPr="001F59EC" w14:paraId="7357772F" w14:textId="77777777" w:rsidTr="003F22E7">
        <w:tc>
          <w:tcPr>
            <w:tcW w:w="4531" w:type="dxa"/>
          </w:tcPr>
          <w:p w14:paraId="1D2DDA20" w14:textId="5FC5B0E1"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DomainName</w:t>
            </w:r>
          </w:p>
        </w:tc>
        <w:tc>
          <w:tcPr>
            <w:tcW w:w="4531" w:type="dxa"/>
          </w:tcPr>
          <w:p w14:paraId="0315B899" w14:textId="77644A8A" w:rsidR="00F17EED" w:rsidRPr="001F59EC" w:rsidRDefault="00F17EED" w:rsidP="00F17EED">
            <w:pPr>
              <w:rPr>
                <w:rFonts w:asciiTheme="majorHAnsi" w:hAnsiTheme="majorHAnsi" w:cstheme="majorHAnsi"/>
              </w:rPr>
            </w:pPr>
            <w:r w:rsidRPr="001F59EC">
              <w:rPr>
                <w:rFonts w:asciiTheme="majorHAnsi" w:hAnsiTheme="majorHAnsi" w:cstheme="majorHAnsi"/>
              </w:rPr>
              <w:t>bigdirekt.onmicrosoft.com</w:t>
            </w:r>
          </w:p>
        </w:tc>
      </w:tr>
      <w:tr w:rsidR="00F17EED" w:rsidRPr="001F59EC" w14:paraId="4A3E1B5F" w14:textId="77777777" w:rsidTr="003F22E7">
        <w:tc>
          <w:tcPr>
            <w:tcW w:w="4531" w:type="dxa"/>
          </w:tcPr>
          <w:p w14:paraId="19D1F433" w14:textId="3E1F8194"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AllowedOOFType</w:t>
            </w:r>
          </w:p>
        </w:tc>
        <w:tc>
          <w:tcPr>
            <w:tcW w:w="4531" w:type="dxa"/>
          </w:tcPr>
          <w:p w14:paraId="26920106" w14:textId="774AFA02" w:rsidR="00F17EED" w:rsidRPr="001F59EC" w:rsidRDefault="00F17EED" w:rsidP="00F17EED">
            <w:pPr>
              <w:rPr>
                <w:rFonts w:asciiTheme="majorHAnsi" w:hAnsiTheme="majorHAnsi" w:cstheme="majorHAnsi"/>
              </w:rPr>
            </w:pPr>
            <w:r w:rsidRPr="001F59EC">
              <w:rPr>
                <w:rFonts w:asciiTheme="majorHAnsi" w:hAnsiTheme="majorHAnsi" w:cstheme="majorHAnsi"/>
              </w:rPr>
              <w:t>External</w:t>
            </w:r>
          </w:p>
        </w:tc>
      </w:tr>
      <w:tr w:rsidR="00F17EED" w:rsidRPr="001F59EC" w14:paraId="7BC8BEB0" w14:textId="77777777" w:rsidTr="003F22E7">
        <w:tc>
          <w:tcPr>
            <w:tcW w:w="4531" w:type="dxa"/>
          </w:tcPr>
          <w:p w14:paraId="2E9FD03D" w14:textId="59BADC70"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AutoReplyEnabled</w:t>
            </w:r>
          </w:p>
        </w:tc>
        <w:tc>
          <w:tcPr>
            <w:tcW w:w="4531" w:type="dxa"/>
          </w:tcPr>
          <w:p w14:paraId="440480A9" w14:textId="12661651"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DA7A4A" w:rsidRPr="001F59EC" w14:paraId="7CDE0A03" w14:textId="77777777" w:rsidTr="003F22E7">
        <w:tc>
          <w:tcPr>
            <w:tcW w:w="4531" w:type="dxa"/>
          </w:tcPr>
          <w:p w14:paraId="3BC7B82C" w14:textId="3590350E" w:rsidR="00DA7A4A" w:rsidRPr="001F59EC" w:rsidRDefault="00DA7A4A" w:rsidP="00DA7A4A">
            <w:pPr>
              <w:rPr>
                <w:rFonts w:asciiTheme="majorHAnsi" w:hAnsiTheme="majorHAnsi" w:cstheme="majorHAnsi"/>
                <w:b/>
                <w:bCs/>
              </w:rPr>
            </w:pPr>
            <w:r w:rsidRPr="001F59EC">
              <w:rPr>
                <w:rFonts w:asciiTheme="majorHAnsi" w:hAnsiTheme="majorHAnsi" w:cstheme="majorHAnsi"/>
                <w:b/>
                <w:bCs/>
              </w:rPr>
              <w:t>AutoForwardEnabled</w:t>
            </w:r>
          </w:p>
        </w:tc>
        <w:tc>
          <w:tcPr>
            <w:tcW w:w="4531" w:type="dxa"/>
          </w:tcPr>
          <w:p w14:paraId="77F13DD5" w14:textId="7850398B" w:rsidR="00DA7A4A" w:rsidRPr="001F59EC" w:rsidRDefault="00DA7A4A" w:rsidP="00DA7A4A">
            <w:pPr>
              <w:rPr>
                <w:rFonts w:asciiTheme="majorHAnsi" w:hAnsiTheme="majorHAnsi" w:cstheme="majorHAnsi"/>
              </w:rPr>
            </w:pPr>
            <w:r w:rsidRPr="001F59EC">
              <w:rPr>
                <w:rFonts w:asciiTheme="majorHAnsi" w:hAnsiTheme="majorHAnsi" w:cstheme="majorHAnsi"/>
              </w:rPr>
              <w:t>True</w:t>
            </w:r>
          </w:p>
        </w:tc>
      </w:tr>
      <w:tr w:rsidR="00F17EED" w:rsidRPr="001F59EC" w14:paraId="38895AB2" w14:textId="77777777" w:rsidTr="003F22E7">
        <w:tc>
          <w:tcPr>
            <w:tcW w:w="4531" w:type="dxa"/>
          </w:tcPr>
          <w:p w14:paraId="215B5CE4" w14:textId="70A78E13"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NDREnabled</w:t>
            </w:r>
          </w:p>
        </w:tc>
        <w:tc>
          <w:tcPr>
            <w:tcW w:w="4531" w:type="dxa"/>
          </w:tcPr>
          <w:p w14:paraId="49074FB3" w14:textId="7172D101"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F17EED" w:rsidRPr="001F59EC" w14:paraId="1A44B4FC" w14:textId="77777777" w:rsidTr="003F22E7">
        <w:tc>
          <w:tcPr>
            <w:tcW w:w="4531" w:type="dxa"/>
          </w:tcPr>
          <w:p w14:paraId="4C29ECF2" w14:textId="6702637D"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NDRDiagnosticInfoEnabled</w:t>
            </w:r>
          </w:p>
        </w:tc>
        <w:tc>
          <w:tcPr>
            <w:tcW w:w="4531" w:type="dxa"/>
          </w:tcPr>
          <w:p w14:paraId="7F73D87A" w14:textId="5CC8FA50"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r w:rsidR="00F17EED" w:rsidRPr="001F59EC" w14:paraId="1FBC23C4" w14:textId="77777777" w:rsidTr="003F22E7">
        <w:tc>
          <w:tcPr>
            <w:tcW w:w="4531" w:type="dxa"/>
          </w:tcPr>
          <w:p w14:paraId="3A711B91" w14:textId="61AFA486"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ContentType</w:t>
            </w:r>
          </w:p>
        </w:tc>
        <w:tc>
          <w:tcPr>
            <w:tcW w:w="4531" w:type="dxa"/>
          </w:tcPr>
          <w:p w14:paraId="203B586D" w14:textId="2537BF15" w:rsidR="00F17EED" w:rsidRPr="001F59EC" w:rsidRDefault="00F17EED" w:rsidP="00F17EED">
            <w:pPr>
              <w:rPr>
                <w:rFonts w:asciiTheme="majorHAnsi" w:hAnsiTheme="majorHAnsi" w:cstheme="majorHAnsi"/>
              </w:rPr>
            </w:pPr>
            <w:r w:rsidRPr="001F59EC">
              <w:rPr>
                <w:rFonts w:asciiTheme="majorHAnsi" w:hAnsiTheme="majorHAnsi" w:cstheme="majorHAnsi"/>
              </w:rPr>
              <w:t>MimeHtmlText</w:t>
            </w:r>
          </w:p>
        </w:tc>
      </w:tr>
      <w:tr w:rsidR="00F17EED" w:rsidRPr="001F59EC" w14:paraId="6CCC79F0" w14:textId="77777777" w:rsidTr="003F22E7">
        <w:tc>
          <w:tcPr>
            <w:tcW w:w="4531" w:type="dxa"/>
          </w:tcPr>
          <w:p w14:paraId="29827A8C" w14:textId="7B6EEC89" w:rsidR="00F17EED" w:rsidRPr="001F59EC" w:rsidRDefault="00F17EED" w:rsidP="00F17EED">
            <w:pPr>
              <w:rPr>
                <w:rFonts w:asciiTheme="majorHAnsi" w:hAnsiTheme="majorHAnsi" w:cstheme="majorHAnsi"/>
                <w:b/>
                <w:bCs/>
              </w:rPr>
            </w:pPr>
            <w:r w:rsidRPr="001F59EC">
              <w:rPr>
                <w:rFonts w:asciiTheme="majorHAnsi" w:hAnsiTheme="majorHAnsi" w:cstheme="majorHAnsi"/>
                <w:b/>
                <w:bCs/>
              </w:rPr>
              <w:t>DisplaySenderName</w:t>
            </w:r>
          </w:p>
        </w:tc>
        <w:tc>
          <w:tcPr>
            <w:tcW w:w="4531" w:type="dxa"/>
          </w:tcPr>
          <w:p w14:paraId="0DA42281" w14:textId="66AA514F" w:rsidR="00F17EED" w:rsidRPr="001F59EC" w:rsidRDefault="00F17EED" w:rsidP="00F17EED">
            <w:pPr>
              <w:rPr>
                <w:rFonts w:asciiTheme="majorHAnsi" w:hAnsiTheme="majorHAnsi" w:cstheme="majorHAnsi"/>
              </w:rPr>
            </w:pPr>
            <w:r w:rsidRPr="001F59EC">
              <w:rPr>
                <w:rFonts w:asciiTheme="majorHAnsi" w:hAnsiTheme="majorHAnsi" w:cstheme="majorHAnsi"/>
              </w:rPr>
              <w:t>True</w:t>
            </w:r>
          </w:p>
        </w:tc>
      </w:tr>
    </w:tbl>
    <w:p w14:paraId="539DAF1E" w14:textId="6522B0D9" w:rsidR="00342704" w:rsidRPr="001F59EC" w:rsidRDefault="00342704" w:rsidP="00342704">
      <w:pPr>
        <w:rPr>
          <w:rFonts w:asciiTheme="majorHAnsi" w:hAnsiTheme="majorHAnsi" w:cstheme="majorHAnsi"/>
        </w:rPr>
      </w:pPr>
    </w:p>
    <w:p w14:paraId="37CBAE76" w14:textId="2E40A0A3" w:rsidR="00CC22E4" w:rsidRPr="001F59EC" w:rsidRDefault="00350AA0" w:rsidP="6B06F679">
      <w:pPr>
        <w:pStyle w:val="berschrift2"/>
        <w:rPr>
          <w:rFonts w:asciiTheme="majorHAnsi" w:hAnsiTheme="majorHAnsi" w:cstheme="majorBidi"/>
        </w:rPr>
      </w:pPr>
      <w:bookmarkStart w:id="213" w:name="_Toc1436671493"/>
      <w:r w:rsidRPr="6B06F679">
        <w:rPr>
          <w:rFonts w:asciiTheme="majorHAnsi" w:hAnsiTheme="majorHAnsi" w:cstheme="majorBidi"/>
        </w:rPr>
        <w:t>Virtuelle Verzeichnisse</w:t>
      </w:r>
      <w:bookmarkEnd w:id="213"/>
    </w:p>
    <w:p w14:paraId="7FF71E57" w14:textId="77B42F8E" w:rsidR="00417728" w:rsidRPr="001F59EC" w:rsidRDefault="00417728" w:rsidP="00417728">
      <w:pPr>
        <w:rPr>
          <w:rFonts w:asciiTheme="majorHAnsi" w:hAnsiTheme="majorHAnsi" w:cstheme="majorHAnsi"/>
        </w:rPr>
      </w:pPr>
      <w:r w:rsidRPr="001F59EC">
        <w:rPr>
          <w:rFonts w:asciiTheme="majorHAnsi" w:hAnsiTheme="majorHAnsi" w:cstheme="majorHAnsi"/>
        </w:rPr>
        <w:t>Über den CR #4876 w</w:t>
      </w:r>
      <w:r w:rsidR="00350EBA" w:rsidRPr="001F59EC">
        <w:rPr>
          <w:rFonts w:asciiTheme="majorHAnsi" w:hAnsiTheme="majorHAnsi" w:cstheme="majorHAnsi"/>
        </w:rPr>
        <w:t>u</w:t>
      </w:r>
      <w:r w:rsidRPr="001F59EC">
        <w:rPr>
          <w:rFonts w:asciiTheme="majorHAnsi" w:hAnsiTheme="majorHAnsi" w:cstheme="majorHAnsi"/>
        </w:rPr>
        <w:t>rden die virtuellen Verzeichnisse für OWA und ECP auf beiden Exchange Servern</w:t>
      </w:r>
      <w:r w:rsidR="00350EBA" w:rsidRPr="001F59EC">
        <w:rPr>
          <w:rFonts w:asciiTheme="majorHAnsi" w:hAnsiTheme="majorHAnsi" w:cstheme="majorHAnsi"/>
        </w:rPr>
        <w:t xml:space="preserve"> angeglichen.</w:t>
      </w:r>
    </w:p>
    <w:p w14:paraId="34EFD018" w14:textId="5B386945" w:rsidR="00350AA0" w:rsidRPr="001F59EC" w:rsidRDefault="00350AA0" w:rsidP="6B06F679">
      <w:pPr>
        <w:pStyle w:val="berschrift3"/>
        <w:rPr>
          <w:rFonts w:asciiTheme="majorHAnsi" w:hAnsiTheme="majorHAnsi" w:cstheme="majorBidi"/>
          <w:lang w:val="en-US"/>
        </w:rPr>
      </w:pPr>
      <w:bookmarkStart w:id="214" w:name="_Toc1736607742"/>
      <w:r w:rsidRPr="6B06F679">
        <w:rPr>
          <w:rFonts w:asciiTheme="majorHAnsi" w:hAnsiTheme="majorHAnsi" w:cstheme="majorBidi"/>
          <w:lang w:val="en-US"/>
        </w:rPr>
        <w:t>big-vmail02</w:t>
      </w:r>
      <w:bookmarkEnd w:id="214"/>
    </w:p>
    <w:p w14:paraId="5DCBB555" w14:textId="30A23C5D"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w:t>
      </w:r>
    </w:p>
    <w:p w14:paraId="6363AA1E"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Autodiscover</w:t>
      </w:r>
    </w:p>
    <w:p w14:paraId="5381AB71" w14:textId="6A5A93E2"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SCP: https://mail.big.krankenkasse.de/Autodiscover/Autodiscover.xml</w:t>
      </w:r>
    </w:p>
    <w:p w14:paraId="309AE80A"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Exchange Control Panel</w:t>
      </w:r>
    </w:p>
    <w:p w14:paraId="41C4A73E" w14:textId="43A94CEF"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https://</w:t>
      </w:r>
      <w:r w:rsidR="00350EBA" w:rsidRPr="001F59EC">
        <w:rPr>
          <w:rFonts w:asciiTheme="majorHAnsi" w:hAnsiTheme="majorHAnsi" w:cstheme="majorHAnsi"/>
        </w:rPr>
        <w:t>mail.big.krankenkasse.de</w:t>
      </w:r>
      <w:r w:rsidRPr="001F59EC">
        <w:rPr>
          <w:rFonts w:asciiTheme="majorHAnsi" w:hAnsiTheme="majorHAnsi" w:cstheme="majorHAnsi"/>
        </w:rPr>
        <w:t>/ecp</w:t>
      </w:r>
    </w:p>
    <w:p w14:paraId="3050C6AC" w14:textId="27ACE191" w:rsidR="00350AA0" w:rsidRPr="001F59EC" w:rsidRDefault="00350AA0" w:rsidP="00350AA0">
      <w:pPr>
        <w:rPr>
          <w:rFonts w:asciiTheme="majorHAnsi" w:hAnsiTheme="majorHAnsi" w:cstheme="majorHAnsi"/>
          <w:lang w:val="en-US"/>
        </w:rPr>
      </w:pPr>
      <w:r w:rsidRPr="001F59EC">
        <w:rPr>
          <w:rFonts w:asciiTheme="majorHAnsi" w:hAnsiTheme="majorHAnsi" w:cstheme="majorHAnsi"/>
        </w:rPr>
        <w:t xml:space="preserve"> </w:t>
      </w:r>
      <w:r w:rsidRPr="001F59EC">
        <w:rPr>
          <w:rFonts w:asciiTheme="majorHAnsi" w:hAnsiTheme="majorHAnsi" w:cstheme="majorHAnsi"/>
          <w:lang w:val="en-US"/>
        </w:rPr>
        <w:t xml:space="preserve">- External: </w:t>
      </w:r>
      <w:r w:rsidR="00350EBA" w:rsidRPr="001F59EC">
        <w:rPr>
          <w:rFonts w:asciiTheme="majorHAnsi" w:hAnsiTheme="majorHAnsi" w:cstheme="majorHAnsi"/>
          <w:lang w:val="en-US"/>
        </w:rPr>
        <w:t>https://mail.big.krankenkasse.de/ecp</w:t>
      </w:r>
    </w:p>
    <w:p w14:paraId="7DDA0A93" w14:textId="77777777" w:rsidR="00350AA0" w:rsidRPr="001F59EC" w:rsidRDefault="00350AA0" w:rsidP="00350AA0">
      <w:pPr>
        <w:rPr>
          <w:rFonts w:asciiTheme="majorHAnsi" w:hAnsiTheme="majorHAnsi" w:cstheme="majorHAnsi"/>
          <w:lang w:val="en-US"/>
        </w:rPr>
      </w:pPr>
    </w:p>
    <w:p w14:paraId="30D498E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Exchange Web Services</w:t>
      </w:r>
    </w:p>
    <w:p w14:paraId="66FA6DD1" w14:textId="77777777" w:rsidR="00350AA0" w:rsidRPr="001F59EC" w:rsidRDefault="00350AA0" w:rsidP="00350AA0">
      <w:pPr>
        <w:rPr>
          <w:rFonts w:asciiTheme="majorHAnsi" w:hAnsiTheme="majorHAnsi" w:cstheme="majorHAnsi"/>
        </w:rPr>
      </w:pPr>
      <w:r w:rsidRPr="001F59EC">
        <w:rPr>
          <w:rFonts w:asciiTheme="majorHAnsi" w:hAnsiTheme="majorHAnsi" w:cstheme="majorHAnsi"/>
          <w:lang w:val="en-US"/>
        </w:rPr>
        <w:lastRenderedPageBreak/>
        <w:t xml:space="preserve"> </w:t>
      </w:r>
      <w:r w:rsidRPr="001F59EC">
        <w:rPr>
          <w:rFonts w:asciiTheme="majorHAnsi" w:hAnsiTheme="majorHAnsi" w:cstheme="majorHAnsi"/>
        </w:rPr>
        <w:t>- Internal: https://mail.big.krankenkasse.de/EWS/Exchange.asmx</w:t>
      </w:r>
    </w:p>
    <w:p w14:paraId="3053E8F5" w14:textId="0DB90815"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w:t>
      </w:r>
      <w:r w:rsidR="00350EBA" w:rsidRPr="001F59EC">
        <w:rPr>
          <w:rFonts w:asciiTheme="majorHAnsi" w:hAnsiTheme="majorHAnsi" w:cstheme="majorHAnsi"/>
        </w:rPr>
        <w:t>mail</w:t>
      </w:r>
      <w:r w:rsidRPr="001F59EC">
        <w:rPr>
          <w:rFonts w:asciiTheme="majorHAnsi" w:hAnsiTheme="majorHAnsi" w:cstheme="majorHAnsi"/>
        </w:rPr>
        <w:t>.big.krankenkasse.de/EWS/Exchange.asmx</w:t>
      </w:r>
    </w:p>
    <w:p w14:paraId="50F487F4" w14:textId="77777777" w:rsidR="00350AA0" w:rsidRPr="001F59EC" w:rsidRDefault="00350AA0" w:rsidP="00350AA0">
      <w:pPr>
        <w:rPr>
          <w:rFonts w:asciiTheme="majorHAnsi" w:hAnsiTheme="majorHAnsi" w:cstheme="majorHAnsi"/>
        </w:rPr>
      </w:pPr>
    </w:p>
    <w:p w14:paraId="5010855D"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MAPI</w:t>
      </w:r>
    </w:p>
    <w:p w14:paraId="24D925F1"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https://mail.big.krankenkasse.de/mapi</w:t>
      </w:r>
    </w:p>
    <w:p w14:paraId="39914A45"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https://oauth.big.krankenkasse.de/mapi</w:t>
      </w:r>
    </w:p>
    <w:p w14:paraId="0F1B0F59" w14:textId="77777777" w:rsidR="00350AA0" w:rsidRPr="001F59EC" w:rsidRDefault="00350AA0" w:rsidP="00350AA0">
      <w:pPr>
        <w:rPr>
          <w:rFonts w:asciiTheme="majorHAnsi" w:hAnsiTheme="majorHAnsi" w:cstheme="majorHAnsi"/>
        </w:rPr>
      </w:pPr>
    </w:p>
    <w:p w14:paraId="1C28740B"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ActiveSync</w:t>
      </w:r>
    </w:p>
    <w:p w14:paraId="56F89200"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https://mail.big.krankenkasse.de/Microsoft-Server-ActiveSync</w:t>
      </w:r>
    </w:p>
    <w:p w14:paraId="1905F932"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External: https://mail.big.krankenkasse.de/Microsoft-Server-ActiveSync</w:t>
      </w:r>
    </w:p>
    <w:p w14:paraId="49770E85" w14:textId="77777777" w:rsidR="00350AA0" w:rsidRPr="001F59EC" w:rsidRDefault="00350AA0" w:rsidP="00350AA0">
      <w:pPr>
        <w:rPr>
          <w:rFonts w:asciiTheme="majorHAnsi" w:hAnsiTheme="majorHAnsi" w:cstheme="majorHAnsi"/>
          <w:lang w:val="en-US"/>
        </w:rPr>
      </w:pPr>
    </w:p>
    <w:p w14:paraId="7774F09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Offline Address Book</w:t>
      </w:r>
    </w:p>
    <w:p w14:paraId="5C3E9663" w14:textId="77777777" w:rsidR="00350AA0" w:rsidRPr="001F59EC" w:rsidRDefault="00350AA0" w:rsidP="00350AA0">
      <w:pPr>
        <w:rPr>
          <w:rFonts w:asciiTheme="majorHAnsi" w:hAnsiTheme="majorHAnsi" w:cstheme="majorHAnsi"/>
        </w:rPr>
      </w:pPr>
      <w:r w:rsidRPr="001F59EC">
        <w:rPr>
          <w:rFonts w:asciiTheme="majorHAnsi" w:hAnsiTheme="majorHAnsi" w:cstheme="majorHAnsi"/>
          <w:lang w:val="en-US"/>
        </w:rPr>
        <w:t xml:space="preserve"> </w:t>
      </w:r>
      <w:r w:rsidRPr="001F59EC">
        <w:rPr>
          <w:rFonts w:asciiTheme="majorHAnsi" w:hAnsiTheme="majorHAnsi" w:cstheme="majorHAnsi"/>
        </w:rPr>
        <w:t>- Internal: https://mail.big.krankenkasse.de/OAB</w:t>
      </w:r>
    </w:p>
    <w:p w14:paraId="681C4362" w14:textId="53CE97CA"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w:t>
      </w:r>
      <w:r w:rsidR="00350EBA" w:rsidRPr="001F59EC">
        <w:rPr>
          <w:rFonts w:asciiTheme="majorHAnsi" w:hAnsiTheme="majorHAnsi" w:cstheme="majorHAnsi"/>
        </w:rPr>
        <w:t>mail</w:t>
      </w:r>
      <w:r w:rsidRPr="001F59EC">
        <w:rPr>
          <w:rFonts w:asciiTheme="majorHAnsi" w:hAnsiTheme="majorHAnsi" w:cstheme="majorHAnsi"/>
        </w:rPr>
        <w:t>.big.krankenkasse.de/OAB</w:t>
      </w:r>
    </w:p>
    <w:p w14:paraId="23AEBA21" w14:textId="77777777" w:rsidR="00350AA0" w:rsidRPr="001F59EC" w:rsidRDefault="00350AA0" w:rsidP="00350AA0">
      <w:pPr>
        <w:rPr>
          <w:rFonts w:asciiTheme="majorHAnsi" w:hAnsiTheme="majorHAnsi" w:cstheme="majorHAnsi"/>
        </w:rPr>
      </w:pPr>
    </w:p>
    <w:p w14:paraId="01274B06"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Outlook Web App</w:t>
      </w:r>
    </w:p>
    <w:p w14:paraId="5B75E026" w14:textId="51BCBE2E"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Internal: </w:t>
      </w:r>
      <w:r w:rsidR="00350EBA" w:rsidRPr="001F59EC">
        <w:rPr>
          <w:rFonts w:asciiTheme="majorHAnsi" w:hAnsiTheme="majorHAnsi" w:cstheme="majorHAnsi"/>
        </w:rPr>
        <w:t>https://mail.big.krankenkasse.de/owa</w:t>
      </w:r>
    </w:p>
    <w:p w14:paraId="5424E9C5" w14:textId="77777777" w:rsidR="00350AA0" w:rsidRPr="001F59EC" w:rsidRDefault="00350AA0" w:rsidP="00350AA0">
      <w:pPr>
        <w:rPr>
          <w:rFonts w:asciiTheme="majorHAnsi" w:hAnsiTheme="majorHAnsi" w:cstheme="majorHAnsi"/>
        </w:rPr>
      </w:pPr>
      <w:r w:rsidRPr="001F59EC">
        <w:rPr>
          <w:rFonts w:asciiTheme="majorHAnsi" w:hAnsiTheme="majorHAnsi" w:cstheme="majorHAnsi"/>
        </w:rPr>
        <w:t xml:space="preserve"> - External: https://mail.big.krankenkasse.de/owa</w:t>
      </w:r>
    </w:p>
    <w:p w14:paraId="6EBCD75E" w14:textId="77777777" w:rsidR="00350AA0" w:rsidRPr="001F59EC" w:rsidRDefault="00350AA0" w:rsidP="00350AA0">
      <w:pPr>
        <w:rPr>
          <w:rFonts w:asciiTheme="majorHAnsi" w:hAnsiTheme="majorHAnsi" w:cstheme="majorHAnsi"/>
        </w:rPr>
      </w:pPr>
    </w:p>
    <w:p w14:paraId="5D9F3206"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PowerShell</w:t>
      </w:r>
    </w:p>
    <w:p w14:paraId="3F4EFA34"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http://big-vmail02.big.krankenkasse.de/powershell</w:t>
      </w:r>
    </w:p>
    <w:p w14:paraId="53E1778E"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External: </w:t>
      </w:r>
    </w:p>
    <w:p w14:paraId="0BB45430" w14:textId="77777777" w:rsidR="00350AA0" w:rsidRPr="001F59EC" w:rsidRDefault="00350AA0" w:rsidP="00350AA0">
      <w:pPr>
        <w:rPr>
          <w:rFonts w:asciiTheme="majorHAnsi" w:hAnsiTheme="majorHAnsi" w:cstheme="majorHAnsi"/>
          <w:lang w:val="en-US"/>
        </w:rPr>
      </w:pPr>
    </w:p>
    <w:p w14:paraId="62BF177B"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Outlook Anywhere</w:t>
      </w:r>
    </w:p>
    <w:p w14:paraId="57F4BB6C" w14:textId="77777777" w:rsidR="00350AA0" w:rsidRPr="001F59EC" w:rsidRDefault="00350AA0" w:rsidP="00350AA0">
      <w:pPr>
        <w:rPr>
          <w:rFonts w:asciiTheme="majorHAnsi" w:hAnsiTheme="majorHAnsi" w:cstheme="majorHAnsi"/>
          <w:lang w:val="en-US"/>
        </w:rPr>
      </w:pPr>
      <w:r w:rsidRPr="001F59EC">
        <w:rPr>
          <w:rFonts w:asciiTheme="majorHAnsi" w:hAnsiTheme="majorHAnsi" w:cstheme="majorHAnsi"/>
          <w:lang w:val="en-US"/>
        </w:rPr>
        <w:t xml:space="preserve"> - Internal: mail.big.krankenkasse.de</w:t>
      </w:r>
    </w:p>
    <w:p w14:paraId="0A5AD236" w14:textId="340B5CAD" w:rsidR="00350AA0" w:rsidRPr="001F59EC" w:rsidRDefault="00350AA0" w:rsidP="00350AA0">
      <w:pPr>
        <w:rPr>
          <w:rFonts w:asciiTheme="majorHAnsi" w:hAnsiTheme="majorHAnsi" w:cstheme="majorHAnsi"/>
        </w:rPr>
      </w:pPr>
      <w:r w:rsidRPr="001F59EC">
        <w:rPr>
          <w:rFonts w:asciiTheme="majorHAnsi" w:hAnsiTheme="majorHAnsi" w:cstheme="majorHAnsi"/>
          <w:lang w:val="en-US"/>
        </w:rPr>
        <w:t xml:space="preserve"> </w:t>
      </w:r>
      <w:r w:rsidRPr="001F59EC">
        <w:rPr>
          <w:rFonts w:asciiTheme="majorHAnsi" w:hAnsiTheme="majorHAnsi" w:cstheme="majorHAnsi"/>
        </w:rPr>
        <w:t xml:space="preserve">- External: </w:t>
      </w:r>
      <w:r w:rsidR="00350EBA" w:rsidRPr="001F59EC">
        <w:rPr>
          <w:rFonts w:asciiTheme="majorHAnsi" w:hAnsiTheme="majorHAnsi" w:cstheme="majorHAnsi"/>
        </w:rPr>
        <w:t>mail</w:t>
      </w:r>
      <w:r w:rsidRPr="001F59EC">
        <w:rPr>
          <w:rFonts w:asciiTheme="majorHAnsi" w:hAnsiTheme="majorHAnsi" w:cstheme="majorHAnsi"/>
        </w:rPr>
        <w:t>.big.krankenkasse.de</w:t>
      </w:r>
    </w:p>
    <w:p w14:paraId="593F0DE6" w14:textId="2820A443" w:rsidR="00350AA0" w:rsidRPr="001F59EC" w:rsidRDefault="00350AA0" w:rsidP="001A3C0E">
      <w:pPr>
        <w:tabs>
          <w:tab w:val="left" w:pos="2420"/>
        </w:tabs>
        <w:rPr>
          <w:rFonts w:asciiTheme="majorHAnsi" w:hAnsiTheme="majorHAnsi" w:cstheme="majorHAnsi"/>
        </w:rPr>
      </w:pPr>
    </w:p>
    <w:p w14:paraId="23CBEC64" w14:textId="50224696" w:rsidR="00AE0E9A" w:rsidRPr="001F59EC" w:rsidRDefault="00AE0E9A" w:rsidP="6B06F679">
      <w:pPr>
        <w:pStyle w:val="berschrift2"/>
        <w:rPr>
          <w:rFonts w:asciiTheme="majorHAnsi" w:hAnsiTheme="majorHAnsi" w:cstheme="majorBidi"/>
        </w:rPr>
      </w:pPr>
      <w:bookmarkStart w:id="215" w:name="_Toc791995676"/>
      <w:r w:rsidRPr="6B06F679">
        <w:rPr>
          <w:rFonts w:asciiTheme="majorHAnsi" w:hAnsiTheme="majorHAnsi" w:cstheme="majorBidi"/>
        </w:rPr>
        <w:t>CodeTwo Exchange Rules Pro</w:t>
      </w:r>
      <w:bookmarkEnd w:id="215"/>
    </w:p>
    <w:p w14:paraId="613886A0" w14:textId="4CD409E5" w:rsidR="00AE0E9A" w:rsidRPr="001F59EC" w:rsidRDefault="00AE0E9A" w:rsidP="6B06F679">
      <w:pPr>
        <w:pStyle w:val="berschrift3"/>
        <w:rPr>
          <w:rFonts w:asciiTheme="majorHAnsi" w:hAnsiTheme="majorHAnsi" w:cstheme="majorBidi"/>
        </w:rPr>
      </w:pPr>
      <w:bookmarkStart w:id="216" w:name="_Toc620646517"/>
      <w:r w:rsidRPr="6B06F679">
        <w:rPr>
          <w:rFonts w:asciiTheme="majorHAnsi" w:hAnsiTheme="majorHAnsi" w:cstheme="majorBidi"/>
        </w:rPr>
        <w:t>Allgemeines</w:t>
      </w:r>
      <w:bookmarkEnd w:id="216"/>
    </w:p>
    <w:p w14:paraId="5091A135" w14:textId="3404D916" w:rsidR="00AE0E9A" w:rsidRPr="001F59EC" w:rsidRDefault="00AE0E9A" w:rsidP="00AE0E9A">
      <w:pPr>
        <w:rPr>
          <w:rFonts w:asciiTheme="majorHAnsi" w:hAnsiTheme="majorHAnsi" w:cstheme="majorHAnsi"/>
        </w:rPr>
      </w:pPr>
      <w:r w:rsidRPr="001F59EC">
        <w:rPr>
          <w:rFonts w:asciiTheme="majorHAnsi" w:hAnsiTheme="majorHAnsi" w:cstheme="majorHAnsi"/>
        </w:rPr>
        <w:t>Auf dem Mailserver vmail0</w:t>
      </w:r>
      <w:r w:rsidR="00D67D3C" w:rsidRPr="001F59EC">
        <w:rPr>
          <w:rFonts w:asciiTheme="majorHAnsi" w:hAnsiTheme="majorHAnsi" w:cstheme="majorHAnsi"/>
        </w:rPr>
        <w:t>2</w:t>
      </w:r>
      <w:r w:rsidRPr="001F59EC">
        <w:rPr>
          <w:rFonts w:asciiTheme="majorHAnsi" w:hAnsiTheme="majorHAnsi" w:cstheme="majorHAnsi"/>
        </w:rPr>
        <w:t xml:space="preserve"> ist die Software CodeTwo Exchange Rules Pro (Exchange Rules Pro  Admin Panel und Exchange Rules Pro Service) installiert.</w:t>
      </w:r>
    </w:p>
    <w:p w14:paraId="7DE25C78"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lastRenderedPageBreak/>
        <w:t>Das Tool ist eine Erweiterung für den MS Exchange-Servers und klinkt sich in den Mail-Flow des Exchange Servers ein.</w:t>
      </w:r>
    </w:p>
    <w:p w14:paraId="70026F36"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Über definierte Regeln wird der Mail-Flow und der Inhalt von E-Mails (in- und outgoing) gesteuert. Mail-Signatur, Bounce, Weiterleitung von a an b etc erfolgt zum größten Teil über CodeTwo.</w:t>
      </w:r>
    </w:p>
    <w:p w14:paraId="28716221"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Andere Regeln sind im Exchange konfiguriert.</w:t>
      </w:r>
    </w:p>
    <w:p w14:paraId="0EA07413" w14:textId="16C91CE8" w:rsidR="00AE0E9A" w:rsidRPr="001F59EC" w:rsidRDefault="00AE0E9A" w:rsidP="6B06F679">
      <w:pPr>
        <w:pStyle w:val="berschrift3"/>
        <w:rPr>
          <w:rFonts w:asciiTheme="majorHAnsi" w:hAnsiTheme="majorHAnsi" w:cstheme="majorBidi"/>
        </w:rPr>
      </w:pPr>
      <w:bookmarkStart w:id="217" w:name="_Toc2012272702"/>
      <w:r w:rsidRPr="6B06F679">
        <w:rPr>
          <w:rFonts w:asciiTheme="majorHAnsi" w:hAnsiTheme="majorHAnsi" w:cstheme="majorBidi"/>
        </w:rPr>
        <w:t>Konfiguration</w:t>
      </w:r>
      <w:bookmarkEnd w:id="217"/>
    </w:p>
    <w:p w14:paraId="3DD497A4" w14:textId="4AD16623" w:rsidR="00AE0E9A" w:rsidRPr="001F59EC" w:rsidRDefault="00AE0E9A" w:rsidP="00AE0E9A">
      <w:pPr>
        <w:rPr>
          <w:rFonts w:asciiTheme="majorHAnsi" w:hAnsiTheme="majorHAnsi" w:cstheme="majorHAnsi"/>
        </w:rPr>
      </w:pPr>
      <w:r w:rsidRPr="001F59EC">
        <w:rPr>
          <w:rFonts w:asciiTheme="majorHAnsi" w:hAnsiTheme="majorHAnsi" w:cstheme="majorHAnsi"/>
        </w:rPr>
        <w:t>Der Zugriff auf die Software erfolgt mittels Rechten, die in der Anwendung gesetzt werden und den angemeldeten Windows Benutzer, der abgefragt wird.</w:t>
      </w:r>
    </w:p>
    <w:p w14:paraId="2E2F23B5" w14:textId="5848FD8F" w:rsidR="00AE0E9A" w:rsidRPr="001F59EC" w:rsidRDefault="00AE0E9A" w:rsidP="00812A34">
      <w:pPr>
        <w:rPr>
          <w:rFonts w:asciiTheme="majorHAnsi" w:hAnsiTheme="majorHAnsi" w:cstheme="majorHAnsi"/>
        </w:rPr>
      </w:pPr>
      <w:r w:rsidRPr="001F59EC">
        <w:rPr>
          <w:rFonts w:asciiTheme="majorHAnsi" w:hAnsiTheme="majorHAnsi" w:cstheme="majorHAnsi"/>
        </w:rPr>
        <w:t>Jeder Exchange Server (im Cluster) muss mind. den Service "Exchange Rules Pro Service" installiert haben, damit korrekt die Regeln beim Mail-Flow angewendet werden können.</w:t>
      </w:r>
    </w:p>
    <w:p w14:paraId="6179AEDE" w14:textId="3B2B8E66" w:rsidR="00AE0E9A" w:rsidRPr="001F59EC" w:rsidRDefault="00AE0E9A" w:rsidP="6B06F679">
      <w:pPr>
        <w:pStyle w:val="berschrift3"/>
        <w:rPr>
          <w:rFonts w:asciiTheme="majorHAnsi" w:hAnsiTheme="majorHAnsi" w:cstheme="majorBidi"/>
        </w:rPr>
      </w:pPr>
      <w:bookmarkStart w:id="218" w:name="_Toc1956764072"/>
      <w:r w:rsidRPr="6B06F679">
        <w:rPr>
          <w:rFonts w:asciiTheme="majorHAnsi" w:hAnsiTheme="majorHAnsi" w:cstheme="majorBidi"/>
        </w:rPr>
        <w:t>Installation</w:t>
      </w:r>
      <w:bookmarkEnd w:id="218"/>
    </w:p>
    <w:p w14:paraId="14366BDE"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 Der MSExchangeTransport Dienst wird während der Installation der Software gestoppt.</w:t>
      </w:r>
    </w:p>
    <w:p w14:paraId="06D4E8BC" w14:textId="77777777" w:rsidR="00AE0E9A" w:rsidRPr="001F59EC" w:rsidRDefault="00AE0E9A" w:rsidP="00AE0E9A">
      <w:pPr>
        <w:rPr>
          <w:rFonts w:asciiTheme="majorHAnsi" w:hAnsiTheme="majorHAnsi" w:cstheme="majorHAnsi"/>
        </w:rPr>
      </w:pPr>
      <w:r w:rsidRPr="001F59EC">
        <w:rPr>
          <w:rFonts w:asciiTheme="majorHAnsi" w:hAnsiTheme="majorHAnsi" w:cstheme="majorHAnsi"/>
        </w:rPr>
        <w:t xml:space="preserve">- Es wird  das MS .NET FW benötigt. </w:t>
      </w:r>
    </w:p>
    <w:p w14:paraId="30F139E8" w14:textId="2FEF2134" w:rsidR="00AE0E9A" w:rsidRPr="001F59EC" w:rsidRDefault="00AE0E9A" w:rsidP="00AE0E9A">
      <w:pPr>
        <w:rPr>
          <w:rFonts w:asciiTheme="majorHAnsi" w:hAnsiTheme="majorHAnsi" w:cstheme="majorHAnsi"/>
        </w:rPr>
      </w:pPr>
      <w:r w:rsidRPr="001F59EC">
        <w:rPr>
          <w:rFonts w:asciiTheme="majorHAnsi" w:hAnsiTheme="majorHAnsi" w:cstheme="majorHAnsi"/>
        </w:rPr>
        <w:t xml:space="preserve"> Es wird für jede Installation eine eigenständige/separate S/N - Lizenzschlüssel für die Software benötigt, die beim Hersteller Support bestellt werden muss.</w:t>
      </w:r>
    </w:p>
    <w:p w14:paraId="3147494E" w14:textId="77777777" w:rsidR="00AE0E9A" w:rsidRPr="001F59EC" w:rsidRDefault="00AE0E9A" w:rsidP="00AE0E9A">
      <w:pPr>
        <w:rPr>
          <w:rFonts w:asciiTheme="majorHAnsi" w:hAnsiTheme="majorHAnsi" w:cstheme="majorHAnsi"/>
        </w:rPr>
      </w:pPr>
    </w:p>
    <w:p w14:paraId="2E73D195" w14:textId="16D40EE1" w:rsidR="00AE0E9A" w:rsidRPr="001F59EC" w:rsidRDefault="00AE0E9A" w:rsidP="00AE0E9A">
      <w:pPr>
        <w:rPr>
          <w:rFonts w:asciiTheme="majorHAnsi" w:hAnsiTheme="majorHAnsi" w:cstheme="majorHAnsi"/>
        </w:rPr>
      </w:pPr>
      <w:r w:rsidRPr="001F59EC">
        <w:rPr>
          <w:rFonts w:asciiTheme="majorHAnsi" w:hAnsiTheme="majorHAnsi" w:cstheme="majorHAnsi"/>
        </w:rPr>
        <w:t>Der Installationsprozess ist unter dem Link: https://www.codetwo.com/userguide/exchange-rules-pro/software-installation.htm zu finden.</w:t>
      </w:r>
    </w:p>
    <w:p w14:paraId="2ADDE570" w14:textId="531A2E6C" w:rsidR="00993431" w:rsidRPr="001F59EC" w:rsidRDefault="218DE66B" w:rsidP="6B06F679">
      <w:pPr>
        <w:pStyle w:val="berschrift2"/>
        <w:rPr>
          <w:rFonts w:asciiTheme="majorHAnsi" w:hAnsiTheme="majorHAnsi" w:cstheme="majorBidi"/>
        </w:rPr>
      </w:pPr>
      <w:bookmarkStart w:id="219" w:name="_Toc778842739"/>
      <w:r w:rsidRPr="6B06F679">
        <w:rPr>
          <w:rFonts w:asciiTheme="majorHAnsi" w:hAnsiTheme="majorHAnsi" w:cstheme="majorBidi"/>
        </w:rPr>
        <w:t>Lizenzen</w:t>
      </w:r>
      <w:bookmarkEnd w:id="219"/>
    </w:p>
    <w:p w14:paraId="7D9C5A6F" w14:textId="4B2B3257" w:rsidR="000E5010" w:rsidRPr="001F59EC" w:rsidRDefault="218DE66B" w:rsidP="000E5010">
      <w:pPr>
        <w:rPr>
          <w:rFonts w:asciiTheme="majorHAnsi" w:hAnsiTheme="majorHAnsi" w:cstheme="majorHAnsi"/>
        </w:rPr>
      </w:pPr>
      <w:r w:rsidRPr="001F59EC">
        <w:rPr>
          <w:rFonts w:asciiTheme="majorHAnsi" w:hAnsiTheme="majorHAnsi" w:cstheme="majorHAnsi"/>
        </w:rPr>
        <w:t>Die Lizenzen werden von der BIG beigestellt.</w:t>
      </w:r>
    </w:p>
    <w:p w14:paraId="1DB7CDAF" w14:textId="6979C15C" w:rsidR="00993431" w:rsidRPr="001F59EC" w:rsidRDefault="218DE66B" w:rsidP="6B06F679">
      <w:pPr>
        <w:pStyle w:val="berschrift2"/>
        <w:rPr>
          <w:rFonts w:asciiTheme="majorHAnsi" w:hAnsiTheme="majorHAnsi" w:cstheme="majorBidi"/>
        </w:rPr>
      </w:pPr>
      <w:bookmarkStart w:id="220" w:name="_Toc1747572425"/>
      <w:r w:rsidRPr="6B06F679">
        <w:rPr>
          <w:rFonts w:asciiTheme="majorHAnsi" w:hAnsiTheme="majorHAnsi" w:cstheme="majorBidi"/>
        </w:rPr>
        <w:t>Zertifikate</w:t>
      </w:r>
      <w:bookmarkEnd w:id="220"/>
    </w:p>
    <w:p w14:paraId="15C8920D" w14:textId="2171B492" w:rsidR="00BA3816" w:rsidRPr="001F59EC" w:rsidRDefault="218DE66B" w:rsidP="00BA3816">
      <w:pPr>
        <w:rPr>
          <w:rFonts w:asciiTheme="majorHAnsi" w:hAnsiTheme="majorHAnsi" w:cstheme="majorHAnsi"/>
        </w:rPr>
      </w:pPr>
      <w:r w:rsidRPr="001F59EC">
        <w:rPr>
          <w:rFonts w:asciiTheme="majorHAnsi" w:hAnsiTheme="majorHAnsi" w:cstheme="majorHAnsi"/>
        </w:rPr>
        <w:t xml:space="preserve">Für die Exchange Dienste wird </w:t>
      </w:r>
      <w:r w:rsidR="000C1CDC" w:rsidRPr="001F59EC">
        <w:rPr>
          <w:rFonts w:asciiTheme="majorHAnsi" w:hAnsiTheme="majorHAnsi" w:cstheme="majorHAnsi"/>
        </w:rPr>
        <w:t>das Wildcard Zertifikat *.big.krankenkasse.de verwendet, durch d</w:t>
      </w:r>
      <w:r w:rsidR="00331B2C" w:rsidRPr="001F59EC">
        <w:rPr>
          <w:rFonts w:asciiTheme="majorHAnsi" w:hAnsiTheme="majorHAnsi" w:cstheme="majorHAnsi"/>
        </w:rPr>
        <w:t>as Extended Protection ist das gleiche Zertifikat auch auf der ADC veröffentlicht.</w:t>
      </w:r>
    </w:p>
    <w:p w14:paraId="4B97E860" w14:textId="3AC6C24A" w:rsidR="00782A12" w:rsidRPr="001F59EC" w:rsidRDefault="007C74D1" w:rsidP="00782A12">
      <w:pPr>
        <w:rPr>
          <w:rFonts w:asciiTheme="majorHAnsi" w:hAnsiTheme="majorHAnsi" w:cstheme="majorHAnsi"/>
        </w:rPr>
      </w:pPr>
      <w:r w:rsidRPr="001F59EC">
        <w:rPr>
          <w:rFonts w:asciiTheme="majorHAnsi" w:hAnsiTheme="majorHAnsi" w:cstheme="majorHAnsi"/>
          <w:noProof/>
        </w:rPr>
        <w:drawing>
          <wp:inline distT="0" distB="0" distL="0" distR="0" wp14:anchorId="76186746" wp14:editId="5F7BF982">
            <wp:extent cx="5760720" cy="1194435"/>
            <wp:effectExtent l="0" t="0" r="0" b="5715"/>
            <wp:docPr id="2111408890" name="Grafik 1" descr="Ein Bild, das Text, Screenshot, Reihe, Zah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408890" name="Grafik 1" descr="Ein Bild, das Text, Screenshot, Reihe, Zahl enthält.&#10;&#10;KI-generierte Inhalte können fehlerhaft sein."/>
                    <pic:cNvPicPr/>
                  </pic:nvPicPr>
                  <pic:blipFill>
                    <a:blip r:embed="rId98"/>
                    <a:stretch>
                      <a:fillRect/>
                    </a:stretch>
                  </pic:blipFill>
                  <pic:spPr>
                    <a:xfrm>
                      <a:off x="0" y="0"/>
                      <a:ext cx="5760720" cy="1194435"/>
                    </a:xfrm>
                    <a:prstGeom prst="rect">
                      <a:avLst/>
                    </a:prstGeom>
                  </pic:spPr>
                </pic:pic>
              </a:graphicData>
            </a:graphic>
          </wp:inline>
        </w:drawing>
      </w:r>
    </w:p>
    <w:p w14:paraId="0490D8E8" w14:textId="319060D8" w:rsidR="00687BB8" w:rsidRPr="001F59EC" w:rsidRDefault="00687BB8" w:rsidP="00782A12">
      <w:pPr>
        <w:rPr>
          <w:rFonts w:asciiTheme="majorHAnsi" w:hAnsiTheme="majorHAnsi" w:cstheme="majorHAnsi"/>
        </w:rPr>
      </w:pPr>
      <w:r w:rsidRPr="001F59EC">
        <w:rPr>
          <w:rFonts w:asciiTheme="majorHAnsi" w:hAnsiTheme="majorHAnsi" w:cstheme="majorHAnsi"/>
        </w:rPr>
        <w:t>Das externe Wildcard wird ebenfalls für die Hybridstellung verwendet.</w:t>
      </w:r>
    </w:p>
    <w:p w14:paraId="73174BF5" w14:textId="2FF48FE9" w:rsidR="00BD5DF0" w:rsidRPr="001F59EC" w:rsidRDefault="00BD5DF0" w:rsidP="6B06F679">
      <w:pPr>
        <w:pStyle w:val="berschrift2"/>
        <w:rPr>
          <w:rFonts w:asciiTheme="majorHAnsi" w:hAnsiTheme="majorHAnsi" w:cstheme="majorBidi"/>
        </w:rPr>
      </w:pPr>
      <w:bookmarkStart w:id="221" w:name="_Toc1395977276"/>
      <w:r w:rsidRPr="6B06F679">
        <w:rPr>
          <w:rFonts w:asciiTheme="majorHAnsi" w:hAnsiTheme="majorHAnsi" w:cstheme="majorBidi"/>
        </w:rPr>
        <w:t>Hybridstellung und Hybrid Modern Auth</w:t>
      </w:r>
      <w:bookmarkEnd w:id="221"/>
    </w:p>
    <w:p w14:paraId="0252211A" w14:textId="3DC6CB29" w:rsidR="00BD5DF0" w:rsidRPr="001F59EC" w:rsidRDefault="00BD5DF0" w:rsidP="00BD5DF0">
      <w:pPr>
        <w:rPr>
          <w:rFonts w:asciiTheme="majorHAnsi" w:hAnsiTheme="majorHAnsi" w:cstheme="majorHAnsi"/>
        </w:rPr>
      </w:pPr>
      <w:r w:rsidRPr="001F59EC">
        <w:rPr>
          <w:rFonts w:asciiTheme="majorHAnsi" w:hAnsiTheme="majorHAnsi" w:cstheme="majorHAnsi"/>
        </w:rPr>
        <w:t>Es besteht die Anforderung, den Zugriff abzusichern, sodass eine Multi Faktor Authentifizierung ermöglich ist und der Zugriff via ActiveSync nur von Mobilgeräten möglich ist, die via InTune als vertrauenswürdig registriert wurden.</w:t>
      </w:r>
    </w:p>
    <w:p w14:paraId="79EEC70A" w14:textId="16B774AC" w:rsidR="00BD5DF0" w:rsidRPr="001F59EC" w:rsidRDefault="00BD5DF0" w:rsidP="00BD5DF0">
      <w:pPr>
        <w:rPr>
          <w:rFonts w:asciiTheme="majorHAnsi" w:hAnsiTheme="majorHAnsi" w:cstheme="majorHAnsi"/>
        </w:rPr>
      </w:pPr>
      <w:r w:rsidRPr="001F59EC">
        <w:rPr>
          <w:rFonts w:asciiTheme="majorHAnsi" w:hAnsiTheme="majorHAnsi" w:cstheme="majorHAnsi"/>
        </w:rPr>
        <w:t>Des Weiteren besteht die Anforderung die Postfächer weiterhin OnPremises auf der Exchange Infrastruktur zu hosten.</w:t>
      </w:r>
    </w:p>
    <w:p w14:paraId="04C94A43" w14:textId="25F3301A" w:rsidR="00BD5DF0" w:rsidRPr="001F59EC" w:rsidRDefault="00260BFE" w:rsidP="00BD5DF0">
      <w:pPr>
        <w:rPr>
          <w:rFonts w:asciiTheme="majorHAnsi" w:hAnsiTheme="majorHAnsi" w:cstheme="majorHAnsi"/>
        </w:rPr>
      </w:pPr>
      <w:r w:rsidRPr="001F59EC">
        <w:rPr>
          <w:rFonts w:asciiTheme="majorHAnsi" w:hAnsiTheme="majorHAnsi" w:cstheme="majorHAnsi"/>
        </w:rPr>
        <w:lastRenderedPageBreak/>
        <w:t>Vorbereitend h</w:t>
      </w:r>
      <w:r w:rsidR="00DD2E7C" w:rsidRPr="001F59EC">
        <w:rPr>
          <w:rFonts w:asciiTheme="majorHAnsi" w:hAnsiTheme="majorHAnsi" w:cstheme="majorHAnsi"/>
        </w:rPr>
        <w:t xml:space="preserve">ierfür wurde eine Exchange Hybridstellung inkl. </w:t>
      </w:r>
      <w:r w:rsidR="00EC1C75" w:rsidRPr="001F59EC">
        <w:rPr>
          <w:rFonts w:asciiTheme="majorHAnsi" w:hAnsiTheme="majorHAnsi" w:cstheme="majorHAnsi"/>
        </w:rPr>
        <w:t xml:space="preserve">über Entra ID Connect </w:t>
      </w:r>
      <w:r w:rsidR="00DD2E7C" w:rsidRPr="001F59EC">
        <w:rPr>
          <w:rFonts w:asciiTheme="majorHAnsi" w:hAnsiTheme="majorHAnsi" w:cstheme="majorHAnsi"/>
        </w:rPr>
        <w:t>synchronisierter Benutzerkonten ins Entra ID geschaffen, als Hybrid Endpoint ist der big-vmail02 hinterlegt.</w:t>
      </w:r>
    </w:p>
    <w:p w14:paraId="19293EF4" w14:textId="650DFF74" w:rsidR="00DD2E7C" w:rsidRPr="001F59EC" w:rsidRDefault="009B7B4F" w:rsidP="00BD5DF0">
      <w:pPr>
        <w:rPr>
          <w:rFonts w:asciiTheme="majorHAnsi" w:hAnsiTheme="majorHAnsi" w:cstheme="majorHAnsi"/>
        </w:rPr>
      </w:pPr>
      <w:r w:rsidRPr="001F59EC">
        <w:rPr>
          <w:rFonts w:asciiTheme="majorHAnsi" w:hAnsiTheme="majorHAnsi" w:cstheme="majorHAnsi"/>
        </w:rPr>
        <w:t>Auf dem big-vmail02 ist</w:t>
      </w:r>
      <w:r w:rsidR="00DD2E7C" w:rsidRPr="001F59EC">
        <w:rPr>
          <w:rFonts w:asciiTheme="majorHAnsi" w:hAnsiTheme="majorHAnsi" w:cstheme="majorHAnsi"/>
        </w:rPr>
        <w:t xml:space="preserve"> vollumfänglich TLS 1.2 aktiviert und können OAuth Abfragen über Exchange Online bedienen.</w:t>
      </w:r>
    </w:p>
    <w:p w14:paraId="6A93BA13" w14:textId="16F0AB2D" w:rsidR="00BD5DF0" w:rsidRPr="001F59EC" w:rsidRDefault="00260BFE" w:rsidP="6B06F679">
      <w:pPr>
        <w:pStyle w:val="berschrift3"/>
        <w:rPr>
          <w:rFonts w:asciiTheme="majorHAnsi" w:hAnsiTheme="majorHAnsi" w:cstheme="majorBidi"/>
        </w:rPr>
      </w:pPr>
      <w:bookmarkStart w:id="222" w:name="_Toc554156383"/>
      <w:r w:rsidRPr="6B06F679">
        <w:rPr>
          <w:rFonts w:asciiTheme="majorHAnsi" w:hAnsiTheme="majorHAnsi" w:cstheme="majorBidi"/>
        </w:rPr>
        <w:t>Aktivierung Hybrid Modern Auth</w:t>
      </w:r>
      <w:bookmarkEnd w:id="222"/>
    </w:p>
    <w:p w14:paraId="1DDDF64C" w14:textId="79497C66" w:rsidR="00260BFE" w:rsidRPr="001F59EC" w:rsidRDefault="00260BFE" w:rsidP="00260BFE">
      <w:pPr>
        <w:rPr>
          <w:rFonts w:asciiTheme="majorHAnsi" w:hAnsiTheme="majorHAnsi" w:cstheme="majorHAnsi"/>
        </w:rPr>
      </w:pPr>
      <w:r w:rsidRPr="001F59EC">
        <w:rPr>
          <w:rFonts w:asciiTheme="majorHAnsi" w:hAnsiTheme="majorHAnsi" w:cstheme="majorHAnsi"/>
        </w:rPr>
        <w:t xml:space="preserve">Die Aktivierung von Hybrid Modern Auth geschah mit folgenden zwei Befehlen. Dies hat zur Folge, dass </w:t>
      </w:r>
      <w:r w:rsidR="000814A4" w:rsidRPr="001F59EC">
        <w:rPr>
          <w:rFonts w:asciiTheme="majorHAnsi" w:hAnsiTheme="majorHAnsi" w:cstheme="majorHAnsi"/>
        </w:rPr>
        <w:t>sämtliche Authentifizierungen an lokale Exchange Ressourcen an Azure umgeleitet und dort durchgeführt werden:</w:t>
      </w:r>
    </w:p>
    <w:p w14:paraId="0E45A204" w14:textId="77777777" w:rsidR="00260BFE" w:rsidRPr="001F59EC" w:rsidRDefault="00260BFE" w:rsidP="00260BFE">
      <w:pPr>
        <w:rPr>
          <w:rFonts w:asciiTheme="majorHAnsi" w:hAnsiTheme="majorHAnsi" w:cstheme="majorHAnsi"/>
          <w:highlight w:val="lightGray"/>
          <w:lang w:val="en-US"/>
        </w:rPr>
      </w:pPr>
      <w:r w:rsidRPr="001F59EC">
        <w:rPr>
          <w:rFonts w:asciiTheme="majorHAnsi" w:hAnsiTheme="majorHAnsi" w:cstheme="majorHAnsi"/>
          <w:highlight w:val="lightGray"/>
          <w:lang w:val="en-US"/>
        </w:rPr>
        <w:t>Set-AuthServer -Identity "EvoSTS - 72c4246f-ba8c-4c2b-8103-7a61fc84226f" -IsDefaultAuthorizationEndpoint $true</w:t>
      </w:r>
    </w:p>
    <w:p w14:paraId="2065244F" w14:textId="77777777" w:rsidR="00260BFE" w:rsidRPr="001F59EC" w:rsidRDefault="00260BFE" w:rsidP="00260BFE">
      <w:pPr>
        <w:rPr>
          <w:rFonts w:asciiTheme="majorHAnsi" w:hAnsiTheme="majorHAnsi" w:cstheme="majorHAnsi"/>
          <w:lang w:val="en-US"/>
        </w:rPr>
      </w:pPr>
      <w:r w:rsidRPr="001F59EC">
        <w:rPr>
          <w:rFonts w:asciiTheme="majorHAnsi" w:hAnsiTheme="majorHAnsi" w:cstheme="majorHAnsi"/>
          <w:highlight w:val="lightGray"/>
          <w:lang w:val="en-US"/>
        </w:rPr>
        <w:t>Set-OrganizationConfig -OAuth2ClientProfileEnabled $true</w:t>
      </w:r>
    </w:p>
    <w:p w14:paraId="24788D22" w14:textId="77777777" w:rsidR="000814A4" w:rsidRPr="001F59EC" w:rsidRDefault="000814A4" w:rsidP="00260BFE">
      <w:pPr>
        <w:rPr>
          <w:rFonts w:asciiTheme="majorHAnsi" w:hAnsiTheme="majorHAnsi" w:cstheme="majorHAnsi"/>
          <w:lang w:val="en-US"/>
        </w:rPr>
      </w:pPr>
    </w:p>
    <w:p w14:paraId="6BCF9BD0" w14:textId="521FACF4" w:rsidR="000814A4" w:rsidRPr="001F59EC" w:rsidRDefault="000814A4" w:rsidP="00260BFE">
      <w:pPr>
        <w:rPr>
          <w:rFonts w:asciiTheme="majorHAnsi" w:hAnsiTheme="majorHAnsi" w:cstheme="majorHAnsi"/>
          <w:lang w:val="en-US"/>
        </w:rPr>
      </w:pPr>
      <w:r w:rsidRPr="001F59EC">
        <w:rPr>
          <w:rFonts w:asciiTheme="majorHAnsi" w:hAnsiTheme="majorHAnsi" w:cstheme="majorHAnsi"/>
          <w:lang w:val="en-US"/>
        </w:rPr>
        <w:t>Siehe:</w:t>
      </w:r>
    </w:p>
    <w:p w14:paraId="18A5F033" w14:textId="63864662" w:rsidR="00260BFE" w:rsidRPr="001F59EC" w:rsidRDefault="000814A4" w:rsidP="00260BFE">
      <w:pPr>
        <w:rPr>
          <w:rFonts w:asciiTheme="majorHAnsi" w:hAnsiTheme="majorHAnsi" w:cstheme="majorHAnsi"/>
          <w:lang w:val="en-US"/>
        </w:rPr>
      </w:pPr>
      <w:hyperlink r:id="rId99" w:history="1">
        <w:r w:rsidRPr="001F59EC">
          <w:rPr>
            <w:rStyle w:val="Hyperlink"/>
            <w:rFonts w:asciiTheme="majorHAnsi" w:hAnsiTheme="majorHAnsi" w:cstheme="majorHAnsi"/>
            <w:lang w:val="en-US"/>
          </w:rPr>
          <w:t>https://learn.microsoft.com/en-us/microsoft-365/enterprise/configure-exchange-server-for-hybrid-modern-authentication?view=o365-worldwide</w:t>
        </w:r>
      </w:hyperlink>
    </w:p>
    <w:p w14:paraId="6EBA92BD" w14:textId="77777777" w:rsidR="00A96111" w:rsidRPr="001F59EC" w:rsidRDefault="00A96111" w:rsidP="00260BFE">
      <w:pPr>
        <w:rPr>
          <w:rFonts w:asciiTheme="majorHAnsi" w:hAnsiTheme="majorHAnsi" w:cstheme="majorHAnsi"/>
          <w:lang w:val="en-US"/>
        </w:rPr>
      </w:pPr>
    </w:p>
    <w:p w14:paraId="78FE2843" w14:textId="50424FB8" w:rsidR="00A96111" w:rsidRPr="001F59EC" w:rsidRDefault="00E90EF5" w:rsidP="6B06F679">
      <w:pPr>
        <w:pStyle w:val="berschrift3"/>
        <w:rPr>
          <w:rFonts w:asciiTheme="majorHAnsi" w:hAnsiTheme="majorHAnsi" w:cstheme="majorBidi"/>
        </w:rPr>
      </w:pPr>
      <w:bookmarkStart w:id="223" w:name="_Toc493885876"/>
      <w:r w:rsidRPr="6B06F679">
        <w:rPr>
          <w:rFonts w:asciiTheme="majorHAnsi" w:hAnsiTheme="majorHAnsi" w:cstheme="majorBidi"/>
        </w:rPr>
        <w:t>Dedicated Hybrid App</w:t>
      </w:r>
      <w:bookmarkEnd w:id="223"/>
    </w:p>
    <w:p w14:paraId="468C773F" w14:textId="77777777" w:rsidR="003C5790" w:rsidRPr="001F59EC" w:rsidRDefault="00E90EF5" w:rsidP="00E90EF5">
      <w:pPr>
        <w:rPr>
          <w:rFonts w:asciiTheme="majorHAnsi" w:hAnsiTheme="majorHAnsi" w:cstheme="majorHAnsi"/>
        </w:rPr>
      </w:pPr>
      <w:r w:rsidRPr="001F59EC">
        <w:rPr>
          <w:rFonts w:asciiTheme="majorHAnsi" w:hAnsiTheme="majorHAnsi" w:cstheme="majorHAnsi"/>
        </w:rPr>
        <w:t xml:space="preserve">Über den Change CHGPRO0127604 wurde die bestehende Shared Service Principal Konfiguration der Hybridstellung durch eine Dedicated Hybrid App </w:t>
      </w:r>
      <w:r w:rsidR="003C5790" w:rsidRPr="001F59EC">
        <w:rPr>
          <w:rFonts w:asciiTheme="majorHAnsi" w:hAnsiTheme="majorHAnsi" w:cstheme="majorHAnsi"/>
        </w:rPr>
        <w:t>"ExchangeServerApp-9ef8005c-51b5-4988-8981-eaa77ce34e17" mit der Application ID "bcb86ae1-fdb9-4900-98cc-e83a043b4181"ersetzt.</w:t>
      </w:r>
    </w:p>
    <w:p w14:paraId="7C297598" w14:textId="2C9AB7DD" w:rsidR="00E90EF5" w:rsidRPr="001F59EC" w:rsidRDefault="00E90EF5" w:rsidP="00E90EF5">
      <w:pPr>
        <w:rPr>
          <w:rFonts w:asciiTheme="majorHAnsi" w:hAnsiTheme="majorHAnsi" w:cstheme="majorHAnsi"/>
        </w:rPr>
      </w:pPr>
      <w:r w:rsidRPr="001F59EC">
        <w:rPr>
          <w:rFonts w:asciiTheme="majorHAnsi" w:hAnsiTheme="majorHAnsi" w:cstheme="majorHAnsi"/>
        </w:rPr>
        <w:t>Dadurch ist die Exchange Hybridstellung über eine dedizierte registered M365 Application im Tenant der BIG hinterlegt.</w:t>
      </w:r>
    </w:p>
    <w:p w14:paraId="70FA7C77" w14:textId="4106B2D0" w:rsidR="003C5790" w:rsidRPr="001F59EC" w:rsidRDefault="003C5790" w:rsidP="00E90EF5">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3906B120" wp14:editId="09A8A45C">
            <wp:extent cx="5760720" cy="4674235"/>
            <wp:effectExtent l="0" t="0" r="0" b="0"/>
            <wp:docPr id="382342165" name="Grafik 1" descr="Ein Bild, das Text, Screenshot, Software, Webseit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42165" name="Grafik 1" descr="Ein Bild, das Text, Screenshot, Software, Webseite enthält.&#10;&#10;KI-generierte Inhalte können fehlerhaft sein."/>
                    <pic:cNvPicPr/>
                  </pic:nvPicPr>
                  <pic:blipFill>
                    <a:blip r:embed="rId100"/>
                    <a:stretch>
                      <a:fillRect/>
                    </a:stretch>
                  </pic:blipFill>
                  <pic:spPr>
                    <a:xfrm>
                      <a:off x="0" y="0"/>
                      <a:ext cx="5760720" cy="4674235"/>
                    </a:xfrm>
                    <a:prstGeom prst="rect">
                      <a:avLst/>
                    </a:prstGeom>
                  </pic:spPr>
                </pic:pic>
              </a:graphicData>
            </a:graphic>
          </wp:inline>
        </w:drawing>
      </w:r>
    </w:p>
    <w:p w14:paraId="6DA2CEAC" w14:textId="009B2516" w:rsidR="00E90EF5" w:rsidRPr="001F59EC" w:rsidRDefault="00E90EF5" w:rsidP="00E90EF5">
      <w:pPr>
        <w:rPr>
          <w:rFonts w:asciiTheme="majorHAnsi" w:hAnsiTheme="majorHAnsi" w:cstheme="majorHAnsi"/>
        </w:rPr>
      </w:pPr>
      <w:r w:rsidRPr="001F59EC">
        <w:rPr>
          <w:rFonts w:asciiTheme="majorHAnsi" w:hAnsiTheme="majorHAnsi" w:cstheme="majorHAnsi"/>
        </w:rPr>
        <w:t xml:space="preserve">Die Shared Service Principal Umgebung wurde zurückgebaut, sodass diese </w:t>
      </w:r>
      <w:r w:rsidR="003C5790" w:rsidRPr="001F59EC">
        <w:rPr>
          <w:rFonts w:asciiTheme="majorHAnsi" w:hAnsiTheme="majorHAnsi" w:cstheme="majorHAnsi"/>
        </w:rPr>
        <w:t xml:space="preserve">v.a. der dort hinterlegte OAuth Key </w:t>
      </w:r>
      <w:r w:rsidRPr="001F59EC">
        <w:rPr>
          <w:rFonts w:asciiTheme="majorHAnsi" w:hAnsiTheme="majorHAnsi" w:cstheme="majorHAnsi"/>
        </w:rPr>
        <w:t>kein Sicherheitsrisiko darstellt.</w:t>
      </w:r>
    </w:p>
    <w:p w14:paraId="0F9AC92B" w14:textId="6F978A81" w:rsidR="00E90EF5" w:rsidRPr="001F59EC" w:rsidRDefault="003C5790" w:rsidP="00E90EF5">
      <w:pPr>
        <w:rPr>
          <w:rFonts w:asciiTheme="majorHAnsi" w:hAnsiTheme="majorHAnsi" w:cstheme="majorHAnsi"/>
        </w:rPr>
      </w:pPr>
      <w:r w:rsidRPr="001F59EC">
        <w:rPr>
          <w:rFonts w:asciiTheme="majorHAnsi" w:hAnsiTheme="majorHAnsi" w:cstheme="majorHAnsi"/>
          <w:noProof/>
        </w:rPr>
        <w:drawing>
          <wp:inline distT="0" distB="0" distL="0" distR="0" wp14:anchorId="23A95952" wp14:editId="45D5A307">
            <wp:extent cx="5760720" cy="1437005"/>
            <wp:effectExtent l="0" t="0" r="0" b="0"/>
            <wp:docPr id="190367759" name="Grafik 1" descr="Ein Bild, das Text, Schrift, Software,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67759" name="Grafik 1" descr="Ein Bild, das Text, Schrift, Software, Screenshot enthält.&#10;&#10;KI-generierte Inhalte können fehlerhaft sein."/>
                    <pic:cNvPicPr/>
                  </pic:nvPicPr>
                  <pic:blipFill>
                    <a:blip r:embed="rId101"/>
                    <a:stretch>
                      <a:fillRect/>
                    </a:stretch>
                  </pic:blipFill>
                  <pic:spPr>
                    <a:xfrm>
                      <a:off x="0" y="0"/>
                      <a:ext cx="5760720" cy="1437005"/>
                    </a:xfrm>
                    <a:prstGeom prst="rect">
                      <a:avLst/>
                    </a:prstGeom>
                  </pic:spPr>
                </pic:pic>
              </a:graphicData>
            </a:graphic>
          </wp:inline>
        </w:drawing>
      </w:r>
    </w:p>
    <w:p w14:paraId="2F5A7DCE" w14:textId="77777777" w:rsidR="00993431" w:rsidRPr="001F59EC" w:rsidRDefault="218DE66B" w:rsidP="6B06F679">
      <w:pPr>
        <w:pStyle w:val="berschrift2"/>
        <w:rPr>
          <w:rFonts w:asciiTheme="majorHAnsi" w:hAnsiTheme="majorHAnsi" w:cstheme="majorBidi"/>
        </w:rPr>
      </w:pPr>
      <w:bookmarkStart w:id="224" w:name="_Toc144158300"/>
      <w:r w:rsidRPr="6B06F679">
        <w:rPr>
          <w:rFonts w:asciiTheme="majorHAnsi" w:hAnsiTheme="majorHAnsi" w:cstheme="majorBidi"/>
        </w:rPr>
        <w:t>Betrieb</w:t>
      </w:r>
      <w:bookmarkEnd w:id="224"/>
    </w:p>
    <w:p w14:paraId="3D990966" w14:textId="6B936E25" w:rsidR="00993431" w:rsidRPr="001F59EC" w:rsidRDefault="218DE66B" w:rsidP="6B06F679">
      <w:pPr>
        <w:pStyle w:val="berschrift3"/>
        <w:rPr>
          <w:rFonts w:asciiTheme="majorHAnsi" w:hAnsiTheme="majorHAnsi" w:cstheme="majorBidi"/>
        </w:rPr>
      </w:pPr>
      <w:bookmarkStart w:id="225" w:name="_Toc1821060789"/>
      <w:r w:rsidRPr="6B06F679">
        <w:rPr>
          <w:rFonts w:asciiTheme="majorHAnsi" w:hAnsiTheme="majorHAnsi" w:cstheme="majorBidi"/>
        </w:rPr>
        <w:t>Betriebshinweise</w:t>
      </w:r>
      <w:r>
        <w:br/>
      </w:r>
      <w:r w:rsidR="00D25861" w:rsidRPr="6B06F679">
        <w:rPr>
          <w:rFonts w:asciiTheme="majorHAnsi" w:hAnsiTheme="majorHAnsi" w:cstheme="majorBidi"/>
          <w:b w:val="0"/>
          <w:sz w:val="20"/>
          <w:szCs w:val="20"/>
        </w:rPr>
        <w:t>keine</w:t>
      </w:r>
      <w:bookmarkEnd w:id="225"/>
    </w:p>
    <w:p w14:paraId="330A656C" w14:textId="5E00A39D" w:rsidR="00993431" w:rsidRPr="001F59EC" w:rsidRDefault="218DE66B" w:rsidP="6B06F679">
      <w:pPr>
        <w:pStyle w:val="berschrift3"/>
        <w:rPr>
          <w:rFonts w:asciiTheme="majorHAnsi" w:hAnsiTheme="majorHAnsi" w:cstheme="majorBidi"/>
        </w:rPr>
      </w:pPr>
      <w:bookmarkStart w:id="226" w:name="_Toc1153348242"/>
      <w:r w:rsidRPr="6B06F679">
        <w:rPr>
          <w:rFonts w:asciiTheme="majorHAnsi" w:hAnsiTheme="majorHAnsi" w:cstheme="majorBidi"/>
        </w:rPr>
        <w:t>Updates</w:t>
      </w:r>
      <w:bookmarkEnd w:id="226"/>
    </w:p>
    <w:p w14:paraId="5991A62F" w14:textId="0D924697" w:rsidR="007B7DBC" w:rsidRPr="001F59EC" w:rsidRDefault="218DE66B" w:rsidP="007B7DBC">
      <w:pPr>
        <w:rPr>
          <w:rFonts w:asciiTheme="majorHAnsi" w:hAnsiTheme="majorHAnsi" w:cstheme="majorHAnsi"/>
        </w:rPr>
      </w:pPr>
      <w:r w:rsidRPr="001F59EC">
        <w:rPr>
          <w:rFonts w:asciiTheme="majorHAnsi" w:hAnsiTheme="majorHAnsi" w:cstheme="majorHAnsi"/>
        </w:rPr>
        <w:t>Patchgruppe siehe Serverliste</w:t>
      </w:r>
    </w:p>
    <w:p w14:paraId="46AC608C" w14:textId="45D6AD4F" w:rsidR="007B7DBC" w:rsidRPr="001F59EC" w:rsidRDefault="218DE66B" w:rsidP="6B06F679">
      <w:pPr>
        <w:pStyle w:val="berschrift3"/>
        <w:rPr>
          <w:rFonts w:asciiTheme="majorHAnsi" w:hAnsiTheme="majorHAnsi" w:cstheme="majorBidi"/>
        </w:rPr>
      </w:pPr>
      <w:bookmarkStart w:id="227" w:name="_Toc143253774"/>
      <w:r w:rsidRPr="6B06F679">
        <w:rPr>
          <w:rFonts w:asciiTheme="majorHAnsi" w:hAnsiTheme="majorHAnsi" w:cstheme="majorBidi"/>
        </w:rPr>
        <w:t>Virenschutz</w:t>
      </w:r>
      <w:bookmarkEnd w:id="227"/>
    </w:p>
    <w:p w14:paraId="57C39141" w14:textId="0D9A78AE" w:rsidR="007B7DBC" w:rsidRPr="001F59EC" w:rsidRDefault="218DE66B" w:rsidP="007B7DBC">
      <w:pPr>
        <w:rPr>
          <w:rFonts w:asciiTheme="majorHAnsi" w:hAnsiTheme="majorHAnsi" w:cstheme="majorHAnsi"/>
        </w:rPr>
      </w:pPr>
      <w:r w:rsidRPr="001F59EC">
        <w:rPr>
          <w:rFonts w:asciiTheme="majorHAnsi" w:hAnsiTheme="majorHAnsi" w:cstheme="majorHAnsi"/>
        </w:rPr>
        <w:lastRenderedPageBreak/>
        <w:t xml:space="preserve">Für den Virenschutz ist die BIG zuständig. Auf dem Exchange Server läuft Scan Mail for Exchange von Trendmicro </w:t>
      </w:r>
      <w:hyperlink r:id="rId102" w:history="1">
        <w:r w:rsidR="00860808" w:rsidRPr="001F59EC">
          <w:rPr>
            <w:rStyle w:val="Hyperlink"/>
            <w:rFonts w:asciiTheme="majorHAnsi" w:hAnsiTheme="majorHAnsi" w:cstheme="majorHAnsi"/>
          </w:rPr>
          <w:t>https://big-vmail02:16373/smex/</w:t>
        </w:r>
      </w:hyperlink>
    </w:p>
    <w:p w14:paraId="0F3B7D42" w14:textId="7937A697" w:rsidR="00803DA6" w:rsidRPr="001F59EC" w:rsidRDefault="218DE66B" w:rsidP="007B7DBC">
      <w:pPr>
        <w:rPr>
          <w:rFonts w:asciiTheme="majorHAnsi" w:hAnsiTheme="majorHAnsi" w:cstheme="majorHAnsi"/>
        </w:rPr>
      </w:pPr>
      <w:r w:rsidRPr="001F59EC">
        <w:rPr>
          <w:rFonts w:asciiTheme="majorHAnsi" w:hAnsiTheme="majorHAnsi" w:cstheme="majorHAnsi"/>
        </w:rPr>
        <w:t>Die Ausnahmen zum Virenschutz wurden der BIG mitgeteilt.</w:t>
      </w:r>
    </w:p>
    <w:p w14:paraId="30E1B222" w14:textId="4CA1B13E" w:rsidR="00993431" w:rsidRPr="001F59EC" w:rsidRDefault="218DE66B" w:rsidP="6B06F679">
      <w:pPr>
        <w:pStyle w:val="berschrift3"/>
        <w:rPr>
          <w:rFonts w:asciiTheme="majorHAnsi" w:hAnsiTheme="majorHAnsi" w:cstheme="majorBidi"/>
        </w:rPr>
      </w:pPr>
      <w:bookmarkStart w:id="228" w:name="_Toc1981292335"/>
      <w:r w:rsidRPr="6B06F679">
        <w:rPr>
          <w:rFonts w:asciiTheme="majorHAnsi" w:hAnsiTheme="majorHAnsi" w:cstheme="majorBidi"/>
        </w:rPr>
        <w:t>Reboot</w:t>
      </w:r>
      <w:bookmarkEnd w:id="228"/>
    </w:p>
    <w:p w14:paraId="72198152" w14:textId="1AEC70F1" w:rsidR="00582A93" w:rsidRPr="001F59EC" w:rsidRDefault="218DE66B" w:rsidP="00582A93">
      <w:pPr>
        <w:rPr>
          <w:rFonts w:asciiTheme="majorHAnsi" w:hAnsiTheme="majorHAnsi" w:cstheme="majorHAnsi"/>
        </w:rPr>
      </w:pPr>
      <w:r w:rsidRPr="001F59EC">
        <w:rPr>
          <w:rFonts w:asciiTheme="majorHAnsi" w:hAnsiTheme="majorHAnsi" w:cstheme="majorHAnsi"/>
        </w:rPr>
        <w:t>Mit dem Kunden abzustimmen</w:t>
      </w:r>
    </w:p>
    <w:p w14:paraId="04E828AA" w14:textId="22B330F0" w:rsidR="00782A12" w:rsidRPr="001F59EC" w:rsidRDefault="218DE66B" w:rsidP="6B06F679">
      <w:pPr>
        <w:pStyle w:val="berschrift3"/>
        <w:rPr>
          <w:rFonts w:asciiTheme="majorHAnsi" w:hAnsiTheme="majorHAnsi" w:cstheme="majorBidi"/>
        </w:rPr>
      </w:pPr>
      <w:bookmarkStart w:id="229" w:name="_Toc1970996172"/>
      <w:r w:rsidRPr="6B06F679">
        <w:rPr>
          <w:rFonts w:asciiTheme="majorHAnsi" w:hAnsiTheme="majorHAnsi" w:cstheme="majorBidi"/>
        </w:rPr>
        <w:t>Besonderheiten</w:t>
      </w:r>
      <w:bookmarkEnd w:id="229"/>
    </w:p>
    <w:p w14:paraId="4F69242E" w14:textId="2CF5F930" w:rsidR="00782A12"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 xml:space="preserve">Virenschutz des Exchange Server wird von der BIG gestellt. </w:t>
      </w:r>
    </w:p>
    <w:p w14:paraId="341EF96F" w14:textId="6DE1A766" w:rsidR="007B7DBC"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Ein Skript steuert den Zugriff auf OWA und Activesync</w:t>
      </w:r>
    </w:p>
    <w:p w14:paraId="04DFEFC4" w14:textId="52BA7F55" w:rsidR="007B7DBC" w:rsidRPr="001F59EC" w:rsidRDefault="218DE66B" w:rsidP="009E32FB">
      <w:pPr>
        <w:pStyle w:val="Listenabsatz"/>
        <w:numPr>
          <w:ilvl w:val="0"/>
          <w:numId w:val="13"/>
        </w:numPr>
        <w:rPr>
          <w:rFonts w:asciiTheme="majorHAnsi" w:hAnsiTheme="majorHAnsi" w:cstheme="majorHAnsi"/>
        </w:rPr>
      </w:pPr>
      <w:r w:rsidRPr="001F59EC">
        <w:rPr>
          <w:rFonts w:asciiTheme="majorHAnsi" w:hAnsiTheme="majorHAnsi" w:cstheme="majorHAnsi"/>
        </w:rPr>
        <w:t>Es gibt eine Separate EAC</w:t>
      </w:r>
    </w:p>
    <w:p w14:paraId="4F214584" w14:textId="7B58B712" w:rsidR="00570576" w:rsidRPr="001F59EC" w:rsidRDefault="00570576" w:rsidP="009E32FB">
      <w:pPr>
        <w:pStyle w:val="Listenabsatz"/>
        <w:numPr>
          <w:ilvl w:val="0"/>
          <w:numId w:val="13"/>
        </w:numPr>
        <w:rPr>
          <w:rFonts w:asciiTheme="majorHAnsi" w:hAnsiTheme="majorHAnsi" w:cstheme="majorHAnsi"/>
        </w:rPr>
      </w:pPr>
      <w:r w:rsidRPr="001F59EC">
        <w:rPr>
          <w:rFonts w:asciiTheme="majorHAnsi" w:hAnsiTheme="majorHAnsi" w:cstheme="majorHAnsi"/>
        </w:rPr>
        <w:t>Externe Verzeichnisse zeigen auf den big-vmail02</w:t>
      </w:r>
    </w:p>
    <w:p w14:paraId="3A4A4246" w14:textId="1119BA81" w:rsidR="00570576" w:rsidRPr="001F59EC" w:rsidRDefault="000C0A50" w:rsidP="00570576">
      <w:pPr>
        <w:pStyle w:val="Listenabsatz"/>
        <w:numPr>
          <w:ilvl w:val="0"/>
          <w:numId w:val="13"/>
        </w:numPr>
        <w:rPr>
          <w:rFonts w:asciiTheme="majorHAnsi" w:hAnsiTheme="majorHAnsi" w:cstheme="majorHAnsi"/>
        </w:rPr>
      </w:pPr>
      <w:r w:rsidRPr="001F59EC">
        <w:rPr>
          <w:rFonts w:asciiTheme="majorHAnsi" w:hAnsiTheme="majorHAnsi" w:cstheme="majorHAnsi"/>
        </w:rPr>
        <w:t>SRV Autodiscover.big.krankenkasse.de zeigt</w:t>
      </w:r>
    </w:p>
    <w:p w14:paraId="4CCC9719" w14:textId="5994BC21" w:rsidR="00023F72" w:rsidRPr="001F59EC" w:rsidRDefault="00BC2C14" w:rsidP="00BC2C14">
      <w:pPr>
        <w:pStyle w:val="Listenabsatz"/>
        <w:ind w:left="852"/>
        <w:rPr>
          <w:rFonts w:asciiTheme="majorHAnsi" w:hAnsiTheme="majorHAnsi" w:cstheme="majorHAnsi"/>
        </w:rPr>
      </w:pPr>
      <w:r w:rsidRPr="001F59EC">
        <w:rPr>
          <w:rFonts w:asciiTheme="majorHAnsi" w:hAnsiTheme="majorHAnsi" w:cstheme="majorHAnsi"/>
          <w:noProof/>
        </w:rPr>
        <w:drawing>
          <wp:anchor distT="0" distB="0" distL="114300" distR="114300" simplePos="0" relativeHeight="251658245" behindDoc="1" locked="0" layoutInCell="1" allowOverlap="1" wp14:anchorId="213A8ED0" wp14:editId="0AC5A519">
            <wp:simplePos x="0" y="0"/>
            <wp:positionH relativeFrom="column">
              <wp:posOffset>548005</wp:posOffset>
            </wp:positionH>
            <wp:positionV relativeFrom="paragraph">
              <wp:posOffset>313690</wp:posOffset>
            </wp:positionV>
            <wp:extent cx="4483100" cy="2974340"/>
            <wp:effectExtent l="0" t="0" r="0" b="0"/>
            <wp:wrapTopAndBottom/>
            <wp:docPr id="2098816466" name="drawing" descr="Ein Bild, das Text, Screenshot, Zahl,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816466" name="drawing" descr="Ein Bild, das Text, Screenshot, Zahl, Schrift enthält.&#10;&#10;KI-generierte Inhalte können fehlerhaft sein."/>
                    <pic:cNvPicPr/>
                  </pic:nvPicPr>
                  <pic:blipFill>
                    <a:blip r:embed="rId103">
                      <a:extLst>
                        <a:ext uri="{28A0092B-C50C-407E-A947-70E740481C1C}">
                          <a14:useLocalDpi xmlns:a14="http://schemas.microsoft.com/office/drawing/2010/main" val="0"/>
                        </a:ext>
                      </a:extLst>
                    </a:blip>
                    <a:stretch>
                      <a:fillRect/>
                    </a:stretch>
                  </pic:blipFill>
                  <pic:spPr>
                    <a:xfrm>
                      <a:off x="0" y="0"/>
                      <a:ext cx="4483100" cy="2974340"/>
                    </a:xfrm>
                    <a:prstGeom prst="rect">
                      <a:avLst/>
                    </a:prstGeom>
                  </pic:spPr>
                </pic:pic>
              </a:graphicData>
            </a:graphic>
          </wp:anchor>
        </w:drawing>
      </w:r>
      <w:r w:rsidR="05332C19" w:rsidRPr="001F59EC">
        <w:rPr>
          <w:rFonts w:asciiTheme="majorHAnsi" w:hAnsiTheme="majorHAnsi" w:cstheme="majorHAnsi"/>
        </w:rPr>
        <w:t>Es wurde die TCPKeepAliveTime gesetzt, von Standardmößig 120 auf 30 Minuten, dies soll die Stabilität und Performance der Clientverbindungen verbessern</w:t>
      </w:r>
    </w:p>
    <w:p w14:paraId="68FBC9DC" w14:textId="77777777" w:rsidR="00023F72" w:rsidRPr="001F59EC" w:rsidRDefault="00023F72" w:rsidP="5C4FD2EE">
      <w:pPr>
        <w:pStyle w:val="berschrift3"/>
        <w:numPr>
          <w:ilvl w:val="0"/>
          <w:numId w:val="0"/>
        </w:numPr>
        <w:ind w:left="852"/>
        <w:rPr>
          <w:rFonts w:asciiTheme="majorHAnsi" w:hAnsiTheme="majorHAnsi" w:cstheme="majorHAnsi"/>
        </w:rPr>
      </w:pPr>
    </w:p>
    <w:p w14:paraId="6774D461" w14:textId="5FCD7B30" w:rsidR="00993431" w:rsidRPr="001F59EC" w:rsidRDefault="218DE66B" w:rsidP="6B06F679">
      <w:pPr>
        <w:pStyle w:val="berschrift3"/>
        <w:rPr>
          <w:rFonts w:asciiTheme="majorHAnsi" w:hAnsiTheme="majorHAnsi" w:cstheme="majorBidi"/>
        </w:rPr>
      </w:pPr>
      <w:bookmarkStart w:id="230" w:name="_Toc1898668234"/>
      <w:r w:rsidRPr="6B06F679">
        <w:rPr>
          <w:rFonts w:asciiTheme="majorHAnsi" w:hAnsiTheme="majorHAnsi" w:cstheme="majorBidi"/>
        </w:rPr>
        <w:t>Hinweise zum Patchmanagement</w:t>
      </w:r>
      <w:bookmarkEnd w:id="230"/>
    </w:p>
    <w:p w14:paraId="7BFFE68D" w14:textId="2A232E47" w:rsidR="00782A12" w:rsidRPr="001F59EC" w:rsidRDefault="218DE66B" w:rsidP="00782A12">
      <w:pPr>
        <w:rPr>
          <w:rFonts w:asciiTheme="majorHAnsi" w:hAnsiTheme="majorHAnsi" w:cstheme="majorHAnsi"/>
        </w:rPr>
      </w:pPr>
      <w:r w:rsidRPr="001F59EC">
        <w:rPr>
          <w:rFonts w:asciiTheme="majorHAnsi" w:hAnsiTheme="majorHAnsi" w:cstheme="majorHAnsi"/>
        </w:rPr>
        <w:t>Patchmanagement laut Serverliste</w:t>
      </w:r>
    </w:p>
    <w:p w14:paraId="06AAD5ED" w14:textId="62DD9C51" w:rsidR="00582A93" w:rsidRPr="001F59EC" w:rsidRDefault="218DE66B" w:rsidP="6B06F679">
      <w:pPr>
        <w:pStyle w:val="berschrift3"/>
        <w:rPr>
          <w:rFonts w:asciiTheme="majorHAnsi" w:hAnsiTheme="majorHAnsi" w:cstheme="majorBidi"/>
        </w:rPr>
      </w:pPr>
      <w:bookmarkStart w:id="231" w:name="_Toc1386753717"/>
      <w:r w:rsidRPr="6B06F679">
        <w:rPr>
          <w:rFonts w:asciiTheme="majorHAnsi" w:hAnsiTheme="majorHAnsi" w:cstheme="majorBidi"/>
        </w:rPr>
        <w:t>Backup und Restore</w:t>
      </w:r>
      <w:bookmarkEnd w:id="231"/>
    </w:p>
    <w:p w14:paraId="6AC2CA9B" w14:textId="67D50CA2" w:rsidR="00582A93" w:rsidRPr="001F59EC" w:rsidRDefault="218DE66B" w:rsidP="00582A93">
      <w:pPr>
        <w:rPr>
          <w:rFonts w:asciiTheme="majorHAnsi" w:hAnsiTheme="majorHAnsi" w:cstheme="majorHAnsi"/>
        </w:rPr>
      </w:pPr>
      <w:r w:rsidRPr="001F59EC">
        <w:rPr>
          <w:rFonts w:asciiTheme="majorHAnsi" w:hAnsiTheme="majorHAnsi" w:cstheme="majorHAnsi"/>
        </w:rPr>
        <w:t xml:space="preserve">Backup ist nach </w:t>
      </w:r>
      <w:r w:rsidR="00572A1E" w:rsidRPr="001F59EC">
        <w:rPr>
          <w:rFonts w:asciiTheme="majorHAnsi" w:hAnsiTheme="majorHAnsi" w:cstheme="majorHAnsi"/>
        </w:rPr>
        <w:t>Proact</w:t>
      </w:r>
      <w:r w:rsidRPr="001F59EC">
        <w:rPr>
          <w:rFonts w:asciiTheme="majorHAnsi" w:hAnsiTheme="majorHAnsi" w:cstheme="majorHAnsi"/>
        </w:rPr>
        <w:t xml:space="preserve"> Standard in der Klasse Advanced konfiguriert. Der genaue Backup Schedule entnehmen Sie 0018_C-BIG_CommVault_Systemübersicht_FRA </w:t>
      </w:r>
    </w:p>
    <w:p w14:paraId="2FC1B019" w14:textId="15520587" w:rsidR="00993431" w:rsidRPr="001F59EC" w:rsidRDefault="218DE66B" w:rsidP="6B06F679">
      <w:pPr>
        <w:pStyle w:val="berschrift3"/>
        <w:rPr>
          <w:rFonts w:asciiTheme="majorHAnsi" w:hAnsiTheme="majorHAnsi" w:cstheme="majorBidi"/>
        </w:rPr>
      </w:pPr>
      <w:bookmarkStart w:id="232" w:name="_Toc2125386793"/>
      <w:r w:rsidRPr="6B06F679">
        <w:rPr>
          <w:rFonts w:asciiTheme="majorHAnsi" w:hAnsiTheme="majorHAnsi" w:cstheme="majorBidi"/>
        </w:rPr>
        <w:t>Monitoring</w:t>
      </w:r>
      <w:bookmarkEnd w:id="232"/>
    </w:p>
    <w:p w14:paraId="1ED26981" w14:textId="160186B6" w:rsidR="00582A93" w:rsidRPr="001F59EC" w:rsidRDefault="218DE66B" w:rsidP="00582A93">
      <w:pPr>
        <w:rPr>
          <w:rFonts w:asciiTheme="majorHAnsi" w:hAnsiTheme="majorHAnsi" w:cstheme="majorHAnsi"/>
        </w:rPr>
      </w:pPr>
      <w:r w:rsidRPr="001F59EC">
        <w:rPr>
          <w:rFonts w:asciiTheme="majorHAnsi" w:hAnsiTheme="majorHAnsi" w:cstheme="majorHAnsi"/>
        </w:rPr>
        <w:t>Neben dem Basismonitoring für Windows Server und Exchange Dienste werden applikationsspezifische Metriken von verschiedenen Exchange-Komponenten eingeholt:</w:t>
      </w:r>
    </w:p>
    <w:p w14:paraId="2D04D4C7" w14:textId="37A87637" w:rsidR="00CF60BF" w:rsidRPr="001F59EC" w:rsidRDefault="00CF60BF" w:rsidP="00582A93">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54CBFE36" wp14:editId="30E43C7A">
            <wp:extent cx="3781953" cy="3591426"/>
            <wp:effectExtent l="0" t="0" r="9525" b="9525"/>
            <wp:docPr id="40" name="Grafik 40" descr="Ein Bild, das Tisch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Grafik 40" descr="Ein Bild, das Tisch enthält.&#10;&#10;Automatisch generierte Beschreibung"/>
                    <pic:cNvPicPr/>
                  </pic:nvPicPr>
                  <pic:blipFill>
                    <a:blip r:embed="rId104"/>
                    <a:stretch>
                      <a:fillRect/>
                    </a:stretch>
                  </pic:blipFill>
                  <pic:spPr>
                    <a:xfrm>
                      <a:off x="0" y="0"/>
                      <a:ext cx="3781953" cy="3591426"/>
                    </a:xfrm>
                    <a:prstGeom prst="rect">
                      <a:avLst/>
                    </a:prstGeom>
                  </pic:spPr>
                </pic:pic>
              </a:graphicData>
            </a:graphic>
          </wp:inline>
        </w:drawing>
      </w:r>
    </w:p>
    <w:p w14:paraId="60CE2389" w14:textId="77777777" w:rsidR="00CF60BF" w:rsidRPr="001F59EC" w:rsidRDefault="00CF60BF" w:rsidP="00582A93">
      <w:pPr>
        <w:rPr>
          <w:rFonts w:asciiTheme="majorHAnsi" w:hAnsiTheme="majorHAnsi" w:cstheme="majorHAnsi"/>
        </w:rPr>
      </w:pPr>
    </w:p>
    <w:p w14:paraId="348D7883" w14:textId="303C03B1" w:rsidR="00993431" w:rsidRPr="001F59EC" w:rsidRDefault="218DE66B" w:rsidP="6B06F679">
      <w:pPr>
        <w:pStyle w:val="berschrift3"/>
        <w:rPr>
          <w:rFonts w:asciiTheme="majorHAnsi" w:hAnsiTheme="majorHAnsi" w:cstheme="majorBidi"/>
        </w:rPr>
      </w:pPr>
      <w:bookmarkStart w:id="233" w:name="_Toc718983982"/>
      <w:r w:rsidRPr="6B06F679">
        <w:rPr>
          <w:rFonts w:asciiTheme="majorHAnsi" w:hAnsiTheme="majorHAnsi" w:cstheme="majorBidi"/>
        </w:rPr>
        <w:t>Lizenzerfassung</w:t>
      </w:r>
      <w:bookmarkEnd w:id="233"/>
    </w:p>
    <w:p w14:paraId="10DA3A70" w14:textId="417016CB" w:rsidR="00993431" w:rsidRPr="001F59EC" w:rsidRDefault="218DE66B" w:rsidP="00F37BFC">
      <w:pPr>
        <w:rPr>
          <w:rFonts w:asciiTheme="majorHAnsi" w:hAnsiTheme="majorHAnsi" w:cstheme="majorHAnsi"/>
        </w:rPr>
      </w:pPr>
      <w:r w:rsidRPr="001F59EC">
        <w:rPr>
          <w:rFonts w:asciiTheme="majorHAnsi" w:hAnsiTheme="majorHAnsi" w:cstheme="majorHAnsi"/>
        </w:rPr>
        <w:t>Die Lizenzerfassung wird über die folgende LDAP-Abfrage durchgeführt:</w:t>
      </w:r>
    </w:p>
    <w:p w14:paraId="146CA7CF" w14:textId="7124F1EC" w:rsidR="001E1978" w:rsidRPr="001F59EC" w:rsidRDefault="3764E94B" w:rsidP="218DE66B">
      <w:pPr>
        <w:rPr>
          <w:rFonts w:asciiTheme="majorHAnsi" w:hAnsiTheme="majorHAnsi" w:cstheme="majorHAnsi"/>
          <w:lang w:val="en-US"/>
        </w:rPr>
      </w:pPr>
      <w:r w:rsidRPr="001F59EC">
        <w:rPr>
          <w:rFonts w:asciiTheme="majorHAnsi" w:hAnsiTheme="majorHAnsi" w:cstheme="majorHAnsi"/>
          <w:lang w:val="en-US"/>
        </w:rPr>
        <w:t>(&amp;(objectCategory=person)(|(accountExpires&gt;=132887771665761894)(accountExpires=0)(accountExpires=9223372036854775807))(!(userAccountControl:1.2.840.113556.1.4.803:=2))(!(userAccountControl:1.2.840.113556.1.4.803:=16))((&amp;(objectClass=user)(homeMDB=*)))(!flags=-1)(!extensionattribute15=Funktionsaccount)(!cn=HealthMailbox*))</w:t>
      </w:r>
    </w:p>
    <w:p w14:paraId="1BE4265F" w14:textId="50824D2C" w:rsidR="00803DA6" w:rsidRPr="001F59EC" w:rsidRDefault="00E527F2" w:rsidP="6B06F679">
      <w:pPr>
        <w:pStyle w:val="berschrift3"/>
        <w:rPr>
          <w:rFonts w:asciiTheme="majorHAnsi" w:hAnsiTheme="majorHAnsi" w:cstheme="majorBidi"/>
          <w:lang w:val="en-US"/>
        </w:rPr>
      </w:pPr>
      <w:bookmarkStart w:id="234" w:name="_Toc753286973"/>
      <w:r w:rsidRPr="6B06F679">
        <w:rPr>
          <w:rFonts w:asciiTheme="majorHAnsi" w:hAnsiTheme="majorHAnsi" w:cstheme="majorBidi"/>
          <w:lang w:val="en-US"/>
        </w:rPr>
        <w:t>Exchange Usage</w:t>
      </w:r>
      <w:bookmarkEnd w:id="234"/>
    </w:p>
    <w:p w14:paraId="30B9ABDC" w14:textId="61BC38E0" w:rsidR="00E527F2" w:rsidRPr="001F59EC" w:rsidRDefault="00E527F2" w:rsidP="00E527F2">
      <w:pPr>
        <w:rPr>
          <w:rFonts w:asciiTheme="majorHAnsi" w:hAnsiTheme="majorHAnsi" w:cstheme="majorHAnsi"/>
        </w:rPr>
      </w:pPr>
      <w:r w:rsidRPr="001F59EC">
        <w:rPr>
          <w:rFonts w:asciiTheme="majorHAnsi" w:hAnsiTheme="majorHAnsi" w:cstheme="majorHAnsi"/>
        </w:rPr>
        <w:t>Mittels der Exchange usage Probe, installiert auf dem big-vmail02 wird die Erfassung des verwendeten Postfachspeichers durchgeführt.</w:t>
      </w:r>
    </w:p>
    <w:p w14:paraId="3CF02605" w14:textId="77777777" w:rsidR="00993431" w:rsidRPr="001F59EC" w:rsidRDefault="00993431" w:rsidP="00F37BFC">
      <w:pPr>
        <w:rPr>
          <w:rFonts w:asciiTheme="majorHAnsi" w:hAnsiTheme="majorHAnsi" w:cstheme="majorHAnsi"/>
        </w:rPr>
      </w:pPr>
    </w:p>
    <w:p w14:paraId="10133293" w14:textId="77777777" w:rsidR="00D25861" w:rsidRPr="001F59EC" w:rsidRDefault="00D25861">
      <w:pPr>
        <w:rPr>
          <w:rFonts w:asciiTheme="majorHAnsi" w:hAnsiTheme="majorHAnsi" w:cstheme="majorHAnsi"/>
          <w:b/>
          <w:sz w:val="28"/>
          <w:szCs w:val="28"/>
        </w:rPr>
      </w:pPr>
      <w:bookmarkStart w:id="235" w:name="_Toc38376334"/>
      <w:bookmarkStart w:id="236" w:name="_Toc53566829"/>
      <w:bookmarkStart w:id="237" w:name="_Toc62024207"/>
      <w:bookmarkStart w:id="238" w:name="_Toc62024170"/>
      <w:r w:rsidRPr="001F59EC">
        <w:rPr>
          <w:rFonts w:asciiTheme="majorHAnsi" w:hAnsiTheme="majorHAnsi" w:cstheme="majorHAnsi"/>
        </w:rPr>
        <w:br w:type="page"/>
      </w:r>
    </w:p>
    <w:p w14:paraId="2E7D7EFF" w14:textId="7AA46713" w:rsidR="00867A55" w:rsidRPr="001F59EC" w:rsidRDefault="218DE66B" w:rsidP="6B06F679">
      <w:pPr>
        <w:pStyle w:val="berschrift1"/>
        <w:rPr>
          <w:rFonts w:asciiTheme="majorHAnsi" w:hAnsiTheme="majorHAnsi" w:cstheme="majorBidi"/>
          <w:lang w:val="en-GB"/>
        </w:rPr>
      </w:pPr>
      <w:bookmarkStart w:id="239" w:name="_Toc974495448"/>
      <w:r w:rsidRPr="6B06F679">
        <w:rPr>
          <w:rFonts w:asciiTheme="majorHAnsi" w:hAnsiTheme="majorHAnsi" w:cstheme="majorBidi"/>
          <w:lang w:val="en-GB"/>
        </w:rPr>
        <w:lastRenderedPageBreak/>
        <w:t>Remote Workplace auf Basis Citrix virtual Apps and Desktops</w:t>
      </w:r>
      <w:bookmarkEnd w:id="235"/>
      <w:bookmarkEnd w:id="236"/>
      <w:bookmarkEnd w:id="237"/>
      <w:bookmarkEnd w:id="239"/>
    </w:p>
    <w:p w14:paraId="1F7DBBBB"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des Remote Workplaces wird eine Citrix virtual Apps and Desktops (folgend CVAD geannant) Infrasturktur aufgebaut.  </w:t>
      </w:r>
    </w:p>
    <w:p w14:paraId="3597A62A" w14:textId="77777777" w:rsidR="00867A55" w:rsidRPr="001F59EC" w:rsidRDefault="218DE66B" w:rsidP="6B06F679">
      <w:pPr>
        <w:pStyle w:val="berschrift2"/>
        <w:rPr>
          <w:rFonts w:asciiTheme="majorHAnsi" w:hAnsiTheme="majorHAnsi" w:cstheme="majorBidi"/>
        </w:rPr>
      </w:pPr>
      <w:bookmarkStart w:id="240" w:name="_Toc38376335"/>
      <w:bookmarkStart w:id="241" w:name="_Toc53566830"/>
      <w:bookmarkStart w:id="242" w:name="_Toc62024208"/>
      <w:bookmarkStart w:id="243" w:name="_Toc1883016204"/>
      <w:r w:rsidRPr="6B06F679">
        <w:rPr>
          <w:rFonts w:asciiTheme="majorHAnsi" w:hAnsiTheme="majorHAnsi" w:cstheme="majorBidi"/>
        </w:rPr>
        <w:t>Grafische Übersicht</w:t>
      </w:r>
      <w:bookmarkEnd w:id="240"/>
      <w:bookmarkEnd w:id="241"/>
      <w:bookmarkEnd w:id="242"/>
      <w:bookmarkEnd w:id="243"/>
    </w:p>
    <w:p w14:paraId="15CE59B3" w14:textId="290CF702" w:rsidR="00867A55" w:rsidRPr="001F59EC" w:rsidRDefault="00F671D6" w:rsidP="5E08B516">
      <w:pPr>
        <w:rPr>
          <w:rFonts w:asciiTheme="majorHAnsi" w:hAnsiTheme="majorHAnsi" w:cstheme="majorBidi"/>
        </w:rPr>
      </w:pPr>
      <w:r w:rsidRPr="001F59EC">
        <w:rPr>
          <w:rFonts w:asciiTheme="majorHAnsi" w:hAnsiTheme="majorHAnsi" w:cstheme="majorHAnsi"/>
          <w:noProof/>
        </w:rPr>
        <w:object w:dxaOrig="16320" w:dyaOrig="11521" w14:anchorId="54A976B1">
          <v:shape id="_x0000_i1027" type="#_x0000_t75" alt="" style="width:453.9pt;height:316.2pt;mso-width-percent:0;mso-height-percent:0;mso-width-percent:0;mso-height-percent:0" o:ole="">
            <v:imagedata r:id="rId105" o:title=""/>
          </v:shape>
          <o:OLEObject Type="Embed" ProgID="Visio.Drawing.15" ShapeID="_x0000_i1027" DrawAspect="Content" ObjectID="_1850890218" r:id="rId106"/>
        </w:object>
      </w:r>
    </w:p>
    <w:p w14:paraId="2853E399" w14:textId="77777777" w:rsidR="00867A55" w:rsidRPr="001F59EC" w:rsidRDefault="00867A55" w:rsidP="00867A55">
      <w:pPr>
        <w:rPr>
          <w:rFonts w:asciiTheme="majorHAnsi" w:hAnsiTheme="majorHAnsi" w:cstheme="majorHAnsi"/>
        </w:rPr>
      </w:pPr>
    </w:p>
    <w:p w14:paraId="354F2792" w14:textId="77777777" w:rsidR="00867A55" w:rsidRPr="001F59EC" w:rsidRDefault="00867A55" w:rsidP="00867A55">
      <w:pPr>
        <w:rPr>
          <w:rFonts w:asciiTheme="majorHAnsi" w:hAnsiTheme="majorHAnsi" w:cstheme="majorHAnsi"/>
          <w:b/>
          <w:sz w:val="24"/>
          <w:szCs w:val="24"/>
        </w:rPr>
      </w:pPr>
      <w:r w:rsidRPr="001F59EC">
        <w:rPr>
          <w:rFonts w:asciiTheme="majorHAnsi" w:hAnsiTheme="majorHAnsi" w:cstheme="majorHAnsi"/>
        </w:rPr>
        <w:br w:type="page"/>
      </w:r>
    </w:p>
    <w:p w14:paraId="38ADCE5A" w14:textId="6A251CAF" w:rsidR="00867A55" w:rsidRPr="001F59EC" w:rsidRDefault="00473BBC" w:rsidP="6B06F679">
      <w:pPr>
        <w:pStyle w:val="berschrift2"/>
        <w:rPr>
          <w:rFonts w:asciiTheme="majorHAnsi" w:hAnsiTheme="majorHAnsi" w:cstheme="majorBidi"/>
        </w:rPr>
      </w:pPr>
      <w:bookmarkStart w:id="244" w:name="_Toc1875163650"/>
      <w:r w:rsidRPr="6B06F679">
        <w:rPr>
          <w:rFonts w:asciiTheme="majorHAnsi" w:hAnsiTheme="majorHAnsi" w:cstheme="majorBidi"/>
        </w:rPr>
        <w:lastRenderedPageBreak/>
        <w:t>Tabellarische</w:t>
      </w:r>
      <w:r w:rsidR="00867A55" w:rsidRPr="6B06F679">
        <w:rPr>
          <w:rFonts w:asciiTheme="majorHAnsi" w:hAnsiTheme="majorHAnsi" w:cstheme="majorBidi"/>
        </w:rPr>
        <w:t xml:space="preserve"> Serverübersicht</w:t>
      </w:r>
      <w:r>
        <w:tab/>
      </w:r>
      <w:bookmarkStart w:id="245" w:name="_Toc38376336"/>
      <w:bookmarkEnd w:id="244"/>
    </w:p>
    <w:tbl>
      <w:tblPr>
        <w:tblStyle w:val="ahdFormatvorlage2"/>
        <w:tblW w:w="9067" w:type="dxa"/>
        <w:jc w:val="center"/>
        <w:tblLook w:val="04A0" w:firstRow="1" w:lastRow="0" w:firstColumn="1" w:lastColumn="0" w:noHBand="0" w:noVBand="1"/>
      </w:tblPr>
      <w:tblGrid>
        <w:gridCol w:w="3397"/>
        <w:gridCol w:w="3261"/>
        <w:gridCol w:w="2409"/>
      </w:tblGrid>
      <w:tr w:rsidR="00867A55" w:rsidRPr="001F59EC" w14:paraId="1CA60C92" w14:textId="77777777" w:rsidTr="00D04FA5">
        <w:trPr>
          <w:cnfStyle w:val="100000000000" w:firstRow="1" w:lastRow="0" w:firstColumn="0" w:lastColumn="0" w:oddVBand="0" w:evenVBand="0" w:oddHBand="0" w:evenHBand="0" w:firstRowFirstColumn="0" w:firstRowLastColumn="0" w:lastRowFirstColumn="0" w:lastRowLastColumn="0"/>
          <w:trHeight w:val="377"/>
          <w:jc w:val="center"/>
        </w:trPr>
        <w:tc>
          <w:tcPr>
            <w:tcW w:w="3397" w:type="dxa"/>
          </w:tcPr>
          <w:p w14:paraId="46032167" w14:textId="77777777" w:rsidR="00867A55" w:rsidRPr="001F59EC" w:rsidRDefault="218DE66B" w:rsidP="000306ED">
            <w:pPr>
              <w:rPr>
                <w:rFonts w:asciiTheme="majorHAnsi" w:hAnsiTheme="majorHAnsi" w:cstheme="majorHAnsi"/>
              </w:rPr>
            </w:pPr>
            <w:bookmarkStart w:id="246" w:name="_Toc53566832"/>
            <w:bookmarkStart w:id="247" w:name="_Toc62024210"/>
            <w:r w:rsidRPr="001F59EC">
              <w:rPr>
                <w:rFonts w:asciiTheme="majorHAnsi" w:hAnsiTheme="majorHAnsi" w:cstheme="majorHAnsi"/>
              </w:rPr>
              <w:t>Name</w:t>
            </w:r>
          </w:p>
        </w:tc>
        <w:tc>
          <w:tcPr>
            <w:tcW w:w="3261" w:type="dxa"/>
          </w:tcPr>
          <w:p w14:paraId="01253866" w14:textId="206ABB8C" w:rsidR="00867A55" w:rsidRPr="001F59EC" w:rsidRDefault="218DE66B" w:rsidP="000306ED">
            <w:pPr>
              <w:rPr>
                <w:rFonts w:asciiTheme="majorHAnsi" w:hAnsiTheme="majorHAnsi" w:cstheme="majorHAnsi"/>
              </w:rPr>
            </w:pPr>
            <w:r w:rsidRPr="001F59EC">
              <w:rPr>
                <w:rFonts w:asciiTheme="majorHAnsi" w:hAnsiTheme="majorHAnsi" w:cstheme="majorHAnsi"/>
              </w:rPr>
              <w:t>IP</w:t>
            </w:r>
            <w:r w:rsidR="00473BBC" w:rsidRPr="001F59EC">
              <w:rPr>
                <w:rFonts w:asciiTheme="majorHAnsi" w:hAnsiTheme="majorHAnsi" w:cstheme="majorHAnsi"/>
              </w:rPr>
              <w:t>-</w:t>
            </w:r>
            <w:r w:rsidRPr="001F59EC">
              <w:rPr>
                <w:rFonts w:asciiTheme="majorHAnsi" w:hAnsiTheme="majorHAnsi" w:cstheme="majorHAnsi"/>
              </w:rPr>
              <w:t>Adresse</w:t>
            </w:r>
          </w:p>
        </w:tc>
        <w:tc>
          <w:tcPr>
            <w:tcW w:w="2409" w:type="dxa"/>
          </w:tcPr>
          <w:p w14:paraId="190B40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Beschreibung</w:t>
            </w:r>
          </w:p>
        </w:tc>
      </w:tr>
      <w:tr w:rsidR="00867A55" w:rsidRPr="001F59EC" w14:paraId="69BE8CB4" w14:textId="77777777" w:rsidTr="00D04FA5">
        <w:trPr>
          <w:trHeight w:val="377"/>
          <w:jc w:val="center"/>
        </w:trPr>
        <w:tc>
          <w:tcPr>
            <w:tcW w:w="3397" w:type="dxa"/>
          </w:tcPr>
          <w:p w14:paraId="293CF430" w14:textId="3236DA8A" w:rsidR="00867A55" w:rsidRPr="001F59EC" w:rsidRDefault="007D5366" w:rsidP="218DE66B">
            <w:pPr>
              <w:rPr>
                <w:rFonts w:asciiTheme="majorHAnsi" w:hAnsiTheme="majorHAnsi" w:cstheme="majorHAnsi"/>
              </w:rPr>
            </w:pPr>
            <w:r w:rsidRPr="001F59EC">
              <w:rPr>
                <w:rFonts w:asciiTheme="majorHAnsi" w:hAnsiTheme="majorHAnsi" w:cstheme="majorHAnsi"/>
              </w:rPr>
              <w:t>big-vctx</w:t>
            </w:r>
            <w:r w:rsidR="00C1098C" w:rsidRPr="001F59EC">
              <w:rPr>
                <w:rFonts w:asciiTheme="majorHAnsi" w:hAnsiTheme="majorHAnsi" w:cstheme="majorHAnsi"/>
              </w:rPr>
              <w:t>c</w:t>
            </w:r>
            <w:r w:rsidRPr="001F59EC">
              <w:rPr>
                <w:rFonts w:asciiTheme="majorHAnsi" w:hAnsiTheme="majorHAnsi" w:cstheme="majorHAnsi"/>
              </w:rPr>
              <w:t>dc01</w:t>
            </w:r>
            <w:r w:rsidR="00C1098C" w:rsidRPr="001F59EC">
              <w:rPr>
                <w:rFonts w:asciiTheme="majorHAnsi" w:hAnsiTheme="majorHAnsi" w:cstheme="majorHAnsi"/>
              </w:rPr>
              <w:t>.big.krankenkasse.de</w:t>
            </w:r>
          </w:p>
        </w:tc>
        <w:tc>
          <w:tcPr>
            <w:tcW w:w="3261" w:type="dxa"/>
          </w:tcPr>
          <w:p w14:paraId="2270A34A" w14:textId="7127AD4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C1098C" w:rsidRPr="001F59EC">
              <w:rPr>
                <w:rFonts w:asciiTheme="majorHAnsi" w:hAnsiTheme="majorHAnsi" w:cstheme="majorHAnsi"/>
                <w:lang w:val="en-GB"/>
              </w:rPr>
              <w:t>1</w:t>
            </w:r>
            <w:r w:rsidRPr="001F59EC">
              <w:rPr>
                <w:rFonts w:asciiTheme="majorHAnsi" w:hAnsiTheme="majorHAnsi" w:cstheme="majorHAnsi"/>
                <w:lang w:val="en-GB"/>
              </w:rPr>
              <w:t>18.</w:t>
            </w:r>
            <w:r w:rsidR="00473BBC" w:rsidRPr="001F59EC">
              <w:rPr>
                <w:rFonts w:asciiTheme="majorHAnsi" w:hAnsiTheme="majorHAnsi" w:cstheme="majorHAnsi"/>
                <w:lang w:val="en-GB"/>
              </w:rPr>
              <w:t>10.1</w:t>
            </w:r>
          </w:p>
        </w:tc>
        <w:tc>
          <w:tcPr>
            <w:tcW w:w="2409" w:type="dxa"/>
          </w:tcPr>
          <w:p w14:paraId="4722FF8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Delivery Controller/ Director / WEM</w:t>
            </w:r>
          </w:p>
        </w:tc>
      </w:tr>
      <w:tr w:rsidR="00867A55" w:rsidRPr="001F59EC" w14:paraId="1FC68623" w14:textId="77777777" w:rsidTr="00D04FA5">
        <w:trPr>
          <w:trHeight w:val="364"/>
          <w:jc w:val="center"/>
        </w:trPr>
        <w:tc>
          <w:tcPr>
            <w:tcW w:w="3397" w:type="dxa"/>
          </w:tcPr>
          <w:p w14:paraId="4E28BD77" w14:textId="6D7DCAF4"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C1098C" w:rsidRPr="001F59EC">
              <w:rPr>
                <w:rFonts w:asciiTheme="majorHAnsi" w:hAnsiTheme="majorHAnsi" w:cstheme="majorHAnsi"/>
              </w:rPr>
              <w:t>v</w:t>
            </w:r>
            <w:r w:rsidRPr="001F59EC">
              <w:rPr>
                <w:rFonts w:asciiTheme="majorHAnsi" w:hAnsiTheme="majorHAnsi" w:cstheme="majorHAnsi"/>
              </w:rPr>
              <w:t>ctx</w:t>
            </w:r>
            <w:r w:rsidR="00C1098C" w:rsidRPr="001F59EC">
              <w:rPr>
                <w:rFonts w:asciiTheme="majorHAnsi" w:hAnsiTheme="majorHAnsi" w:cstheme="majorHAnsi"/>
              </w:rPr>
              <w:t>c</w:t>
            </w:r>
            <w:r w:rsidRPr="001F59EC">
              <w:rPr>
                <w:rFonts w:asciiTheme="majorHAnsi" w:hAnsiTheme="majorHAnsi" w:cstheme="majorHAnsi"/>
              </w:rPr>
              <w:t>dc02</w:t>
            </w:r>
            <w:r w:rsidR="00C1098C" w:rsidRPr="001F59EC">
              <w:rPr>
                <w:rFonts w:asciiTheme="majorHAnsi" w:hAnsiTheme="majorHAnsi" w:cstheme="majorHAnsi"/>
              </w:rPr>
              <w:t>.big.krankenkasse.de</w:t>
            </w:r>
          </w:p>
        </w:tc>
        <w:tc>
          <w:tcPr>
            <w:tcW w:w="3261" w:type="dxa"/>
          </w:tcPr>
          <w:p w14:paraId="0BF96389" w14:textId="03EED6A0"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C1098C" w:rsidRPr="001F59EC">
              <w:rPr>
                <w:rFonts w:asciiTheme="majorHAnsi" w:hAnsiTheme="majorHAnsi" w:cstheme="majorHAnsi"/>
                <w:lang w:val="en-GB"/>
              </w:rPr>
              <w:t>1</w:t>
            </w:r>
            <w:r w:rsidRPr="001F59EC">
              <w:rPr>
                <w:rFonts w:asciiTheme="majorHAnsi" w:hAnsiTheme="majorHAnsi" w:cstheme="majorHAnsi"/>
                <w:lang w:val="en-GB"/>
              </w:rPr>
              <w:t>18.</w:t>
            </w:r>
            <w:r w:rsidR="00473BBC" w:rsidRPr="001F59EC">
              <w:rPr>
                <w:rFonts w:asciiTheme="majorHAnsi" w:hAnsiTheme="majorHAnsi" w:cstheme="majorHAnsi"/>
                <w:lang w:val="en-GB"/>
              </w:rPr>
              <w:t>10.2</w:t>
            </w:r>
          </w:p>
        </w:tc>
        <w:tc>
          <w:tcPr>
            <w:tcW w:w="2409" w:type="dxa"/>
          </w:tcPr>
          <w:p w14:paraId="464BF32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Delivery Controller/ Director / WEM</w:t>
            </w:r>
          </w:p>
        </w:tc>
      </w:tr>
      <w:tr w:rsidR="00867A55" w:rsidRPr="001F59EC" w14:paraId="026A7253" w14:textId="77777777" w:rsidTr="00D04FA5">
        <w:trPr>
          <w:trHeight w:val="364"/>
          <w:jc w:val="center"/>
        </w:trPr>
        <w:tc>
          <w:tcPr>
            <w:tcW w:w="3397" w:type="dxa"/>
          </w:tcPr>
          <w:p w14:paraId="1E14BA0B" w14:textId="21726711"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ctxsf0</w:t>
            </w:r>
            <w:r w:rsidR="00924164" w:rsidRPr="001F59EC">
              <w:rPr>
                <w:rFonts w:asciiTheme="majorHAnsi" w:hAnsiTheme="majorHAnsi" w:cstheme="majorHAnsi"/>
              </w:rPr>
              <w:t>1</w:t>
            </w:r>
            <w:r w:rsidR="00C1098C" w:rsidRPr="001F59EC">
              <w:rPr>
                <w:rFonts w:asciiTheme="majorHAnsi" w:hAnsiTheme="majorHAnsi" w:cstheme="majorHAnsi"/>
              </w:rPr>
              <w:t>.big.krankenkasse.de</w:t>
            </w:r>
          </w:p>
        </w:tc>
        <w:tc>
          <w:tcPr>
            <w:tcW w:w="3261" w:type="dxa"/>
          </w:tcPr>
          <w:p w14:paraId="1C31FCDC" w14:textId="7D8215F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924164" w:rsidRPr="001F59EC">
              <w:rPr>
                <w:rFonts w:asciiTheme="majorHAnsi" w:hAnsiTheme="majorHAnsi" w:cstheme="majorHAnsi"/>
                <w:lang w:val="en-GB"/>
              </w:rPr>
              <w:t>118.10.3</w:t>
            </w:r>
          </w:p>
        </w:tc>
        <w:tc>
          <w:tcPr>
            <w:tcW w:w="2409" w:type="dxa"/>
          </w:tcPr>
          <w:p w14:paraId="21010C0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Storefront</w:t>
            </w:r>
          </w:p>
        </w:tc>
      </w:tr>
      <w:tr w:rsidR="00867A55" w:rsidRPr="001F59EC" w14:paraId="59674CA2" w14:textId="77777777" w:rsidTr="00D04FA5">
        <w:trPr>
          <w:trHeight w:val="364"/>
          <w:jc w:val="center"/>
        </w:trPr>
        <w:tc>
          <w:tcPr>
            <w:tcW w:w="3397" w:type="dxa"/>
          </w:tcPr>
          <w:p w14:paraId="48B07AE5" w14:textId="4A2614F3"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ctxsf0</w:t>
            </w:r>
            <w:r w:rsidR="00924164" w:rsidRPr="001F59EC">
              <w:rPr>
                <w:rFonts w:asciiTheme="majorHAnsi" w:hAnsiTheme="majorHAnsi" w:cstheme="majorHAnsi"/>
              </w:rPr>
              <w:t>2</w:t>
            </w:r>
            <w:r w:rsidR="00C1098C" w:rsidRPr="001F59EC">
              <w:rPr>
                <w:rFonts w:asciiTheme="majorHAnsi" w:hAnsiTheme="majorHAnsi" w:cstheme="majorHAnsi"/>
              </w:rPr>
              <w:t>.big.krankenkasse.de</w:t>
            </w:r>
          </w:p>
        </w:tc>
        <w:tc>
          <w:tcPr>
            <w:tcW w:w="3261" w:type="dxa"/>
          </w:tcPr>
          <w:p w14:paraId="35678B7F" w14:textId="6977622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924164" w:rsidRPr="001F59EC">
              <w:rPr>
                <w:rFonts w:asciiTheme="majorHAnsi" w:hAnsiTheme="majorHAnsi" w:cstheme="majorHAnsi"/>
                <w:lang w:val="en-GB"/>
              </w:rPr>
              <w:t>118.10.4</w:t>
            </w:r>
          </w:p>
        </w:tc>
        <w:tc>
          <w:tcPr>
            <w:tcW w:w="2409" w:type="dxa"/>
          </w:tcPr>
          <w:p w14:paraId="6372605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Storefront</w:t>
            </w:r>
          </w:p>
        </w:tc>
      </w:tr>
      <w:tr w:rsidR="00867A55" w:rsidRPr="00E9680B" w14:paraId="328FFE11" w14:textId="77777777" w:rsidTr="00D04FA5">
        <w:trPr>
          <w:trHeight w:val="364"/>
          <w:jc w:val="center"/>
        </w:trPr>
        <w:tc>
          <w:tcPr>
            <w:tcW w:w="3397" w:type="dxa"/>
          </w:tcPr>
          <w:p w14:paraId="6AF3D81D" w14:textId="015CF567" w:rsidR="00867A55" w:rsidRPr="001F59EC" w:rsidRDefault="007D5366" w:rsidP="218DE66B">
            <w:pPr>
              <w:rPr>
                <w:rFonts w:asciiTheme="majorHAnsi" w:hAnsiTheme="majorHAnsi" w:cstheme="majorHAnsi"/>
              </w:rPr>
            </w:pPr>
            <w:r w:rsidRPr="001F59EC">
              <w:rPr>
                <w:rFonts w:asciiTheme="majorHAnsi" w:hAnsiTheme="majorHAnsi" w:cstheme="majorHAnsi"/>
              </w:rPr>
              <w:t>big-</w:t>
            </w:r>
            <w:r w:rsidR="00924164" w:rsidRPr="001F59EC">
              <w:rPr>
                <w:rFonts w:asciiTheme="majorHAnsi" w:hAnsiTheme="majorHAnsi" w:cstheme="majorHAnsi"/>
              </w:rPr>
              <w:t>v</w:t>
            </w:r>
            <w:r w:rsidRPr="001F59EC">
              <w:rPr>
                <w:rFonts w:asciiTheme="majorHAnsi" w:hAnsiTheme="majorHAnsi" w:cstheme="majorHAnsi"/>
              </w:rPr>
              <w:t>ctxls</w:t>
            </w:r>
            <w:r w:rsidR="004C2D47" w:rsidRPr="001F59EC">
              <w:rPr>
                <w:rFonts w:asciiTheme="majorHAnsi" w:hAnsiTheme="majorHAnsi" w:cstheme="majorHAnsi"/>
              </w:rPr>
              <w:t>01</w:t>
            </w:r>
            <w:r w:rsidR="00C1098C" w:rsidRPr="001F59EC">
              <w:rPr>
                <w:rFonts w:asciiTheme="majorHAnsi" w:hAnsiTheme="majorHAnsi" w:cstheme="majorHAnsi"/>
              </w:rPr>
              <w:t>.big.krankenkasse.de</w:t>
            </w:r>
          </w:p>
        </w:tc>
        <w:tc>
          <w:tcPr>
            <w:tcW w:w="3261" w:type="dxa"/>
          </w:tcPr>
          <w:p w14:paraId="27B6B4A4" w14:textId="23E6ACC7"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3D608F" w:rsidRPr="001F59EC">
              <w:rPr>
                <w:rFonts w:asciiTheme="majorHAnsi" w:hAnsiTheme="majorHAnsi" w:cstheme="majorHAnsi"/>
                <w:lang w:val="en-GB"/>
              </w:rPr>
              <w:t>1</w:t>
            </w:r>
            <w:r w:rsidRPr="001F59EC">
              <w:rPr>
                <w:rFonts w:asciiTheme="majorHAnsi" w:hAnsiTheme="majorHAnsi" w:cstheme="majorHAnsi"/>
                <w:lang w:val="en-GB"/>
              </w:rPr>
              <w:t>18.</w:t>
            </w:r>
            <w:r w:rsidR="003D608F" w:rsidRPr="001F59EC">
              <w:rPr>
                <w:rFonts w:asciiTheme="majorHAnsi" w:hAnsiTheme="majorHAnsi" w:cstheme="majorHAnsi"/>
                <w:lang w:val="en-GB"/>
              </w:rPr>
              <w:t>10.5</w:t>
            </w:r>
          </w:p>
        </w:tc>
        <w:tc>
          <w:tcPr>
            <w:tcW w:w="2409" w:type="dxa"/>
          </w:tcPr>
          <w:p w14:paraId="02D07B4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Lizenzserver, KMS, RDS Lizenzserver</w:t>
            </w:r>
          </w:p>
        </w:tc>
      </w:tr>
      <w:tr w:rsidR="00867A55" w:rsidRPr="001F59EC" w14:paraId="489A6AEF" w14:textId="77777777" w:rsidTr="00D04FA5">
        <w:trPr>
          <w:trHeight w:val="364"/>
          <w:jc w:val="center"/>
        </w:trPr>
        <w:tc>
          <w:tcPr>
            <w:tcW w:w="3397" w:type="dxa"/>
          </w:tcPr>
          <w:p w14:paraId="591297C8" w14:textId="1F9B18E1" w:rsidR="00867A55" w:rsidRPr="001F59EC" w:rsidRDefault="007D5366" w:rsidP="218DE66B">
            <w:pPr>
              <w:rPr>
                <w:rFonts w:asciiTheme="majorHAnsi" w:hAnsiTheme="majorHAnsi" w:cstheme="majorHAnsi"/>
                <w:lang w:val="en-US"/>
              </w:rPr>
            </w:pPr>
            <w:r w:rsidRPr="001F59EC">
              <w:rPr>
                <w:rFonts w:asciiTheme="majorHAnsi" w:hAnsiTheme="majorHAnsi" w:cstheme="majorHAnsi"/>
                <w:lang w:val="en-GB"/>
              </w:rPr>
              <w:t>big-vctxpvs0</w:t>
            </w:r>
            <w:r w:rsidR="003D608F" w:rsidRPr="001F59EC">
              <w:rPr>
                <w:rFonts w:asciiTheme="majorHAnsi" w:hAnsiTheme="majorHAnsi" w:cstheme="majorHAnsi"/>
                <w:lang w:val="en-GB"/>
              </w:rPr>
              <w:t>3</w:t>
            </w:r>
            <w:r w:rsidR="00C1098C" w:rsidRPr="001F59EC">
              <w:rPr>
                <w:rFonts w:asciiTheme="majorHAnsi" w:hAnsiTheme="majorHAnsi" w:cstheme="majorHAnsi"/>
                <w:lang w:val="en-US"/>
              </w:rPr>
              <w:t>.big.krankenkasse.de</w:t>
            </w:r>
          </w:p>
        </w:tc>
        <w:tc>
          <w:tcPr>
            <w:tcW w:w="3261" w:type="dxa"/>
          </w:tcPr>
          <w:p w14:paraId="295A5DB6" w14:textId="1EB075A3" w:rsidR="00C5274B" w:rsidRPr="001F59EC" w:rsidRDefault="00C5274B" w:rsidP="218DE66B">
            <w:pPr>
              <w:rPr>
                <w:rFonts w:asciiTheme="majorHAnsi" w:hAnsiTheme="majorHAnsi" w:cstheme="majorHAnsi"/>
                <w:lang w:val="en-GB"/>
              </w:rPr>
            </w:pPr>
            <w:r w:rsidRPr="001F59EC">
              <w:rPr>
                <w:rFonts w:asciiTheme="majorHAnsi" w:hAnsiTheme="majorHAnsi" w:cstheme="majorHAnsi"/>
                <w:lang w:val="en-GB"/>
              </w:rPr>
              <w:t>10.118.10.248</w:t>
            </w:r>
            <w:r w:rsidR="00F21917" w:rsidRPr="001F59EC">
              <w:rPr>
                <w:rFonts w:asciiTheme="majorHAnsi" w:hAnsiTheme="majorHAnsi" w:cstheme="majorHAnsi"/>
                <w:lang w:val="en-GB"/>
              </w:rPr>
              <w:t xml:space="preserve"> (Citrix-LAN)</w:t>
            </w:r>
          </w:p>
          <w:p w14:paraId="3955CA0B" w14:textId="34680876" w:rsidR="00867A55" w:rsidRPr="001F59EC" w:rsidRDefault="007D5366" w:rsidP="218DE66B">
            <w:pPr>
              <w:rPr>
                <w:rFonts w:asciiTheme="majorHAnsi" w:hAnsiTheme="majorHAnsi" w:cstheme="majorHAnsi"/>
                <w:lang w:val="en-GB"/>
              </w:rPr>
            </w:pPr>
            <w:r w:rsidRPr="001F59EC">
              <w:rPr>
                <w:rFonts w:asciiTheme="majorHAnsi" w:hAnsiTheme="majorHAnsi" w:cstheme="majorHAnsi"/>
                <w:lang w:val="en-GB"/>
              </w:rPr>
              <w:t>10.</w:t>
            </w:r>
            <w:r w:rsidR="00F21917" w:rsidRPr="001F59EC">
              <w:rPr>
                <w:rFonts w:asciiTheme="majorHAnsi" w:hAnsiTheme="majorHAnsi" w:cstheme="majorHAnsi"/>
                <w:lang w:val="en-GB"/>
              </w:rPr>
              <w:t>118.11</w:t>
            </w:r>
            <w:r w:rsidRPr="001F59EC">
              <w:rPr>
                <w:rFonts w:asciiTheme="majorHAnsi" w:hAnsiTheme="majorHAnsi" w:cstheme="majorHAnsi"/>
                <w:lang w:val="en-GB"/>
              </w:rPr>
              <w:t>.</w:t>
            </w:r>
            <w:r w:rsidR="00F21917" w:rsidRPr="001F59EC">
              <w:rPr>
                <w:rFonts w:asciiTheme="majorHAnsi" w:hAnsiTheme="majorHAnsi" w:cstheme="majorHAnsi"/>
                <w:lang w:val="en-GB"/>
              </w:rPr>
              <w:t>248</w:t>
            </w:r>
            <w:r w:rsidR="00C5274B" w:rsidRPr="001F59EC">
              <w:rPr>
                <w:rFonts w:asciiTheme="majorHAnsi" w:hAnsiTheme="majorHAnsi" w:cstheme="majorHAnsi"/>
                <w:lang w:val="en-GB"/>
              </w:rPr>
              <w:t xml:space="preserve"> (PXE-Streaming)</w:t>
            </w:r>
          </w:p>
        </w:tc>
        <w:tc>
          <w:tcPr>
            <w:tcW w:w="2409" w:type="dxa"/>
          </w:tcPr>
          <w:p w14:paraId="40A53456"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PVS</w:t>
            </w:r>
          </w:p>
        </w:tc>
      </w:tr>
      <w:tr w:rsidR="00867A55" w:rsidRPr="001F59EC" w14:paraId="341AB403" w14:textId="77777777" w:rsidTr="00D04FA5">
        <w:trPr>
          <w:trHeight w:val="364"/>
          <w:jc w:val="center"/>
        </w:trPr>
        <w:tc>
          <w:tcPr>
            <w:tcW w:w="3397" w:type="dxa"/>
          </w:tcPr>
          <w:p w14:paraId="6705247E" w14:textId="1C3CF985" w:rsidR="00867A55" w:rsidRPr="001F59EC" w:rsidRDefault="007D5366" w:rsidP="218DE66B">
            <w:pPr>
              <w:rPr>
                <w:rFonts w:asciiTheme="majorHAnsi" w:hAnsiTheme="majorHAnsi" w:cstheme="majorHAnsi"/>
              </w:rPr>
            </w:pPr>
            <w:r w:rsidRPr="001F59EC">
              <w:rPr>
                <w:rFonts w:asciiTheme="majorHAnsi" w:hAnsiTheme="majorHAnsi" w:cstheme="majorHAnsi"/>
              </w:rPr>
              <w:t>big-vctxpvs0</w:t>
            </w:r>
            <w:r w:rsidR="003D608F" w:rsidRPr="001F59EC">
              <w:rPr>
                <w:rFonts w:asciiTheme="majorHAnsi" w:hAnsiTheme="majorHAnsi" w:cstheme="majorHAnsi"/>
              </w:rPr>
              <w:t>4</w:t>
            </w:r>
            <w:r w:rsidR="00C1098C" w:rsidRPr="001F59EC">
              <w:rPr>
                <w:rFonts w:asciiTheme="majorHAnsi" w:hAnsiTheme="majorHAnsi" w:cstheme="majorHAnsi"/>
              </w:rPr>
              <w:t>.big.krankenkasse.de</w:t>
            </w:r>
          </w:p>
        </w:tc>
        <w:tc>
          <w:tcPr>
            <w:tcW w:w="3261" w:type="dxa"/>
          </w:tcPr>
          <w:p w14:paraId="0E49BBC8" w14:textId="23C2BAF1" w:rsidR="00F21917" w:rsidRPr="001F59EC" w:rsidRDefault="00F21917" w:rsidP="00F21917">
            <w:pPr>
              <w:rPr>
                <w:rFonts w:asciiTheme="majorHAnsi" w:hAnsiTheme="majorHAnsi" w:cstheme="majorHAnsi"/>
                <w:lang w:val="en-GB"/>
              </w:rPr>
            </w:pPr>
            <w:r w:rsidRPr="001F59EC">
              <w:rPr>
                <w:rFonts w:asciiTheme="majorHAnsi" w:hAnsiTheme="majorHAnsi" w:cstheme="majorHAnsi"/>
                <w:lang w:val="en-GB"/>
              </w:rPr>
              <w:t>10.118.10.24</w:t>
            </w:r>
            <w:r w:rsidR="001D151A" w:rsidRPr="001F59EC">
              <w:rPr>
                <w:rFonts w:asciiTheme="majorHAnsi" w:hAnsiTheme="majorHAnsi" w:cstheme="majorHAnsi"/>
                <w:lang w:val="en-GB"/>
              </w:rPr>
              <w:t>9</w:t>
            </w:r>
            <w:r w:rsidRPr="001F59EC">
              <w:rPr>
                <w:rFonts w:asciiTheme="majorHAnsi" w:hAnsiTheme="majorHAnsi" w:cstheme="majorHAnsi"/>
                <w:lang w:val="en-GB"/>
              </w:rPr>
              <w:t xml:space="preserve"> (Citrix-LAN)</w:t>
            </w:r>
          </w:p>
          <w:p w14:paraId="4B55F587" w14:textId="5AE2D43C" w:rsidR="00867A55" w:rsidRPr="001F59EC" w:rsidRDefault="00F21917" w:rsidP="218DE66B">
            <w:pPr>
              <w:rPr>
                <w:rFonts w:asciiTheme="majorHAnsi" w:hAnsiTheme="majorHAnsi" w:cstheme="majorHAnsi"/>
                <w:lang w:val="en-GB"/>
              </w:rPr>
            </w:pPr>
            <w:r w:rsidRPr="001F59EC">
              <w:rPr>
                <w:rFonts w:asciiTheme="majorHAnsi" w:hAnsiTheme="majorHAnsi" w:cstheme="majorHAnsi"/>
                <w:lang w:val="en-GB"/>
              </w:rPr>
              <w:t>10.118.11.24</w:t>
            </w:r>
            <w:r w:rsidR="001D151A" w:rsidRPr="001F59EC">
              <w:rPr>
                <w:rFonts w:asciiTheme="majorHAnsi" w:hAnsiTheme="majorHAnsi" w:cstheme="majorHAnsi"/>
                <w:lang w:val="en-GB"/>
              </w:rPr>
              <w:t>9</w:t>
            </w:r>
            <w:r w:rsidRPr="001F59EC">
              <w:rPr>
                <w:rFonts w:asciiTheme="majorHAnsi" w:hAnsiTheme="majorHAnsi" w:cstheme="majorHAnsi"/>
                <w:lang w:val="en-GB"/>
              </w:rPr>
              <w:t xml:space="preserve"> (PXE-Streaming)</w:t>
            </w:r>
          </w:p>
        </w:tc>
        <w:tc>
          <w:tcPr>
            <w:tcW w:w="2409" w:type="dxa"/>
          </w:tcPr>
          <w:p w14:paraId="584A784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Citrix PVS</w:t>
            </w:r>
          </w:p>
        </w:tc>
      </w:tr>
      <w:tr w:rsidR="00867A55" w:rsidRPr="001F59EC" w14:paraId="62BB5593" w14:textId="77777777" w:rsidTr="00D04FA5">
        <w:trPr>
          <w:trHeight w:val="364"/>
          <w:jc w:val="center"/>
        </w:trPr>
        <w:tc>
          <w:tcPr>
            <w:tcW w:w="3397" w:type="dxa"/>
          </w:tcPr>
          <w:p w14:paraId="7F78ACB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big-nsadc01</w:t>
            </w:r>
          </w:p>
        </w:tc>
        <w:tc>
          <w:tcPr>
            <w:tcW w:w="3261" w:type="dxa"/>
          </w:tcPr>
          <w:p w14:paraId="5387736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192.168.248.21</w:t>
            </w:r>
          </w:p>
        </w:tc>
        <w:tc>
          <w:tcPr>
            <w:tcW w:w="2409" w:type="dxa"/>
          </w:tcPr>
          <w:p w14:paraId="0F2A3A2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w:t>
            </w:r>
          </w:p>
        </w:tc>
      </w:tr>
      <w:tr w:rsidR="00867A55" w:rsidRPr="001F59EC" w14:paraId="2C64DE13" w14:textId="77777777" w:rsidTr="00D04FA5">
        <w:trPr>
          <w:trHeight w:val="364"/>
          <w:jc w:val="center"/>
        </w:trPr>
        <w:tc>
          <w:tcPr>
            <w:tcW w:w="3397" w:type="dxa"/>
          </w:tcPr>
          <w:p w14:paraId="47CED50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big-nsadc02</w:t>
            </w:r>
          </w:p>
        </w:tc>
        <w:tc>
          <w:tcPr>
            <w:tcW w:w="3261" w:type="dxa"/>
          </w:tcPr>
          <w:p w14:paraId="64D015BC"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192.168.248.22</w:t>
            </w:r>
          </w:p>
        </w:tc>
        <w:tc>
          <w:tcPr>
            <w:tcW w:w="2409" w:type="dxa"/>
          </w:tcPr>
          <w:p w14:paraId="26BAFEE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w:t>
            </w:r>
          </w:p>
        </w:tc>
      </w:tr>
      <w:tr w:rsidR="00867A55" w:rsidRPr="001F59EC" w14:paraId="4B15E53B" w14:textId="77777777" w:rsidTr="00D04FA5">
        <w:trPr>
          <w:trHeight w:val="364"/>
          <w:jc w:val="center"/>
        </w:trPr>
        <w:tc>
          <w:tcPr>
            <w:tcW w:w="3397" w:type="dxa"/>
          </w:tcPr>
          <w:p w14:paraId="34A84290" w14:textId="70126AEF"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w:t>
            </w:r>
            <w:r w:rsidR="006A4901" w:rsidRPr="001F59EC">
              <w:rPr>
                <w:rFonts w:asciiTheme="majorHAnsi" w:hAnsiTheme="majorHAnsi" w:cstheme="majorHAnsi"/>
                <w:lang w:val="en-GB"/>
              </w:rPr>
              <w:t>adclb01</w:t>
            </w:r>
          </w:p>
        </w:tc>
        <w:tc>
          <w:tcPr>
            <w:tcW w:w="3261" w:type="dxa"/>
          </w:tcPr>
          <w:p w14:paraId="360E68FA"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10.18.11.1</w:t>
            </w:r>
          </w:p>
        </w:tc>
        <w:tc>
          <w:tcPr>
            <w:tcW w:w="2409" w:type="dxa"/>
          </w:tcPr>
          <w:p w14:paraId="76402E9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 xml:space="preserve">ADC LB </w:t>
            </w:r>
          </w:p>
        </w:tc>
      </w:tr>
      <w:tr w:rsidR="00867A55" w:rsidRPr="001F59EC" w14:paraId="69510776" w14:textId="77777777" w:rsidTr="00D04FA5">
        <w:trPr>
          <w:trHeight w:val="364"/>
          <w:jc w:val="center"/>
        </w:trPr>
        <w:tc>
          <w:tcPr>
            <w:tcW w:w="3397" w:type="dxa"/>
          </w:tcPr>
          <w:p w14:paraId="2207E57F" w14:textId="2BD8BA51"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big-</w:t>
            </w:r>
            <w:r w:rsidR="00DA3A2D" w:rsidRPr="001F59EC">
              <w:rPr>
                <w:rFonts w:asciiTheme="majorHAnsi" w:hAnsiTheme="majorHAnsi" w:cstheme="majorHAnsi"/>
                <w:lang w:val="en-GB"/>
              </w:rPr>
              <w:t>adclb02</w:t>
            </w:r>
          </w:p>
        </w:tc>
        <w:tc>
          <w:tcPr>
            <w:tcW w:w="3261" w:type="dxa"/>
          </w:tcPr>
          <w:p w14:paraId="23FC038B"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10.18.11.2</w:t>
            </w:r>
          </w:p>
        </w:tc>
        <w:tc>
          <w:tcPr>
            <w:tcW w:w="2409" w:type="dxa"/>
          </w:tcPr>
          <w:p w14:paraId="2D9260B7"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ADC LB</w:t>
            </w:r>
          </w:p>
        </w:tc>
      </w:tr>
    </w:tbl>
    <w:p w14:paraId="6498369F" w14:textId="77777777" w:rsidR="00867A55" w:rsidRPr="001F59EC" w:rsidRDefault="00867A55" w:rsidP="00867A55">
      <w:pPr>
        <w:rPr>
          <w:rFonts w:asciiTheme="majorHAnsi" w:hAnsiTheme="majorHAnsi" w:cstheme="majorHAnsi"/>
          <w:lang w:val="en-GB"/>
        </w:rPr>
      </w:pPr>
    </w:p>
    <w:p w14:paraId="3E745C29" w14:textId="77777777" w:rsidR="00867A55" w:rsidRPr="001F59EC" w:rsidRDefault="218DE66B" w:rsidP="6B06F679">
      <w:pPr>
        <w:pStyle w:val="berschrift2"/>
        <w:rPr>
          <w:rFonts w:asciiTheme="majorHAnsi" w:hAnsiTheme="majorHAnsi" w:cstheme="majorBidi"/>
          <w:lang w:val="en-GB"/>
        </w:rPr>
      </w:pPr>
      <w:bookmarkStart w:id="248" w:name="_Toc924961311"/>
      <w:r w:rsidRPr="6B06F679">
        <w:rPr>
          <w:rFonts w:asciiTheme="majorHAnsi" w:hAnsiTheme="majorHAnsi" w:cstheme="majorBidi"/>
          <w:lang w:val="en-GB"/>
        </w:rPr>
        <w:t>Version</w:t>
      </w:r>
      <w:bookmarkEnd w:id="245"/>
      <w:bookmarkEnd w:id="246"/>
      <w:bookmarkEnd w:id="247"/>
      <w:bookmarkEnd w:id="248"/>
    </w:p>
    <w:p w14:paraId="1100680A" w14:textId="1E72E906" w:rsidR="00867A55" w:rsidRPr="001F59EC" w:rsidRDefault="218DE66B" w:rsidP="00867A55">
      <w:pPr>
        <w:rPr>
          <w:rFonts w:asciiTheme="majorHAnsi" w:hAnsiTheme="majorHAnsi" w:cstheme="majorHAnsi"/>
        </w:rPr>
      </w:pPr>
      <w:r w:rsidRPr="001F59EC">
        <w:rPr>
          <w:rFonts w:asciiTheme="majorHAnsi" w:hAnsiTheme="majorHAnsi" w:cstheme="majorHAnsi"/>
        </w:rPr>
        <w:t>Die CVAD</w:t>
      </w:r>
      <w:r w:rsidR="00895571" w:rsidRPr="001F59EC">
        <w:rPr>
          <w:rFonts w:asciiTheme="majorHAnsi" w:hAnsiTheme="majorHAnsi" w:cstheme="majorHAnsi"/>
        </w:rPr>
        <w:t>-</w:t>
      </w:r>
      <w:r w:rsidRPr="001F59EC">
        <w:rPr>
          <w:rFonts w:asciiTheme="majorHAnsi" w:hAnsiTheme="majorHAnsi" w:cstheme="majorHAnsi"/>
        </w:rPr>
        <w:t xml:space="preserve">Infrastruktur </w:t>
      </w:r>
      <w:r w:rsidR="007E5C13" w:rsidRPr="001F59EC">
        <w:rPr>
          <w:rFonts w:asciiTheme="majorHAnsi" w:hAnsiTheme="majorHAnsi" w:cstheme="majorHAnsi"/>
        </w:rPr>
        <w:t>wurde</w:t>
      </w:r>
      <w:r w:rsidRPr="001F59EC">
        <w:rPr>
          <w:rFonts w:asciiTheme="majorHAnsi" w:hAnsiTheme="majorHAnsi" w:cstheme="majorHAnsi"/>
        </w:rPr>
        <w:t xml:space="preserve"> LTSR </w:t>
      </w:r>
      <w:r w:rsidR="00895571" w:rsidRPr="001F59EC">
        <w:rPr>
          <w:rFonts w:asciiTheme="majorHAnsi" w:hAnsiTheme="majorHAnsi" w:cstheme="majorHAnsi"/>
        </w:rPr>
        <w:t>Konform</w:t>
      </w:r>
      <w:r w:rsidRPr="001F59EC">
        <w:rPr>
          <w:rFonts w:asciiTheme="majorHAnsi" w:hAnsiTheme="majorHAnsi" w:cstheme="majorHAnsi"/>
        </w:rPr>
        <w:t xml:space="preserve"> in der Version </w:t>
      </w:r>
      <w:r w:rsidR="007E5C13" w:rsidRPr="001F59EC">
        <w:rPr>
          <w:rFonts w:asciiTheme="majorHAnsi" w:hAnsiTheme="majorHAnsi" w:cstheme="majorHAnsi"/>
        </w:rPr>
        <w:t>2402</w:t>
      </w:r>
      <w:r w:rsidRPr="001F59EC">
        <w:rPr>
          <w:rFonts w:asciiTheme="majorHAnsi" w:hAnsiTheme="majorHAnsi" w:cstheme="majorHAnsi"/>
        </w:rPr>
        <w:t xml:space="preserve"> LTSR aufgebaut.</w:t>
      </w:r>
    </w:p>
    <w:p w14:paraId="57A404A0" w14:textId="7BBAC117" w:rsidR="00867A55" w:rsidRPr="001F59EC" w:rsidRDefault="00E23C6F" w:rsidP="6B06F679">
      <w:pPr>
        <w:pStyle w:val="berschrift2"/>
        <w:rPr>
          <w:rFonts w:asciiTheme="majorHAnsi" w:hAnsiTheme="majorHAnsi" w:cstheme="majorBidi"/>
          <w:lang w:val="en-GB"/>
        </w:rPr>
      </w:pPr>
      <w:bookmarkStart w:id="249" w:name="_Toc38376337"/>
      <w:bookmarkStart w:id="250" w:name="_Toc53566833"/>
      <w:bookmarkStart w:id="251" w:name="_Toc62024211"/>
      <w:bookmarkStart w:id="252" w:name="_Toc85259563"/>
      <w:r w:rsidRPr="6B06F679">
        <w:rPr>
          <w:rFonts w:asciiTheme="majorHAnsi" w:hAnsiTheme="majorHAnsi" w:cstheme="majorBidi"/>
          <w:lang w:val="en-GB"/>
        </w:rPr>
        <w:t xml:space="preserve">Citrix </w:t>
      </w:r>
      <w:r w:rsidR="218DE66B" w:rsidRPr="6B06F679">
        <w:rPr>
          <w:rFonts w:asciiTheme="majorHAnsi" w:hAnsiTheme="majorHAnsi" w:cstheme="majorBidi"/>
          <w:lang w:val="en-GB"/>
        </w:rPr>
        <w:t>Delivery Con</w:t>
      </w:r>
      <w:r w:rsidR="009A3E59" w:rsidRPr="6B06F679">
        <w:rPr>
          <w:rFonts w:asciiTheme="majorHAnsi" w:hAnsiTheme="majorHAnsi" w:cstheme="majorBidi"/>
          <w:lang w:val="en-GB"/>
        </w:rPr>
        <w:t>t</w:t>
      </w:r>
      <w:r w:rsidR="218DE66B" w:rsidRPr="6B06F679">
        <w:rPr>
          <w:rFonts w:asciiTheme="majorHAnsi" w:hAnsiTheme="majorHAnsi" w:cstheme="majorBidi"/>
          <w:lang w:val="en-GB"/>
        </w:rPr>
        <w:t>roller</w:t>
      </w:r>
      <w:bookmarkEnd w:id="249"/>
      <w:bookmarkEnd w:id="250"/>
      <w:bookmarkEnd w:id="251"/>
      <w:bookmarkEnd w:id="252"/>
    </w:p>
    <w:p w14:paraId="4A52426B" w14:textId="3FD703B6" w:rsidR="00867A55" w:rsidRPr="001F59EC" w:rsidRDefault="218DE66B" w:rsidP="00867A55">
      <w:pPr>
        <w:rPr>
          <w:rFonts w:asciiTheme="majorHAnsi" w:hAnsiTheme="majorHAnsi" w:cstheme="majorHAnsi"/>
        </w:rPr>
      </w:pPr>
      <w:r w:rsidRPr="001F59EC">
        <w:rPr>
          <w:rFonts w:asciiTheme="majorHAnsi" w:hAnsiTheme="majorHAnsi" w:cstheme="majorHAnsi"/>
        </w:rPr>
        <w:t>Es werden für CVAD zwei Delivery</w:t>
      </w:r>
      <w:r w:rsidR="00895571" w:rsidRPr="001F59EC">
        <w:rPr>
          <w:rFonts w:asciiTheme="majorHAnsi" w:hAnsiTheme="majorHAnsi" w:cstheme="majorHAnsi"/>
        </w:rPr>
        <w:t>-</w:t>
      </w:r>
      <w:r w:rsidRPr="001F59EC">
        <w:rPr>
          <w:rFonts w:asciiTheme="majorHAnsi" w:hAnsiTheme="majorHAnsi" w:cstheme="majorHAnsi"/>
        </w:rPr>
        <w:t>Controller aufgebaut.</w:t>
      </w:r>
    </w:p>
    <w:p w14:paraId="62AA1573" w14:textId="77777777" w:rsidR="00895571" w:rsidRDefault="00895571">
      <w:pPr>
        <w:rPr>
          <w:rFonts w:asciiTheme="majorHAnsi" w:hAnsiTheme="majorHAnsi" w:cstheme="majorHAnsi"/>
        </w:rPr>
      </w:pPr>
      <w:r w:rsidRPr="001F59EC">
        <w:rPr>
          <w:rFonts w:asciiTheme="majorHAnsi" w:hAnsiTheme="majorHAnsi" w:cstheme="majorHAnsi"/>
        </w:rPr>
        <w:br w:type="page"/>
      </w:r>
    </w:p>
    <w:p w14:paraId="6A9714B4" w14:textId="77777777" w:rsidR="000C0982" w:rsidRDefault="000C0982" w:rsidP="000C0982">
      <w:pPr>
        <w:pStyle w:val="berschrift3"/>
        <w:rPr>
          <w:lang w:val="en-US"/>
        </w:rPr>
      </w:pPr>
      <w:bookmarkStart w:id="253" w:name="_Toc392000836"/>
      <w:r w:rsidRPr="6B06F679">
        <w:rPr>
          <w:lang w:val="en-US"/>
        </w:rPr>
        <w:lastRenderedPageBreak/>
        <w:t>Citrix License Activation Service (LAS)</w:t>
      </w:r>
      <w:bookmarkEnd w:id="253"/>
    </w:p>
    <w:p w14:paraId="41022145" w14:textId="0BF79135" w:rsidR="000C0982" w:rsidRDefault="000C0982" w:rsidP="006D6381">
      <w:r w:rsidRPr="00CB436F">
        <w:t>Der Citrix License Activation Service (LAS) ist das neue, cloudbasierte Lizenzierungsmodell von Citrix, das die</w:t>
      </w:r>
      <w:r w:rsidR="00064903">
        <w:t xml:space="preserve"> </w:t>
      </w:r>
      <w:r w:rsidR="007952AB">
        <w:t>b</w:t>
      </w:r>
      <w:r w:rsidRPr="00CB436F">
        <w:t>isherige dateibasierte Lizenzierung vollständig ersetzt. Statt Lizenzdateien manuell herunterzuladen, hochzuladen und zu verwalten, kommuniziert der Lizenzserver direkt mit Citrix Cloud und bezieht Berechtigungen automatisch.</w:t>
      </w:r>
    </w:p>
    <w:p w14:paraId="09C332C8" w14:textId="77777777" w:rsidR="000C0982" w:rsidRPr="000C5C05" w:rsidRDefault="000C0982" w:rsidP="000C0982">
      <w:pPr>
        <w:spacing w:before="80" w:after="80"/>
        <w:rPr>
          <w:szCs w:val="20"/>
        </w:rPr>
      </w:pPr>
      <w:r w:rsidRPr="000C5C05">
        <w:rPr>
          <w:rFonts w:ascii="Arial" w:eastAsia="Arial" w:hAnsi="Arial" w:cs="Arial"/>
          <w:szCs w:val="20"/>
        </w:rPr>
        <w:t>LAS arbeitet nach einem kontinuierlichen Online-Aktivierungsmodell:</w:t>
      </w:r>
    </w:p>
    <w:p w14:paraId="207FC68D"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Der Lizenzserver wird einmalig bei Citrix Cloud registriert.</w:t>
      </w:r>
    </w:p>
    <w:p w14:paraId="60F0C2EC"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Berechtigungen werden automatisch alle 12-24 Stunden von LAS synchronisiert.</w:t>
      </w:r>
    </w:p>
    <w:p w14:paraId="0F72BE51"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Jedes Produkt erhält eine rollierende 30-Tage-Aktivierungsperiode, die bei bestehender Verbindung automatisch erneuert wird.</w:t>
      </w:r>
    </w:p>
    <w:p w14:paraId="3FFBD017" w14:textId="77777777" w:rsidR="000C0982" w:rsidRPr="000C5C05" w:rsidRDefault="000C0982" w:rsidP="00166B55">
      <w:pPr>
        <w:pStyle w:val="Listenabsatz"/>
        <w:numPr>
          <w:ilvl w:val="0"/>
          <w:numId w:val="31"/>
        </w:numPr>
        <w:spacing w:before="60" w:after="60" w:line="240" w:lineRule="auto"/>
        <w:contextualSpacing w:val="0"/>
        <w:rPr>
          <w:szCs w:val="20"/>
        </w:rPr>
      </w:pPr>
      <w:r w:rsidRPr="000C5C05">
        <w:rPr>
          <w:rFonts w:ascii="Arial" w:eastAsia="Arial" w:hAnsi="Arial" w:cs="Arial"/>
          <w:szCs w:val="20"/>
        </w:rPr>
        <w:t>Bei Verbindungsunterbrechung greift ein License-Cache-Modus (30 Tage Puffer).</w:t>
      </w:r>
    </w:p>
    <w:p w14:paraId="3A6AD1B5" w14:textId="77777777" w:rsidR="000C0982" w:rsidRPr="000C5C05" w:rsidRDefault="000C0982" w:rsidP="000C0982">
      <w:pPr>
        <w:spacing w:before="60" w:after="60" w:line="240" w:lineRule="auto"/>
        <w:ind w:left="360"/>
        <w:rPr>
          <w:szCs w:val="20"/>
        </w:rPr>
      </w:pPr>
    </w:p>
    <w:p w14:paraId="2EFBCDF1" w14:textId="77777777" w:rsidR="000C0982" w:rsidRPr="008876E0" w:rsidRDefault="000C0982" w:rsidP="000C0982">
      <w:r w:rsidRPr="00144CDD">
        <w:t>Die folgenden URLs m</w:t>
      </w:r>
      <w:r>
        <w:t>ü</w:t>
      </w:r>
      <w:r w:rsidRPr="00144CDD">
        <w:t>ssen ausgehend (Outbound HTTPS/TLS 443) vom Lizenzserver erreichbar sein:</w:t>
      </w:r>
    </w:p>
    <w:tbl>
      <w:tblPr>
        <w:tblW w:w="10055" w:type="dxa"/>
        <w:tblCellMar>
          <w:left w:w="70" w:type="dxa"/>
          <w:right w:w="70" w:type="dxa"/>
        </w:tblCellMar>
        <w:tblLook w:val="04A0" w:firstRow="1" w:lastRow="0" w:firstColumn="1" w:lastColumn="0" w:noHBand="0" w:noVBand="1"/>
      </w:tblPr>
      <w:tblGrid>
        <w:gridCol w:w="3122"/>
        <w:gridCol w:w="1830"/>
        <w:gridCol w:w="5103"/>
      </w:tblGrid>
      <w:tr w:rsidR="000C0982" w:rsidRPr="0089351D" w14:paraId="300DF078" w14:textId="77777777">
        <w:trPr>
          <w:trHeight w:val="400"/>
        </w:trPr>
        <w:tc>
          <w:tcPr>
            <w:tcW w:w="3122" w:type="dxa"/>
            <w:tcBorders>
              <w:top w:val="single" w:sz="8" w:space="0" w:color="CCCCCC"/>
              <w:left w:val="single" w:sz="8" w:space="0" w:color="CCCCCC"/>
              <w:bottom w:val="single" w:sz="8" w:space="0" w:color="CCCCCC"/>
              <w:right w:val="single" w:sz="8" w:space="0" w:color="CCCCCC"/>
            </w:tcBorders>
            <w:shd w:val="clear" w:color="000000" w:fill="1F5C9E"/>
            <w:vAlign w:val="center"/>
            <w:hideMark/>
          </w:tcPr>
          <w:p w14:paraId="0D187171"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color w:val="000000"/>
                <w:sz w:val="18"/>
                <w:szCs w:val="18"/>
                <w:lang w:eastAsia="de-DE"/>
              </w:rPr>
              <w:t>URL / Endpunkt</w:t>
            </w:r>
          </w:p>
        </w:tc>
        <w:tc>
          <w:tcPr>
            <w:tcW w:w="1830" w:type="dxa"/>
            <w:tcBorders>
              <w:top w:val="single" w:sz="8" w:space="0" w:color="CCCCCC"/>
              <w:left w:val="nil"/>
              <w:bottom w:val="single" w:sz="8" w:space="0" w:color="CCCCCC"/>
              <w:right w:val="single" w:sz="8" w:space="0" w:color="CCCCCC"/>
            </w:tcBorders>
            <w:shd w:val="clear" w:color="000000" w:fill="1F5C9E"/>
            <w:vAlign w:val="center"/>
            <w:hideMark/>
          </w:tcPr>
          <w:p w14:paraId="7DC4BC30"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Port / Protokoll</w:t>
            </w:r>
          </w:p>
        </w:tc>
        <w:tc>
          <w:tcPr>
            <w:tcW w:w="5103" w:type="dxa"/>
            <w:tcBorders>
              <w:top w:val="single" w:sz="8" w:space="0" w:color="CCCCCC"/>
              <w:left w:val="nil"/>
              <w:bottom w:val="single" w:sz="8" w:space="0" w:color="CCCCCC"/>
              <w:right w:val="single" w:sz="8" w:space="0" w:color="CCCCCC"/>
            </w:tcBorders>
            <w:shd w:val="clear" w:color="000000" w:fill="1F5C9E"/>
            <w:vAlign w:val="center"/>
            <w:hideMark/>
          </w:tcPr>
          <w:p w14:paraId="7F7469D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Zweck</w:t>
            </w:r>
          </w:p>
        </w:tc>
      </w:tr>
      <w:tr w:rsidR="000C0982" w:rsidRPr="0089351D" w14:paraId="5268DE1A"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21CEF374"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https://las.cloud.com</w:t>
            </w:r>
          </w:p>
        </w:tc>
        <w:tc>
          <w:tcPr>
            <w:tcW w:w="1830" w:type="dxa"/>
            <w:tcBorders>
              <w:top w:val="nil"/>
              <w:left w:val="nil"/>
              <w:bottom w:val="single" w:sz="8" w:space="0" w:color="CCCCCC"/>
              <w:right w:val="single" w:sz="8" w:space="0" w:color="CCCCCC"/>
            </w:tcBorders>
            <w:shd w:val="clear" w:color="000000" w:fill="FFFFFF"/>
            <w:vAlign w:val="center"/>
            <w:hideMark/>
          </w:tcPr>
          <w:p w14:paraId="1B5E640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0F307E4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LAS-Hauptendpunkt für Lizenzaktivierung und -erneuerung</w:t>
            </w:r>
          </w:p>
        </w:tc>
      </w:tr>
      <w:tr w:rsidR="000C0982" w:rsidRPr="0089351D" w14:paraId="2266C2F8"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1C1D7EC3"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https://cloud.com</w:t>
            </w:r>
          </w:p>
        </w:tc>
        <w:tc>
          <w:tcPr>
            <w:tcW w:w="1830" w:type="dxa"/>
            <w:tcBorders>
              <w:top w:val="nil"/>
              <w:left w:val="nil"/>
              <w:bottom w:val="single" w:sz="8" w:space="0" w:color="CCCCCC"/>
              <w:right w:val="single" w:sz="8" w:space="0" w:color="CCCCCC"/>
            </w:tcBorders>
            <w:shd w:val="clear" w:color="000000" w:fill="F2F2F2"/>
            <w:vAlign w:val="center"/>
            <w:hideMark/>
          </w:tcPr>
          <w:p w14:paraId="3294C73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10AB9B0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Citrix Cloud Registration und Management</w:t>
            </w:r>
          </w:p>
        </w:tc>
      </w:tr>
      <w:tr w:rsidR="000C0982" w:rsidRPr="0089351D" w14:paraId="40ECAD40"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5B5267C1"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https://accounts.cloud.com</w:t>
            </w:r>
          </w:p>
        </w:tc>
        <w:tc>
          <w:tcPr>
            <w:tcW w:w="1830" w:type="dxa"/>
            <w:tcBorders>
              <w:top w:val="nil"/>
              <w:left w:val="nil"/>
              <w:bottom w:val="single" w:sz="8" w:space="0" w:color="CCCCCC"/>
              <w:right w:val="single" w:sz="8" w:space="0" w:color="CCCCCC"/>
            </w:tcBorders>
            <w:shd w:val="clear" w:color="000000" w:fill="FFFFFF"/>
            <w:vAlign w:val="center"/>
            <w:hideMark/>
          </w:tcPr>
          <w:p w14:paraId="036331C8"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0F7970E5"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Authentifizierung und Identity Management</w:t>
            </w:r>
          </w:p>
        </w:tc>
      </w:tr>
      <w:tr w:rsidR="000C0982" w:rsidRPr="00E9680B" w14:paraId="40F151C6"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52BF4298"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https://trust.citrixnetworkapi.net</w:t>
            </w:r>
          </w:p>
        </w:tc>
        <w:tc>
          <w:tcPr>
            <w:tcW w:w="1830" w:type="dxa"/>
            <w:tcBorders>
              <w:top w:val="nil"/>
              <w:left w:val="nil"/>
              <w:bottom w:val="single" w:sz="8" w:space="0" w:color="CCCCCC"/>
              <w:right w:val="single" w:sz="8" w:space="0" w:color="CCCCCC"/>
            </w:tcBorders>
            <w:shd w:val="clear" w:color="000000" w:fill="F2F2F2"/>
            <w:vAlign w:val="center"/>
            <w:hideMark/>
          </w:tcPr>
          <w:p w14:paraId="0E6AB2F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2E6056DE" w14:textId="77777777" w:rsidR="000C0982" w:rsidRPr="0089351D" w:rsidRDefault="000C0982">
            <w:pPr>
              <w:spacing w:after="0" w:line="240" w:lineRule="auto"/>
              <w:ind w:firstLineChars="100" w:firstLine="180"/>
              <w:rPr>
                <w:rFonts w:ascii="Arial" w:eastAsia="Times New Roman" w:hAnsi="Arial" w:cs="Arial"/>
                <w:color w:val="000000"/>
                <w:sz w:val="18"/>
                <w:szCs w:val="18"/>
                <w:lang w:val="en-US" w:eastAsia="de-DE"/>
              </w:rPr>
            </w:pPr>
            <w:r w:rsidRPr="0089351D">
              <w:rPr>
                <w:rFonts w:ascii="Arial" w:eastAsia="Times New Roman" w:hAnsi="Arial" w:cs="Arial"/>
                <w:sz w:val="18"/>
                <w:szCs w:val="18"/>
                <w:lang w:val="en-US" w:eastAsia="de-DE"/>
              </w:rPr>
              <w:t>Citrix Cloud API Trust Service</w:t>
            </w:r>
          </w:p>
        </w:tc>
      </w:tr>
      <w:tr w:rsidR="000C0982" w:rsidRPr="0089351D" w14:paraId="13DECDFC"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04DAEB94"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https://core.citrixworkspacesapi.net</w:t>
            </w:r>
          </w:p>
        </w:tc>
        <w:tc>
          <w:tcPr>
            <w:tcW w:w="1830" w:type="dxa"/>
            <w:tcBorders>
              <w:top w:val="nil"/>
              <w:left w:val="nil"/>
              <w:bottom w:val="single" w:sz="8" w:space="0" w:color="CCCCCC"/>
              <w:right w:val="single" w:sz="8" w:space="0" w:color="CCCCCC"/>
            </w:tcBorders>
            <w:shd w:val="clear" w:color="000000" w:fill="FFFFFF"/>
            <w:vAlign w:val="center"/>
            <w:hideMark/>
          </w:tcPr>
          <w:p w14:paraId="5D8C4DA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6A8BE50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Workspace Core API</w:t>
            </w:r>
          </w:p>
        </w:tc>
      </w:tr>
      <w:tr w:rsidR="000C0982" w:rsidRPr="0089351D" w14:paraId="1A7009F3"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2F2F2"/>
            <w:vAlign w:val="center"/>
            <w:hideMark/>
          </w:tcPr>
          <w:p w14:paraId="6591011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https://cis.citrix.com</w:t>
            </w:r>
          </w:p>
        </w:tc>
        <w:tc>
          <w:tcPr>
            <w:tcW w:w="1830" w:type="dxa"/>
            <w:tcBorders>
              <w:top w:val="nil"/>
              <w:left w:val="nil"/>
              <w:bottom w:val="single" w:sz="8" w:space="0" w:color="CCCCCC"/>
              <w:right w:val="single" w:sz="8" w:space="0" w:color="CCCCCC"/>
            </w:tcBorders>
            <w:shd w:val="clear" w:color="000000" w:fill="F2F2F2"/>
            <w:vAlign w:val="center"/>
            <w:hideMark/>
          </w:tcPr>
          <w:p w14:paraId="06E44A5E"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2F2F2"/>
            <w:vAlign w:val="center"/>
            <w:hideMark/>
          </w:tcPr>
          <w:p w14:paraId="7F05BEA7"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Citrix Insight Services / Telemetrie</w:t>
            </w:r>
          </w:p>
        </w:tc>
      </w:tr>
      <w:tr w:rsidR="000C0982" w:rsidRPr="0089351D" w14:paraId="3BDBBA71" w14:textId="77777777">
        <w:trPr>
          <w:trHeight w:val="400"/>
        </w:trPr>
        <w:tc>
          <w:tcPr>
            <w:tcW w:w="3122" w:type="dxa"/>
            <w:tcBorders>
              <w:top w:val="nil"/>
              <w:left w:val="single" w:sz="8" w:space="0" w:color="CCCCCC"/>
              <w:bottom w:val="single" w:sz="8" w:space="0" w:color="CCCCCC"/>
              <w:right w:val="single" w:sz="8" w:space="0" w:color="CCCCCC"/>
            </w:tcBorders>
            <w:shd w:val="clear" w:color="000000" w:fill="FFFFFF"/>
            <w:vAlign w:val="center"/>
            <w:hideMark/>
          </w:tcPr>
          <w:p w14:paraId="573A7DBA"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https://lm.citrix.com</w:t>
            </w:r>
          </w:p>
        </w:tc>
        <w:tc>
          <w:tcPr>
            <w:tcW w:w="1830" w:type="dxa"/>
            <w:tcBorders>
              <w:top w:val="nil"/>
              <w:left w:val="nil"/>
              <w:bottom w:val="single" w:sz="8" w:space="0" w:color="CCCCCC"/>
              <w:right w:val="single" w:sz="8" w:space="0" w:color="CCCCCC"/>
            </w:tcBorders>
            <w:shd w:val="clear" w:color="000000" w:fill="FFFFFF"/>
            <w:vAlign w:val="center"/>
            <w:hideMark/>
          </w:tcPr>
          <w:p w14:paraId="79F62939"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TCP 443 (HTTPS)</w:t>
            </w:r>
          </w:p>
        </w:tc>
        <w:tc>
          <w:tcPr>
            <w:tcW w:w="5103" w:type="dxa"/>
            <w:tcBorders>
              <w:top w:val="nil"/>
              <w:left w:val="nil"/>
              <w:bottom w:val="single" w:sz="8" w:space="0" w:color="CCCCCC"/>
              <w:right w:val="single" w:sz="8" w:space="0" w:color="CCCCCC"/>
            </w:tcBorders>
            <w:shd w:val="clear" w:color="000000" w:fill="FFFFFF"/>
            <w:vAlign w:val="center"/>
            <w:hideMark/>
          </w:tcPr>
          <w:p w14:paraId="73987C0B" w14:textId="77777777" w:rsidR="000C0982" w:rsidRPr="0089351D" w:rsidRDefault="000C0982">
            <w:pPr>
              <w:spacing w:after="0" w:line="240" w:lineRule="auto"/>
              <w:ind w:firstLineChars="100" w:firstLine="180"/>
              <w:rPr>
                <w:rFonts w:ascii="Arial" w:eastAsia="Times New Roman" w:hAnsi="Arial" w:cs="Arial"/>
                <w:color w:val="000000"/>
                <w:sz w:val="18"/>
                <w:szCs w:val="18"/>
                <w:lang w:eastAsia="de-DE"/>
              </w:rPr>
            </w:pPr>
            <w:r w:rsidRPr="0089351D">
              <w:rPr>
                <w:rFonts w:ascii="Arial" w:eastAsia="Times New Roman" w:hAnsi="Arial" w:cs="Arial"/>
                <w:sz w:val="18"/>
                <w:szCs w:val="18"/>
                <w:lang w:eastAsia="de-DE"/>
              </w:rPr>
              <w:t>License Management Service</w:t>
            </w:r>
          </w:p>
        </w:tc>
      </w:tr>
    </w:tbl>
    <w:p w14:paraId="778C520C" w14:textId="77777777" w:rsidR="000C0982" w:rsidRPr="006D7AEC" w:rsidRDefault="000C0982" w:rsidP="000C0982">
      <w:r>
        <w:t>Wichtig:</w:t>
      </w:r>
      <w:r>
        <w:br/>
      </w:r>
      <w:r w:rsidRPr="006D7AEC">
        <w:t xml:space="preserve">Falls in </w:t>
      </w:r>
      <w:r>
        <w:t>der</w:t>
      </w:r>
      <w:r w:rsidRPr="006D7AEC">
        <w:t xml:space="preserve"> Umgebung SSL-Inspection aktiv ist, muss der Traffic zu den Citrix Cloud Endpunkten davon ausgenommen werden. LAS verwendet Certificate Pinning - SSL-Inspection unterbricht die Verbindung.</w:t>
      </w:r>
    </w:p>
    <w:p w14:paraId="5D347DC2" w14:textId="77777777" w:rsidR="000C0982" w:rsidRDefault="000C0982" w:rsidP="000C0982">
      <w:r>
        <w:t>Nachdem in den Einstellungen des Citrix Lizenzservers der Cloud Connect hergestellt wurde</w:t>
      </w:r>
    </w:p>
    <w:p w14:paraId="41C96ECB" w14:textId="7D012D76" w:rsidR="000C0982" w:rsidRDefault="00434313" w:rsidP="000C0982">
      <w:pPr>
        <w:jc w:val="center"/>
      </w:pPr>
      <w:r w:rsidRPr="00612AAB">
        <w:rPr>
          <w:noProof/>
        </w:rPr>
        <w:lastRenderedPageBreak/>
        <w:drawing>
          <wp:inline distT="0" distB="0" distL="0" distR="0" wp14:anchorId="313A1209" wp14:editId="1BD2BB03">
            <wp:extent cx="4506838" cy="2807335"/>
            <wp:effectExtent l="0" t="0" r="8255" b="0"/>
            <wp:docPr id="158603686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036861" name=""/>
                    <pic:cNvPicPr/>
                  </pic:nvPicPr>
                  <pic:blipFill>
                    <a:blip r:embed="rId107"/>
                    <a:stretch>
                      <a:fillRect/>
                    </a:stretch>
                  </pic:blipFill>
                  <pic:spPr>
                    <a:xfrm>
                      <a:off x="0" y="0"/>
                      <a:ext cx="4512880" cy="2811099"/>
                    </a:xfrm>
                    <a:prstGeom prst="rect">
                      <a:avLst/>
                    </a:prstGeom>
                  </pic:spPr>
                </pic:pic>
              </a:graphicData>
            </a:graphic>
          </wp:inline>
        </w:drawing>
      </w:r>
    </w:p>
    <w:p w14:paraId="67AC2A20" w14:textId="77777777" w:rsidR="000C0982" w:rsidRDefault="000C0982" w:rsidP="000C0982">
      <w:r>
        <w:t>werden im Dashboard des Lizenzservers die Verfügbaren Lizenzen im Reiter License Activation Service angezeigt.</w:t>
      </w:r>
    </w:p>
    <w:p w14:paraId="52D8F94C" w14:textId="611B0DC9" w:rsidR="000C0982" w:rsidRPr="00CB436F" w:rsidRDefault="0052011A" w:rsidP="000C0982">
      <w:pPr>
        <w:jc w:val="center"/>
      </w:pPr>
      <w:r w:rsidRPr="002B478C">
        <w:rPr>
          <w:noProof/>
        </w:rPr>
        <w:drawing>
          <wp:inline distT="0" distB="0" distL="0" distR="0" wp14:anchorId="65ECB348" wp14:editId="44A6BF9A">
            <wp:extent cx="4636770" cy="2295896"/>
            <wp:effectExtent l="0" t="0" r="0" b="9525"/>
            <wp:docPr id="78443495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34958" name=""/>
                    <pic:cNvPicPr/>
                  </pic:nvPicPr>
                  <pic:blipFill>
                    <a:blip r:embed="rId108"/>
                    <a:stretch>
                      <a:fillRect/>
                    </a:stretch>
                  </pic:blipFill>
                  <pic:spPr>
                    <a:xfrm>
                      <a:off x="0" y="0"/>
                      <a:ext cx="4639382" cy="2297189"/>
                    </a:xfrm>
                    <a:prstGeom prst="rect">
                      <a:avLst/>
                    </a:prstGeom>
                  </pic:spPr>
                </pic:pic>
              </a:graphicData>
            </a:graphic>
          </wp:inline>
        </w:drawing>
      </w:r>
    </w:p>
    <w:p w14:paraId="68E0B31F" w14:textId="77777777" w:rsidR="000C0982" w:rsidRDefault="000C0982" w:rsidP="000C0982">
      <w:r>
        <w:t>Im nächsten Schritt werden</w:t>
      </w:r>
      <w:r w:rsidRPr="00445E7D">
        <w:t xml:space="preserve"> alle C</w:t>
      </w:r>
      <w:r>
        <w:t>itrix Produkte neu mit dem Lizenzserver verbunden und dabei auf LAS umgestellt.</w:t>
      </w:r>
    </w:p>
    <w:p w14:paraId="0F10A520" w14:textId="77777777" w:rsidR="00524499" w:rsidRDefault="00524499" w:rsidP="00524499">
      <w:pPr>
        <w:jc w:val="center"/>
      </w:pPr>
    </w:p>
    <w:p w14:paraId="0F44964A" w14:textId="085B3F2F" w:rsidR="000C0982" w:rsidRDefault="00E77508" w:rsidP="00524499">
      <w:pPr>
        <w:jc w:val="center"/>
      </w:pPr>
      <w:r w:rsidRPr="00E77508">
        <w:rPr>
          <w:noProof/>
        </w:rPr>
        <w:lastRenderedPageBreak/>
        <w:drawing>
          <wp:inline distT="0" distB="0" distL="0" distR="0" wp14:anchorId="2F93A97E" wp14:editId="5485DBEE">
            <wp:extent cx="3606800" cy="2475533"/>
            <wp:effectExtent l="0" t="0" r="0" b="1270"/>
            <wp:docPr id="3419961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996108" name=""/>
                    <pic:cNvPicPr/>
                  </pic:nvPicPr>
                  <pic:blipFill>
                    <a:blip r:embed="rId109"/>
                    <a:stretch>
                      <a:fillRect/>
                    </a:stretch>
                  </pic:blipFill>
                  <pic:spPr>
                    <a:xfrm>
                      <a:off x="0" y="0"/>
                      <a:ext cx="3606986" cy="2475660"/>
                    </a:xfrm>
                    <a:prstGeom prst="rect">
                      <a:avLst/>
                    </a:prstGeom>
                  </pic:spPr>
                </pic:pic>
              </a:graphicData>
            </a:graphic>
          </wp:inline>
        </w:drawing>
      </w:r>
    </w:p>
    <w:p w14:paraId="5546492F" w14:textId="77777777" w:rsidR="000C0982" w:rsidRPr="00FF7D1B" w:rsidRDefault="000C0982" w:rsidP="000C0982">
      <w:r w:rsidRPr="00FF7D1B">
        <w:t xml:space="preserve">In der Citrix Cloud wird unter: Licensing - License Activation Service - License Servers </w:t>
      </w:r>
      <w:r w:rsidRPr="00FF7D1B">
        <w:br/>
        <w:t>der Status des Lizenzservers angezeigt.</w:t>
      </w:r>
    </w:p>
    <w:p w14:paraId="047261AD" w14:textId="06C83077" w:rsidR="000C0982" w:rsidRPr="00FF7D1B" w:rsidRDefault="000C0982" w:rsidP="000C0982">
      <w:r>
        <w:rPr>
          <w:noProof/>
        </w:rPr>
        <w:drawing>
          <wp:inline distT="0" distB="0" distL="0" distR="0" wp14:anchorId="03D2F3FB" wp14:editId="4EE68F44">
            <wp:extent cx="1445037" cy="2039045"/>
            <wp:effectExtent l="0" t="0" r="3175" b="0"/>
            <wp:docPr id="176853888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538887" name=""/>
                    <pic:cNvPicPr/>
                  </pic:nvPicPr>
                  <pic:blipFill>
                    <a:blip r:embed="rId110">
                      <a:extLst>
                        <a:ext uri="{28A0092B-C50C-407E-A947-70E740481C1C}">
                          <a14:useLocalDpi xmlns:a14="http://schemas.microsoft.com/office/drawing/2010/main" val="0"/>
                        </a:ext>
                      </a:extLst>
                    </a:blip>
                    <a:stretch>
                      <a:fillRect/>
                    </a:stretch>
                  </pic:blipFill>
                  <pic:spPr>
                    <a:xfrm>
                      <a:off x="0" y="0"/>
                      <a:ext cx="1451866" cy="2048681"/>
                    </a:xfrm>
                    <a:prstGeom prst="rect">
                      <a:avLst/>
                    </a:prstGeom>
                  </pic:spPr>
                </pic:pic>
              </a:graphicData>
            </a:graphic>
          </wp:inline>
        </w:drawing>
      </w:r>
      <w:r w:rsidRPr="00FF7D1B">
        <w:t xml:space="preserve">              </w:t>
      </w:r>
      <w:r w:rsidR="00B81B3F" w:rsidRPr="00B81B3F">
        <w:rPr>
          <w:noProof/>
        </w:rPr>
        <w:drawing>
          <wp:inline distT="0" distB="0" distL="0" distR="0" wp14:anchorId="48F80BC4" wp14:editId="6EE83C87">
            <wp:extent cx="3524431" cy="590580"/>
            <wp:effectExtent l="0" t="0" r="0" b="0"/>
            <wp:docPr id="58650990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509909" name=""/>
                    <pic:cNvPicPr/>
                  </pic:nvPicPr>
                  <pic:blipFill>
                    <a:blip r:embed="rId111"/>
                    <a:stretch>
                      <a:fillRect/>
                    </a:stretch>
                  </pic:blipFill>
                  <pic:spPr>
                    <a:xfrm>
                      <a:off x="0" y="0"/>
                      <a:ext cx="3524431" cy="590580"/>
                    </a:xfrm>
                    <a:prstGeom prst="rect">
                      <a:avLst/>
                    </a:prstGeom>
                  </pic:spPr>
                </pic:pic>
              </a:graphicData>
            </a:graphic>
          </wp:inline>
        </w:drawing>
      </w:r>
    </w:p>
    <w:p w14:paraId="3319D5E8" w14:textId="77777777" w:rsidR="000C0982" w:rsidRPr="00445E7D" w:rsidRDefault="000C0982" w:rsidP="000C0982"/>
    <w:p w14:paraId="012FF7A2" w14:textId="77777777" w:rsidR="000C0982" w:rsidRDefault="000C0982" w:rsidP="000C0982">
      <w:pPr>
        <w:spacing w:after="0"/>
      </w:pPr>
    </w:p>
    <w:p w14:paraId="283BA6DE" w14:textId="77777777" w:rsidR="000C0982" w:rsidRDefault="000C0982" w:rsidP="000C0982">
      <w:pPr>
        <w:spacing w:after="0"/>
      </w:pPr>
      <w:r w:rsidRPr="00445E7D">
        <w:t>In den</w:t>
      </w:r>
      <w:r>
        <w:t xml:space="preserve"> Details kann man überprüfen ob alle Citrix Dienste eine saubere Verbindung aufgebaut haben. </w:t>
      </w:r>
      <w:r w:rsidRPr="00445E7D">
        <w:t xml:space="preserve"> </w:t>
      </w:r>
    </w:p>
    <w:p w14:paraId="137D6227" w14:textId="77777777" w:rsidR="000C0982" w:rsidRPr="00445E7D" w:rsidRDefault="000C0982" w:rsidP="000C0982">
      <w:pPr>
        <w:spacing w:after="0"/>
      </w:pPr>
    </w:p>
    <w:p w14:paraId="4C2B266E" w14:textId="4C99D85F" w:rsidR="000C0982" w:rsidRDefault="004A6945" w:rsidP="000C0982">
      <w:pPr>
        <w:spacing w:after="0"/>
        <w:rPr>
          <w:lang w:val="en-US"/>
        </w:rPr>
      </w:pPr>
      <w:r w:rsidRPr="004A6945">
        <w:rPr>
          <w:noProof/>
          <w:lang w:val="en-US"/>
        </w:rPr>
        <w:lastRenderedPageBreak/>
        <w:drawing>
          <wp:inline distT="0" distB="0" distL="0" distR="0" wp14:anchorId="450E8C54" wp14:editId="5A2A47DC">
            <wp:extent cx="5416828" cy="3968954"/>
            <wp:effectExtent l="0" t="0" r="0" b="0"/>
            <wp:docPr id="21340537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53714" name=""/>
                    <pic:cNvPicPr/>
                  </pic:nvPicPr>
                  <pic:blipFill>
                    <a:blip r:embed="rId112"/>
                    <a:stretch>
                      <a:fillRect/>
                    </a:stretch>
                  </pic:blipFill>
                  <pic:spPr>
                    <a:xfrm>
                      <a:off x="0" y="0"/>
                      <a:ext cx="5416828" cy="3968954"/>
                    </a:xfrm>
                    <a:prstGeom prst="rect">
                      <a:avLst/>
                    </a:prstGeom>
                  </pic:spPr>
                </pic:pic>
              </a:graphicData>
            </a:graphic>
          </wp:inline>
        </w:drawing>
      </w:r>
    </w:p>
    <w:p w14:paraId="2E6E2B42" w14:textId="77777777" w:rsidR="000C0982" w:rsidRDefault="000C0982" w:rsidP="000C0982">
      <w:pPr>
        <w:spacing w:after="0"/>
        <w:rPr>
          <w:lang w:val="en-US"/>
        </w:rPr>
      </w:pPr>
    </w:p>
    <w:p w14:paraId="537E4450" w14:textId="77777777" w:rsidR="000C0982" w:rsidRDefault="000C0982" w:rsidP="000C0982">
      <w:r w:rsidRPr="007916D2">
        <w:t>Als letzter Schritt werden al</w:t>
      </w:r>
      <w:r>
        <w:t>le Legacy Lizenz Dateien aus dem Dateisystems des Citrix Lizenzservers entfernt und die Ereignisanzeigen der Citrix Infrastrukturdienste ( XDC, PVS, WEM, Xen ) auf Lizenzfehler überprüft.</w:t>
      </w:r>
    </w:p>
    <w:p w14:paraId="1F2560AC" w14:textId="29A018D1" w:rsidR="00E3797A" w:rsidRDefault="00E3797A" w:rsidP="00BA4B8D">
      <w:pPr>
        <w:jc w:val="center"/>
      </w:pPr>
      <w:r>
        <w:br w:type="page"/>
      </w:r>
    </w:p>
    <w:p w14:paraId="6A1561AC" w14:textId="77777777" w:rsidR="00A532A4" w:rsidRPr="001F59EC" w:rsidRDefault="00A532A4">
      <w:pPr>
        <w:rPr>
          <w:rFonts w:asciiTheme="majorHAnsi" w:hAnsiTheme="majorHAnsi" w:cstheme="majorHAnsi"/>
        </w:rPr>
      </w:pPr>
    </w:p>
    <w:p w14:paraId="50CAE9F9" w14:textId="77777777" w:rsidR="00867A55" w:rsidRPr="001F59EC" w:rsidRDefault="218DE66B" w:rsidP="6B06F679">
      <w:pPr>
        <w:pStyle w:val="berschrift3"/>
        <w:rPr>
          <w:rFonts w:asciiTheme="majorHAnsi" w:hAnsiTheme="majorHAnsi" w:cstheme="majorBidi"/>
          <w:lang w:val="en-GB"/>
        </w:rPr>
      </w:pPr>
      <w:bookmarkStart w:id="254" w:name="_Toc38376338"/>
      <w:bookmarkStart w:id="255" w:name="_Toc53566834"/>
      <w:bookmarkStart w:id="256" w:name="_Toc62024212"/>
      <w:bookmarkStart w:id="257" w:name="_Toc1980913836"/>
      <w:r w:rsidRPr="6B06F679">
        <w:rPr>
          <w:rFonts w:asciiTheme="majorHAnsi" w:hAnsiTheme="majorHAnsi" w:cstheme="majorBidi"/>
          <w:lang w:val="en-GB"/>
        </w:rPr>
        <w:t>Datenbank</w:t>
      </w:r>
      <w:bookmarkEnd w:id="254"/>
      <w:bookmarkEnd w:id="255"/>
      <w:bookmarkEnd w:id="256"/>
      <w:bookmarkEnd w:id="257"/>
    </w:p>
    <w:p w14:paraId="37812B43" w14:textId="4231CBCD" w:rsidR="00895571" w:rsidRPr="001F59EC" w:rsidRDefault="218DE66B" w:rsidP="00867A55">
      <w:pPr>
        <w:rPr>
          <w:rFonts w:asciiTheme="majorHAnsi" w:hAnsiTheme="majorHAnsi" w:cstheme="majorHAnsi"/>
        </w:rPr>
      </w:pPr>
      <w:r w:rsidRPr="001F59EC">
        <w:rPr>
          <w:rFonts w:asciiTheme="majorHAnsi" w:hAnsiTheme="majorHAnsi" w:cstheme="majorHAnsi"/>
        </w:rPr>
        <w:t>Die SQL Datenbank</w:t>
      </w:r>
      <w:r w:rsidR="00077749" w:rsidRPr="001F59EC">
        <w:rPr>
          <w:rFonts w:asciiTheme="majorHAnsi" w:hAnsiTheme="majorHAnsi" w:cstheme="majorHAnsi"/>
        </w:rPr>
        <w:t xml:space="preserve">en </w:t>
      </w:r>
      <w:r w:rsidRPr="001F59EC">
        <w:rPr>
          <w:rFonts w:asciiTheme="majorHAnsi" w:hAnsiTheme="majorHAnsi" w:cstheme="majorHAnsi"/>
        </w:rPr>
        <w:t>auf der SQL Instanz (big-vsql-</w:t>
      </w:r>
      <w:r w:rsidR="002C6065" w:rsidRPr="001F59EC">
        <w:rPr>
          <w:rFonts w:asciiTheme="majorHAnsi" w:hAnsiTheme="majorHAnsi" w:cstheme="majorHAnsi"/>
        </w:rPr>
        <w:t>tech01.big.krankenkasse.de</w:t>
      </w:r>
      <w:r w:rsidRPr="001F59EC">
        <w:rPr>
          <w:rFonts w:asciiTheme="majorHAnsi" w:hAnsiTheme="majorHAnsi" w:cstheme="majorHAnsi"/>
        </w:rPr>
        <w:t xml:space="preserve">) abgelegt. </w:t>
      </w:r>
    </w:p>
    <w:p w14:paraId="137ECCE7" w14:textId="4453FC9F" w:rsidR="00867A55" w:rsidRPr="001F59EC" w:rsidRDefault="218DE66B" w:rsidP="00867A55">
      <w:pPr>
        <w:rPr>
          <w:rFonts w:asciiTheme="majorHAnsi" w:hAnsiTheme="majorHAnsi" w:cstheme="majorHAnsi"/>
        </w:rPr>
      </w:pPr>
      <w:r w:rsidRPr="001F59EC">
        <w:rPr>
          <w:rFonts w:asciiTheme="majorHAnsi" w:hAnsiTheme="majorHAnsi" w:cstheme="majorHAnsi"/>
        </w:rPr>
        <w:t>Für die CVAD</w:t>
      </w:r>
      <w:r w:rsidR="00895571" w:rsidRPr="001F59EC">
        <w:rPr>
          <w:rFonts w:asciiTheme="majorHAnsi" w:hAnsiTheme="majorHAnsi" w:cstheme="majorHAnsi"/>
        </w:rPr>
        <w:t>-</w:t>
      </w:r>
      <w:r w:rsidRPr="001F59EC">
        <w:rPr>
          <w:rFonts w:asciiTheme="majorHAnsi" w:hAnsiTheme="majorHAnsi" w:cstheme="majorHAnsi"/>
        </w:rPr>
        <w:t>Site w</w:t>
      </w:r>
      <w:r w:rsidR="002C6065" w:rsidRPr="001F59EC">
        <w:rPr>
          <w:rFonts w:asciiTheme="majorHAnsi" w:hAnsiTheme="majorHAnsi" w:cstheme="majorHAnsi"/>
        </w:rPr>
        <w:t>urden</w:t>
      </w:r>
      <w:r w:rsidRPr="001F59EC">
        <w:rPr>
          <w:rFonts w:asciiTheme="majorHAnsi" w:hAnsiTheme="majorHAnsi" w:cstheme="majorHAnsi"/>
        </w:rPr>
        <w:t xml:space="preserve"> 3 Datenbanken </w:t>
      </w:r>
      <w:r w:rsidR="002C6065" w:rsidRPr="001F59EC">
        <w:rPr>
          <w:rFonts w:asciiTheme="majorHAnsi" w:hAnsiTheme="majorHAnsi" w:cstheme="majorHAnsi"/>
        </w:rPr>
        <w:t>erstellt:</w:t>
      </w:r>
    </w:p>
    <w:p w14:paraId="6C3CE960" w14:textId="77777777" w:rsidR="00420E10" w:rsidRPr="001F59EC" w:rsidRDefault="00420E10" w:rsidP="218DE66B">
      <w:pPr>
        <w:pStyle w:val="Aufzhlung"/>
        <w:rPr>
          <w:rFonts w:asciiTheme="majorHAnsi" w:hAnsiTheme="majorHAnsi" w:cstheme="majorHAnsi"/>
          <w:lang w:val="en-GB"/>
        </w:rPr>
      </w:pPr>
      <w:r w:rsidRPr="001F59EC">
        <w:rPr>
          <w:rFonts w:asciiTheme="majorHAnsi" w:hAnsiTheme="majorHAnsi" w:cstheme="majorHAnsi"/>
          <w:lang w:val="en-GB"/>
        </w:rPr>
        <w:t xml:space="preserve">CVAD-FRALogging </w:t>
      </w:r>
    </w:p>
    <w:p w14:paraId="20572F0C" w14:textId="040A0D63" w:rsidR="00867A55" w:rsidRPr="001F59EC" w:rsidRDefault="00CA5132" w:rsidP="218DE66B">
      <w:pPr>
        <w:pStyle w:val="Aufzhlung"/>
        <w:rPr>
          <w:rFonts w:asciiTheme="majorHAnsi" w:hAnsiTheme="majorHAnsi" w:cstheme="majorHAnsi"/>
          <w:lang w:val="en-GB"/>
        </w:rPr>
      </w:pPr>
      <w:r w:rsidRPr="001F59EC">
        <w:rPr>
          <w:rFonts w:asciiTheme="majorHAnsi" w:hAnsiTheme="majorHAnsi" w:cstheme="majorHAnsi"/>
          <w:lang w:val="en-GB"/>
        </w:rPr>
        <w:t>CVAD-FRAMonitoring</w:t>
      </w:r>
    </w:p>
    <w:p w14:paraId="4BB4A199" w14:textId="22623DCE" w:rsidR="00867A55" w:rsidRPr="001F59EC" w:rsidRDefault="00077749" w:rsidP="218DE66B">
      <w:pPr>
        <w:pStyle w:val="Aufzhlung"/>
        <w:rPr>
          <w:rFonts w:asciiTheme="majorHAnsi" w:hAnsiTheme="majorHAnsi" w:cstheme="majorHAnsi"/>
          <w:lang w:val="en-GB"/>
        </w:rPr>
      </w:pPr>
      <w:r w:rsidRPr="001F59EC">
        <w:rPr>
          <w:rFonts w:asciiTheme="majorHAnsi" w:hAnsiTheme="majorHAnsi" w:cstheme="majorHAnsi"/>
          <w:lang w:val="en-GB"/>
        </w:rPr>
        <w:t>CVAD-FRASite</w:t>
      </w:r>
    </w:p>
    <w:p w14:paraId="6BA84AF0" w14:textId="77777777" w:rsidR="00867A55" w:rsidRPr="001F59EC" w:rsidRDefault="218DE66B" w:rsidP="6B06F679">
      <w:pPr>
        <w:pStyle w:val="berschrift3"/>
        <w:rPr>
          <w:rFonts w:asciiTheme="majorHAnsi" w:hAnsiTheme="majorHAnsi" w:cstheme="majorBidi"/>
          <w:lang w:val="en-GB"/>
        </w:rPr>
      </w:pPr>
      <w:bookmarkStart w:id="258" w:name="_Toc38376339"/>
      <w:bookmarkStart w:id="259" w:name="_Toc53566835"/>
      <w:bookmarkStart w:id="260" w:name="_Toc62024213"/>
      <w:bookmarkStart w:id="261" w:name="_Toc1808722038"/>
      <w:r w:rsidRPr="6B06F679">
        <w:rPr>
          <w:rFonts w:asciiTheme="majorHAnsi" w:hAnsiTheme="majorHAnsi" w:cstheme="majorBidi"/>
          <w:lang w:val="en-GB"/>
        </w:rPr>
        <w:t>Citrix Ressourcen (Desktops)</w:t>
      </w:r>
      <w:bookmarkEnd w:id="258"/>
      <w:bookmarkEnd w:id="259"/>
      <w:bookmarkEnd w:id="260"/>
      <w:bookmarkEnd w:id="261"/>
    </w:p>
    <w:p w14:paraId="324FC9A8" w14:textId="058AB29C"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Dem Endanwender wird ein Desktop auf Basis eines Windows Server 2019 Terminalservers bereitgestellt. Darüber hinaus gibt es einen Testdesktop um das Masterimage vor Freigabe für den Produktivbetrieb </w:t>
      </w:r>
      <w:r w:rsidR="0084103D" w:rsidRPr="001F59EC">
        <w:rPr>
          <w:rFonts w:asciiTheme="majorHAnsi" w:hAnsiTheme="majorHAnsi" w:cstheme="majorHAnsi"/>
        </w:rPr>
        <w:t>im</w:t>
      </w:r>
      <w:r w:rsidRPr="001F59EC">
        <w:rPr>
          <w:rFonts w:asciiTheme="majorHAnsi" w:hAnsiTheme="majorHAnsi" w:cstheme="majorHAnsi"/>
        </w:rPr>
        <w:t xml:space="preserve"> </w:t>
      </w:r>
      <w:r w:rsidR="0084103D" w:rsidRPr="001F59EC">
        <w:rPr>
          <w:rFonts w:asciiTheme="majorHAnsi" w:hAnsiTheme="majorHAnsi" w:cstheme="majorHAnsi"/>
        </w:rPr>
        <w:t>Vorfeld</w:t>
      </w:r>
      <w:r w:rsidRPr="001F59EC">
        <w:rPr>
          <w:rFonts w:asciiTheme="majorHAnsi" w:hAnsiTheme="majorHAnsi" w:cstheme="majorHAnsi"/>
        </w:rPr>
        <w:t xml:space="preserve"> zu testen. </w:t>
      </w:r>
    </w:p>
    <w:p w14:paraId="39F7FE3C" w14:textId="5603349B"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Alle Desktops werden über eine Deliverygroup (DG_2019_SRV_WORKER_FRA) bereitgestellt und mittels Tags an die richtigen Server geleitet. </w:t>
      </w:r>
      <w:r w:rsidR="002F2F6C" w:rsidRPr="001F59EC">
        <w:rPr>
          <w:rFonts w:asciiTheme="majorHAnsi" w:hAnsiTheme="majorHAnsi" w:cstheme="majorHAnsi"/>
        </w:rPr>
        <w:t xml:space="preserve">Der Tag „Reboot“ bewirkt einen </w:t>
      </w:r>
      <w:r w:rsidR="000D4463" w:rsidRPr="001F59EC">
        <w:rPr>
          <w:rFonts w:asciiTheme="majorHAnsi" w:hAnsiTheme="majorHAnsi" w:cstheme="majorHAnsi"/>
        </w:rPr>
        <w:t xml:space="preserve">täglichen </w:t>
      </w:r>
      <w:r w:rsidR="002F2F6C" w:rsidRPr="001F59EC">
        <w:rPr>
          <w:rFonts w:asciiTheme="majorHAnsi" w:hAnsiTheme="majorHAnsi" w:cstheme="majorHAnsi"/>
        </w:rPr>
        <w:t>Neustart</w:t>
      </w:r>
      <w:r w:rsidR="00285BE0" w:rsidRPr="001F59EC">
        <w:rPr>
          <w:rFonts w:asciiTheme="majorHAnsi" w:hAnsiTheme="majorHAnsi" w:cstheme="majorHAnsi"/>
        </w:rPr>
        <w:t xml:space="preserve"> um </w:t>
      </w:r>
      <w:r w:rsidR="000D4463" w:rsidRPr="001F59EC">
        <w:rPr>
          <w:rFonts w:asciiTheme="majorHAnsi" w:hAnsiTheme="majorHAnsi" w:cstheme="majorHAnsi"/>
        </w:rPr>
        <w:t>01:00 Uhr.</w:t>
      </w:r>
    </w:p>
    <w:tbl>
      <w:tblPr>
        <w:tblStyle w:val="Tabellenraster"/>
        <w:tblW w:w="0" w:type="auto"/>
        <w:tblLook w:val="04A0" w:firstRow="1" w:lastRow="0" w:firstColumn="1" w:lastColumn="0" w:noHBand="0" w:noVBand="1"/>
      </w:tblPr>
      <w:tblGrid>
        <w:gridCol w:w="3118"/>
        <w:gridCol w:w="2963"/>
        <w:gridCol w:w="2981"/>
      </w:tblGrid>
      <w:tr w:rsidR="004E6E17" w:rsidRPr="001F59EC" w14:paraId="00200B93" w14:textId="77777777" w:rsidTr="00531B7F">
        <w:tc>
          <w:tcPr>
            <w:tcW w:w="3020" w:type="dxa"/>
            <w:shd w:val="clear" w:color="auto" w:fill="C00000"/>
          </w:tcPr>
          <w:p w14:paraId="645AED21" w14:textId="0FD8C166" w:rsidR="004E6E17" w:rsidRPr="001F59EC" w:rsidRDefault="00691FC3"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Delivery Group</w:t>
            </w:r>
          </w:p>
        </w:tc>
        <w:tc>
          <w:tcPr>
            <w:tcW w:w="3021" w:type="dxa"/>
            <w:shd w:val="clear" w:color="auto" w:fill="C00000"/>
          </w:tcPr>
          <w:p w14:paraId="0F47F3BE" w14:textId="6566A67A" w:rsidR="004E6E17" w:rsidRPr="001F59EC" w:rsidRDefault="004E6E17"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Servernamen</w:t>
            </w:r>
          </w:p>
        </w:tc>
        <w:tc>
          <w:tcPr>
            <w:tcW w:w="3021" w:type="dxa"/>
            <w:shd w:val="clear" w:color="auto" w:fill="C00000"/>
          </w:tcPr>
          <w:p w14:paraId="565E70F3" w14:textId="1B25866D" w:rsidR="004E6E17" w:rsidRPr="001F59EC" w:rsidRDefault="004E6E17" w:rsidP="00867A55">
            <w:pPr>
              <w:rPr>
                <w:rFonts w:asciiTheme="majorHAnsi" w:hAnsiTheme="majorHAnsi" w:cstheme="majorHAnsi"/>
                <w:b/>
                <w:color w:val="FFFFFF" w:themeColor="background1"/>
              </w:rPr>
            </w:pPr>
            <w:r w:rsidRPr="001F59EC">
              <w:rPr>
                <w:rFonts w:asciiTheme="majorHAnsi" w:hAnsiTheme="majorHAnsi" w:cstheme="majorHAnsi"/>
                <w:b/>
                <w:color w:val="FFFFFF" w:themeColor="background1"/>
              </w:rPr>
              <w:t>Tag</w:t>
            </w:r>
            <w:r w:rsidR="00BF64B2" w:rsidRPr="001F59EC">
              <w:rPr>
                <w:rFonts w:asciiTheme="majorHAnsi" w:hAnsiTheme="majorHAnsi" w:cstheme="majorHAnsi"/>
                <w:b/>
                <w:color w:val="FFFFFF" w:themeColor="background1"/>
              </w:rPr>
              <w:t>(s)</w:t>
            </w:r>
          </w:p>
        </w:tc>
      </w:tr>
      <w:tr w:rsidR="004E6E17" w:rsidRPr="001F59EC" w14:paraId="1531E6DC" w14:textId="77777777" w:rsidTr="004E6E17">
        <w:tc>
          <w:tcPr>
            <w:tcW w:w="3020" w:type="dxa"/>
          </w:tcPr>
          <w:p w14:paraId="6868AC17" w14:textId="30020041" w:rsidR="004E6E17" w:rsidRPr="001F59EC" w:rsidRDefault="00691FC3"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2A553850" w14:textId="77777777" w:rsidR="00531B7F" w:rsidRPr="001F59EC" w:rsidRDefault="00531B7F" w:rsidP="00867A55">
            <w:pPr>
              <w:rPr>
                <w:rFonts w:asciiTheme="majorHAnsi" w:hAnsiTheme="majorHAnsi" w:cstheme="majorHAnsi"/>
              </w:rPr>
            </w:pPr>
            <w:r w:rsidRPr="001F59EC">
              <w:rPr>
                <w:rFonts w:asciiTheme="majorHAnsi" w:hAnsiTheme="majorHAnsi" w:cstheme="majorHAnsi"/>
              </w:rPr>
              <w:t>b</w:t>
            </w:r>
            <w:r w:rsidR="004E6E17" w:rsidRPr="001F59EC">
              <w:rPr>
                <w:rFonts w:asciiTheme="majorHAnsi" w:hAnsiTheme="majorHAnsi" w:cstheme="majorHAnsi"/>
              </w:rPr>
              <w:t xml:space="preserve">ig-ctxwrk001 – </w:t>
            </w:r>
          </w:p>
          <w:p w14:paraId="129ED636" w14:textId="427F57B9" w:rsidR="004E6E17" w:rsidRPr="001F59EC" w:rsidRDefault="004E6E17" w:rsidP="00867A55">
            <w:pPr>
              <w:rPr>
                <w:rFonts w:asciiTheme="majorHAnsi" w:hAnsiTheme="majorHAnsi" w:cstheme="majorHAnsi"/>
              </w:rPr>
            </w:pPr>
            <w:r w:rsidRPr="001F59EC">
              <w:rPr>
                <w:rFonts w:asciiTheme="majorHAnsi" w:hAnsiTheme="majorHAnsi" w:cstheme="majorHAnsi"/>
              </w:rPr>
              <w:t>big-ctxwrk</w:t>
            </w:r>
            <w:r w:rsidR="00531B7F" w:rsidRPr="001F59EC">
              <w:rPr>
                <w:rFonts w:asciiTheme="majorHAnsi" w:hAnsiTheme="majorHAnsi" w:cstheme="majorHAnsi"/>
              </w:rPr>
              <w:t>190</w:t>
            </w:r>
          </w:p>
        </w:tc>
        <w:tc>
          <w:tcPr>
            <w:tcW w:w="3021" w:type="dxa"/>
          </w:tcPr>
          <w:p w14:paraId="6D75FED3" w14:textId="77777777" w:rsidR="004E6E17" w:rsidRPr="001F59EC" w:rsidRDefault="004E6E17" w:rsidP="00867A55">
            <w:pPr>
              <w:rPr>
                <w:rFonts w:asciiTheme="majorHAnsi" w:hAnsiTheme="majorHAnsi" w:cstheme="majorHAnsi"/>
              </w:rPr>
            </w:pPr>
            <w:r w:rsidRPr="001F59EC">
              <w:rPr>
                <w:rFonts w:asciiTheme="majorHAnsi" w:hAnsiTheme="majorHAnsi" w:cstheme="majorHAnsi"/>
              </w:rPr>
              <w:t>Reboot</w:t>
            </w:r>
          </w:p>
          <w:p w14:paraId="728C8E09" w14:textId="646D70D9" w:rsidR="004E6E17" w:rsidRPr="001F59EC" w:rsidRDefault="004E6E17" w:rsidP="00867A55">
            <w:pPr>
              <w:rPr>
                <w:rFonts w:asciiTheme="majorHAnsi" w:hAnsiTheme="majorHAnsi" w:cstheme="majorHAnsi"/>
              </w:rPr>
            </w:pPr>
            <w:r w:rsidRPr="001F59EC">
              <w:rPr>
                <w:rFonts w:asciiTheme="majorHAnsi" w:hAnsiTheme="majorHAnsi" w:cstheme="majorHAnsi"/>
              </w:rPr>
              <w:t>2019_STD_PROD</w:t>
            </w:r>
          </w:p>
        </w:tc>
      </w:tr>
      <w:tr w:rsidR="004E6E17" w:rsidRPr="001F59EC" w14:paraId="0ED1C00D" w14:textId="77777777" w:rsidTr="004E6E17">
        <w:tc>
          <w:tcPr>
            <w:tcW w:w="3020" w:type="dxa"/>
          </w:tcPr>
          <w:p w14:paraId="36723581" w14:textId="0ABB7AB1" w:rsidR="004E6E17" w:rsidRPr="001F59EC" w:rsidRDefault="002F2F6C"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567B5673" w14:textId="6B92F716" w:rsidR="004E6E17" w:rsidRPr="001F59EC" w:rsidRDefault="000D56AD" w:rsidP="00867A55">
            <w:pPr>
              <w:rPr>
                <w:rFonts w:asciiTheme="majorHAnsi" w:hAnsiTheme="majorHAnsi" w:cstheme="majorHAnsi"/>
                <w:lang w:val="en-US"/>
              </w:rPr>
            </w:pPr>
            <w:r w:rsidRPr="001F59EC">
              <w:rPr>
                <w:rFonts w:asciiTheme="majorHAnsi" w:hAnsiTheme="majorHAnsi" w:cstheme="majorHAnsi"/>
                <w:lang w:val="en-US"/>
              </w:rPr>
              <w:t>big-ctxwrk000t</w:t>
            </w:r>
          </w:p>
        </w:tc>
        <w:tc>
          <w:tcPr>
            <w:tcW w:w="3021" w:type="dxa"/>
          </w:tcPr>
          <w:p w14:paraId="69B55FCD" w14:textId="77777777" w:rsidR="004E6E17" w:rsidRPr="001F59EC" w:rsidRDefault="000D56AD" w:rsidP="00867A55">
            <w:pPr>
              <w:rPr>
                <w:rFonts w:asciiTheme="majorHAnsi" w:hAnsiTheme="majorHAnsi" w:cstheme="majorHAnsi"/>
              </w:rPr>
            </w:pPr>
            <w:r w:rsidRPr="001F59EC">
              <w:rPr>
                <w:rFonts w:asciiTheme="majorHAnsi" w:hAnsiTheme="majorHAnsi" w:cstheme="majorHAnsi"/>
              </w:rPr>
              <w:t>Reboot</w:t>
            </w:r>
          </w:p>
          <w:p w14:paraId="54B069A5" w14:textId="7393A22A" w:rsidR="000D56AD" w:rsidRPr="001F59EC" w:rsidRDefault="000D56AD" w:rsidP="00867A55">
            <w:pPr>
              <w:rPr>
                <w:rFonts w:asciiTheme="majorHAnsi" w:hAnsiTheme="majorHAnsi" w:cstheme="majorHAnsi"/>
              </w:rPr>
            </w:pPr>
            <w:r w:rsidRPr="001F59EC">
              <w:rPr>
                <w:rFonts w:asciiTheme="majorHAnsi" w:hAnsiTheme="majorHAnsi" w:cstheme="majorHAnsi"/>
              </w:rPr>
              <w:t>2019_STD_TEST</w:t>
            </w:r>
          </w:p>
        </w:tc>
      </w:tr>
      <w:tr w:rsidR="004E6E17" w:rsidRPr="001F59EC" w14:paraId="5AD63CC5" w14:textId="77777777" w:rsidTr="004E6E17">
        <w:tc>
          <w:tcPr>
            <w:tcW w:w="3020" w:type="dxa"/>
          </w:tcPr>
          <w:p w14:paraId="1FC175C9" w14:textId="555E9D4A" w:rsidR="004E6E17" w:rsidRPr="001F59EC" w:rsidRDefault="002F2F6C" w:rsidP="00867A55">
            <w:pPr>
              <w:rPr>
                <w:rFonts w:asciiTheme="majorHAnsi" w:hAnsiTheme="majorHAnsi" w:cstheme="majorHAnsi"/>
              </w:rPr>
            </w:pPr>
            <w:r w:rsidRPr="001F59EC">
              <w:rPr>
                <w:rFonts w:asciiTheme="majorHAnsi" w:hAnsiTheme="majorHAnsi" w:cstheme="majorHAnsi"/>
              </w:rPr>
              <w:t>DG_2019_SRV_WORKER_FRA</w:t>
            </w:r>
          </w:p>
        </w:tc>
        <w:tc>
          <w:tcPr>
            <w:tcW w:w="3021" w:type="dxa"/>
          </w:tcPr>
          <w:p w14:paraId="5BD0694C" w14:textId="02F082A3" w:rsidR="004E6E17" w:rsidRPr="001F59EC" w:rsidRDefault="00725A5C" w:rsidP="00867A55">
            <w:pPr>
              <w:rPr>
                <w:rFonts w:asciiTheme="majorHAnsi" w:hAnsiTheme="majorHAnsi" w:cstheme="majorHAnsi"/>
              </w:rPr>
            </w:pPr>
            <w:r w:rsidRPr="001F59EC">
              <w:rPr>
                <w:rFonts w:asciiTheme="majorHAnsi" w:hAnsiTheme="majorHAnsi" w:cstheme="majorHAnsi"/>
                <w:lang w:val="en-US"/>
              </w:rPr>
              <w:t>big-ctxwrk001t</w:t>
            </w:r>
          </w:p>
        </w:tc>
        <w:tc>
          <w:tcPr>
            <w:tcW w:w="3021" w:type="dxa"/>
          </w:tcPr>
          <w:p w14:paraId="6111F718" w14:textId="77777777" w:rsidR="004E6E17" w:rsidRPr="001F59EC" w:rsidRDefault="00725A5C" w:rsidP="00867A55">
            <w:pPr>
              <w:rPr>
                <w:rFonts w:asciiTheme="majorHAnsi" w:hAnsiTheme="majorHAnsi" w:cstheme="majorHAnsi"/>
              </w:rPr>
            </w:pPr>
            <w:r w:rsidRPr="001F59EC">
              <w:rPr>
                <w:rFonts w:asciiTheme="majorHAnsi" w:hAnsiTheme="majorHAnsi" w:cstheme="majorHAnsi"/>
              </w:rPr>
              <w:t>Reboot</w:t>
            </w:r>
          </w:p>
          <w:p w14:paraId="65647B2C" w14:textId="329808FE" w:rsidR="00725A5C" w:rsidRPr="001F59EC" w:rsidRDefault="00725A5C" w:rsidP="00867A55">
            <w:pPr>
              <w:rPr>
                <w:rFonts w:asciiTheme="majorHAnsi" w:hAnsiTheme="majorHAnsi" w:cstheme="majorHAnsi"/>
              </w:rPr>
            </w:pPr>
            <w:r w:rsidRPr="001F59EC">
              <w:rPr>
                <w:rFonts w:asciiTheme="majorHAnsi" w:hAnsiTheme="majorHAnsi" w:cstheme="majorHAnsi"/>
              </w:rPr>
              <w:t>2019_STD_BI_Test</w:t>
            </w:r>
          </w:p>
        </w:tc>
      </w:tr>
    </w:tbl>
    <w:p w14:paraId="6DE21402" w14:textId="3A022CE2" w:rsidR="004E7196" w:rsidRPr="001F59EC" w:rsidRDefault="004E7196">
      <w:pPr>
        <w:rPr>
          <w:rFonts w:asciiTheme="majorHAnsi" w:hAnsiTheme="majorHAnsi" w:cstheme="majorHAnsi"/>
        </w:rPr>
      </w:pPr>
    </w:p>
    <w:p w14:paraId="56DB8F5F"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Standard Desktop</w:t>
      </w:r>
    </w:p>
    <w:p w14:paraId="4018151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Auf diesem Desktop arbeitet der Großteil der Anwender und stellt ein Desktop auf Windows Server 2019 bereit mit allen benötigten Anwendungen. </w:t>
      </w:r>
    </w:p>
    <w:p w14:paraId="76EEDF0F"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Testserver Desktop</w:t>
      </w:r>
    </w:p>
    <w:p w14:paraId="20DA4888" w14:textId="664D061B" w:rsidR="00867A55" w:rsidRPr="001F59EC" w:rsidRDefault="218DE66B" w:rsidP="00867A55">
      <w:pPr>
        <w:rPr>
          <w:rFonts w:asciiTheme="majorHAnsi" w:hAnsiTheme="majorHAnsi" w:cstheme="majorHAnsi"/>
        </w:rPr>
      </w:pPr>
      <w:r w:rsidRPr="001F59EC">
        <w:rPr>
          <w:rFonts w:asciiTheme="majorHAnsi" w:hAnsiTheme="majorHAnsi" w:cstheme="majorHAnsi"/>
        </w:rPr>
        <w:t>Hier arbeiten ausgewählte Benutzer um die Testversion des Images zu testen.</w:t>
      </w:r>
    </w:p>
    <w:p w14:paraId="50EEEA57" w14:textId="77777777" w:rsidR="00867A55" w:rsidRPr="001F59EC" w:rsidRDefault="218DE66B" w:rsidP="007517E3">
      <w:pPr>
        <w:pStyle w:val="berschrift4"/>
        <w:rPr>
          <w:rFonts w:asciiTheme="majorHAnsi" w:hAnsiTheme="majorHAnsi" w:cstheme="majorHAnsi"/>
        </w:rPr>
      </w:pPr>
      <w:r w:rsidRPr="001F59EC">
        <w:rPr>
          <w:rFonts w:asciiTheme="majorHAnsi" w:hAnsiTheme="majorHAnsi" w:cstheme="majorHAnsi"/>
        </w:rPr>
        <w:t>BI Desktop</w:t>
      </w:r>
    </w:p>
    <w:p w14:paraId="78A0FBD8" w14:textId="2407908C" w:rsidR="00867A55" w:rsidRPr="001F59EC" w:rsidRDefault="00D72AC8" w:rsidP="00867A55">
      <w:pPr>
        <w:rPr>
          <w:rFonts w:asciiTheme="majorHAnsi" w:hAnsiTheme="majorHAnsi" w:cstheme="majorHAnsi"/>
        </w:rPr>
      </w:pPr>
      <w:r w:rsidRPr="001F59EC">
        <w:rPr>
          <w:rFonts w:asciiTheme="majorHAnsi" w:hAnsiTheme="majorHAnsi" w:cstheme="majorHAnsi"/>
        </w:rPr>
        <w:t xml:space="preserve">Der BI Desktop </w:t>
      </w:r>
      <w:r w:rsidR="00302F29" w:rsidRPr="001F59EC">
        <w:rPr>
          <w:rFonts w:asciiTheme="majorHAnsi" w:hAnsiTheme="majorHAnsi" w:cstheme="majorHAnsi"/>
        </w:rPr>
        <w:t xml:space="preserve">hält eine eigene vDisk mit gesonderten Anwendungen </w:t>
      </w:r>
      <w:r w:rsidR="009324E9" w:rsidRPr="001F59EC">
        <w:rPr>
          <w:rFonts w:asciiTheme="majorHAnsi" w:hAnsiTheme="majorHAnsi" w:cstheme="majorHAnsi"/>
        </w:rPr>
        <w:t>als der</w:t>
      </w:r>
      <w:r w:rsidR="00302F29" w:rsidRPr="001F59EC">
        <w:rPr>
          <w:rFonts w:asciiTheme="majorHAnsi" w:hAnsiTheme="majorHAnsi" w:cstheme="majorHAnsi"/>
        </w:rPr>
        <w:t xml:space="preserve"> Standard Desktop.</w:t>
      </w:r>
    </w:p>
    <w:p w14:paraId="52EA916B" w14:textId="77777777" w:rsidR="00867A55" w:rsidRPr="001F59EC" w:rsidRDefault="218DE66B" w:rsidP="6B06F679">
      <w:pPr>
        <w:pStyle w:val="berschrift2"/>
        <w:rPr>
          <w:rFonts w:asciiTheme="majorHAnsi" w:hAnsiTheme="majorHAnsi" w:cstheme="majorBidi"/>
        </w:rPr>
      </w:pPr>
      <w:bookmarkStart w:id="262" w:name="_Toc38376340"/>
      <w:bookmarkStart w:id="263" w:name="_Toc53566836"/>
      <w:bookmarkStart w:id="264" w:name="_Toc62024214"/>
      <w:bookmarkStart w:id="265" w:name="_Toc1796732484"/>
      <w:r w:rsidRPr="6B06F679">
        <w:rPr>
          <w:rFonts w:asciiTheme="majorHAnsi" w:hAnsiTheme="majorHAnsi" w:cstheme="majorBidi"/>
        </w:rPr>
        <w:t>Citrix Director</w:t>
      </w:r>
      <w:bookmarkEnd w:id="262"/>
      <w:bookmarkEnd w:id="263"/>
      <w:bookmarkEnd w:id="264"/>
      <w:bookmarkEnd w:id="265"/>
    </w:p>
    <w:p w14:paraId="0BD98AC5" w14:textId="398944D9"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Der Director Service ist auf den Delivery Controllern installiert. </w:t>
      </w:r>
    </w:p>
    <w:p w14:paraId="33AD5353" w14:textId="77777777" w:rsidR="00867A55" w:rsidRPr="001F59EC" w:rsidRDefault="218DE66B" w:rsidP="6B06F679">
      <w:pPr>
        <w:pStyle w:val="berschrift3"/>
        <w:rPr>
          <w:rFonts w:asciiTheme="majorHAnsi" w:hAnsiTheme="majorHAnsi" w:cstheme="majorBidi"/>
        </w:rPr>
      </w:pPr>
      <w:bookmarkStart w:id="266" w:name="_Toc38376341"/>
      <w:bookmarkStart w:id="267" w:name="_Toc53566837"/>
      <w:bookmarkStart w:id="268" w:name="_Toc62024215"/>
      <w:bookmarkStart w:id="269" w:name="_Toc1795618367"/>
      <w:r w:rsidRPr="6B06F679">
        <w:rPr>
          <w:rFonts w:asciiTheme="majorHAnsi" w:hAnsiTheme="majorHAnsi" w:cstheme="majorBidi"/>
        </w:rPr>
        <w:t>Verfügbarkeit und Lastenausgleich</w:t>
      </w:r>
      <w:bookmarkEnd w:id="266"/>
      <w:bookmarkEnd w:id="267"/>
      <w:bookmarkEnd w:id="268"/>
      <w:bookmarkEnd w:id="269"/>
    </w:p>
    <w:p w14:paraId="1B6273FE" w14:textId="1E522DC9"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eine höhere Verfügbarkeit und als Lastenausgleich wird ein Load Balancer bereitgestellt. </w:t>
      </w:r>
    </w:p>
    <w:tbl>
      <w:tblPr>
        <w:tblStyle w:val="Tabellenraster"/>
        <w:tblW w:w="0" w:type="auto"/>
        <w:tblLook w:val="04A0" w:firstRow="1" w:lastRow="0" w:firstColumn="1" w:lastColumn="0" w:noHBand="0" w:noVBand="1"/>
      </w:tblPr>
      <w:tblGrid>
        <w:gridCol w:w="3020"/>
        <w:gridCol w:w="1937"/>
        <w:gridCol w:w="4105"/>
      </w:tblGrid>
      <w:tr w:rsidR="00944CED" w:rsidRPr="001F59EC" w14:paraId="1FD84611" w14:textId="77777777">
        <w:tc>
          <w:tcPr>
            <w:tcW w:w="3020" w:type="dxa"/>
            <w:shd w:val="clear" w:color="auto" w:fill="C00000"/>
          </w:tcPr>
          <w:p w14:paraId="64671AA3"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937" w:type="dxa"/>
            <w:shd w:val="clear" w:color="auto" w:fill="C00000"/>
          </w:tcPr>
          <w:p w14:paraId="6275CF88"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4105" w:type="dxa"/>
            <w:shd w:val="clear" w:color="auto" w:fill="C00000"/>
          </w:tcPr>
          <w:p w14:paraId="5CA778F5" w14:textId="77777777" w:rsidR="00944CED" w:rsidRPr="001F59EC" w:rsidRDefault="00944CED">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944CED" w:rsidRPr="00E9680B" w14:paraId="09279F37" w14:textId="77777777">
        <w:tc>
          <w:tcPr>
            <w:tcW w:w="3020" w:type="dxa"/>
          </w:tcPr>
          <w:p w14:paraId="4704C5B4" w14:textId="2AEE1180" w:rsidR="00944CED" w:rsidRPr="001F59EC" w:rsidRDefault="00944CED">
            <w:pPr>
              <w:rPr>
                <w:rFonts w:asciiTheme="majorHAnsi" w:hAnsiTheme="majorHAnsi" w:cstheme="majorHAnsi"/>
              </w:rPr>
            </w:pPr>
            <w:r w:rsidRPr="001F59EC">
              <w:rPr>
                <w:rFonts w:asciiTheme="majorHAnsi" w:hAnsiTheme="majorHAnsi" w:cstheme="majorHAnsi"/>
              </w:rPr>
              <w:t>lb_director_ssl</w:t>
            </w:r>
          </w:p>
        </w:tc>
        <w:tc>
          <w:tcPr>
            <w:tcW w:w="1937" w:type="dxa"/>
          </w:tcPr>
          <w:p w14:paraId="1D2167D4" w14:textId="54DD71E8" w:rsidR="00944CED" w:rsidRPr="001F59EC" w:rsidRDefault="00944CED">
            <w:pPr>
              <w:rPr>
                <w:rFonts w:asciiTheme="majorHAnsi" w:hAnsiTheme="majorHAnsi" w:cstheme="majorHAnsi"/>
              </w:rPr>
            </w:pPr>
            <w:r w:rsidRPr="001F59EC">
              <w:rPr>
                <w:rFonts w:asciiTheme="majorHAnsi" w:hAnsiTheme="majorHAnsi" w:cstheme="majorHAnsi"/>
              </w:rPr>
              <w:t>10.18.11.</w:t>
            </w:r>
            <w:r w:rsidR="009324E9" w:rsidRPr="001F59EC">
              <w:rPr>
                <w:rFonts w:asciiTheme="majorHAnsi" w:hAnsiTheme="majorHAnsi" w:cstheme="majorHAnsi"/>
              </w:rPr>
              <w:t>9</w:t>
            </w:r>
            <w:r w:rsidRPr="001F59EC">
              <w:rPr>
                <w:rFonts w:asciiTheme="majorHAnsi" w:hAnsiTheme="majorHAnsi" w:cstheme="majorHAnsi"/>
              </w:rPr>
              <w:t>:443</w:t>
            </w:r>
          </w:p>
        </w:tc>
        <w:tc>
          <w:tcPr>
            <w:tcW w:w="4105" w:type="dxa"/>
          </w:tcPr>
          <w:p w14:paraId="2598F6E6" w14:textId="3D1DA579" w:rsidR="00944CED" w:rsidRPr="001F59EC" w:rsidRDefault="00944CED">
            <w:pPr>
              <w:rPr>
                <w:rFonts w:asciiTheme="majorHAnsi" w:hAnsiTheme="majorHAnsi" w:cstheme="majorHAnsi"/>
              </w:rPr>
            </w:pPr>
            <w:r w:rsidRPr="001F59EC">
              <w:rPr>
                <w:rFonts w:asciiTheme="majorHAnsi" w:hAnsiTheme="majorHAnsi" w:cstheme="majorHAnsi"/>
              </w:rPr>
              <w:t>10.118.10.</w:t>
            </w:r>
            <w:r w:rsidR="00B3570D" w:rsidRPr="001F59EC">
              <w:rPr>
                <w:rFonts w:asciiTheme="majorHAnsi" w:hAnsiTheme="majorHAnsi" w:cstheme="majorHAnsi"/>
              </w:rPr>
              <w:t>1</w:t>
            </w:r>
            <w:r w:rsidRPr="001F59EC">
              <w:rPr>
                <w:rFonts w:asciiTheme="majorHAnsi" w:hAnsiTheme="majorHAnsi" w:cstheme="majorHAnsi"/>
              </w:rPr>
              <w:t>:443 [big-vctx</w:t>
            </w:r>
            <w:r w:rsidR="00B3570D" w:rsidRPr="001F59EC">
              <w:rPr>
                <w:rFonts w:asciiTheme="majorHAnsi" w:hAnsiTheme="majorHAnsi" w:cstheme="majorHAnsi"/>
              </w:rPr>
              <w:t>cdc</w:t>
            </w:r>
            <w:r w:rsidRPr="001F59EC">
              <w:rPr>
                <w:rFonts w:asciiTheme="majorHAnsi" w:hAnsiTheme="majorHAnsi" w:cstheme="majorHAnsi"/>
              </w:rPr>
              <w:t>01.big.krankenkasse.de]</w:t>
            </w:r>
          </w:p>
          <w:p w14:paraId="7844A8F2" w14:textId="0B079914" w:rsidR="00944CED" w:rsidRPr="001F59EC" w:rsidRDefault="00944CED">
            <w:pPr>
              <w:rPr>
                <w:rFonts w:asciiTheme="majorHAnsi" w:hAnsiTheme="majorHAnsi" w:cstheme="majorHAnsi"/>
              </w:rPr>
            </w:pPr>
            <w:r w:rsidRPr="001F59EC">
              <w:rPr>
                <w:rFonts w:asciiTheme="majorHAnsi" w:hAnsiTheme="majorHAnsi" w:cstheme="majorHAnsi"/>
              </w:rPr>
              <w:t>10.118.10.</w:t>
            </w:r>
            <w:r w:rsidR="00B3570D" w:rsidRPr="001F59EC">
              <w:rPr>
                <w:rFonts w:asciiTheme="majorHAnsi" w:hAnsiTheme="majorHAnsi" w:cstheme="majorHAnsi"/>
              </w:rPr>
              <w:t>2</w:t>
            </w:r>
            <w:r w:rsidRPr="001F59EC">
              <w:rPr>
                <w:rFonts w:asciiTheme="majorHAnsi" w:hAnsiTheme="majorHAnsi" w:cstheme="majorHAnsi"/>
              </w:rPr>
              <w:t>:443 [big-vctx</w:t>
            </w:r>
            <w:r w:rsidR="00B3570D" w:rsidRPr="001F59EC">
              <w:rPr>
                <w:rFonts w:asciiTheme="majorHAnsi" w:hAnsiTheme="majorHAnsi" w:cstheme="majorHAnsi"/>
              </w:rPr>
              <w:t>cdc</w:t>
            </w:r>
            <w:r w:rsidRPr="001F59EC">
              <w:rPr>
                <w:rFonts w:asciiTheme="majorHAnsi" w:hAnsiTheme="majorHAnsi" w:cstheme="majorHAnsi"/>
              </w:rPr>
              <w:t>01.big.krankenkasse.de]</w:t>
            </w:r>
          </w:p>
          <w:p w14:paraId="7D12527B" w14:textId="77777777" w:rsidR="00944CED" w:rsidRPr="001F59EC" w:rsidRDefault="00944CED">
            <w:pPr>
              <w:rPr>
                <w:rFonts w:asciiTheme="majorHAnsi" w:hAnsiTheme="majorHAnsi" w:cstheme="majorHAnsi"/>
                <w:lang w:val="en-US"/>
              </w:rPr>
            </w:pPr>
            <w:r w:rsidRPr="00E9680B">
              <w:rPr>
                <w:rFonts w:asciiTheme="majorHAnsi" w:hAnsiTheme="majorHAnsi" w:cstheme="majorHAnsi"/>
                <w:lang w:val="en-US"/>
              </w:rPr>
              <w:lastRenderedPageBreak/>
              <w:br/>
            </w:r>
            <w:r w:rsidRPr="001F59EC">
              <w:rPr>
                <w:rFonts w:asciiTheme="majorHAnsi" w:hAnsiTheme="majorHAnsi" w:cstheme="majorHAnsi"/>
                <w:lang w:val="en-US"/>
              </w:rPr>
              <w:t>HTTPS-Redirect 80 -&gt; 443:</w:t>
            </w:r>
          </w:p>
          <w:p w14:paraId="42F34194" w14:textId="37C5644B" w:rsidR="00944CED" w:rsidRPr="001F59EC" w:rsidRDefault="009324E9">
            <w:pPr>
              <w:rPr>
                <w:rFonts w:asciiTheme="majorHAnsi" w:hAnsiTheme="majorHAnsi" w:cstheme="majorHAnsi"/>
                <w:lang w:val="en-US"/>
              </w:rPr>
            </w:pPr>
            <w:r w:rsidRPr="001F59EC">
              <w:rPr>
                <w:rFonts w:asciiTheme="majorHAnsi" w:hAnsiTheme="majorHAnsi" w:cstheme="majorHAnsi"/>
                <w:b/>
                <w:bCs/>
                <w:lang w:val="en-US"/>
              </w:rPr>
              <w:t>https://director.big.krankenkasse.de</w:t>
            </w:r>
          </w:p>
        </w:tc>
      </w:tr>
    </w:tbl>
    <w:p w14:paraId="629E0D0A" w14:textId="77777777" w:rsidR="00944CED" w:rsidRPr="001F59EC" w:rsidRDefault="00944CED" w:rsidP="00867A55">
      <w:pPr>
        <w:rPr>
          <w:rFonts w:asciiTheme="majorHAnsi" w:hAnsiTheme="majorHAnsi" w:cstheme="majorHAnsi"/>
          <w:lang w:val="en-US"/>
        </w:rPr>
      </w:pPr>
    </w:p>
    <w:p w14:paraId="2B088CC6" w14:textId="77777777" w:rsidR="00867A55" w:rsidRPr="001F59EC" w:rsidRDefault="218DE66B" w:rsidP="6B06F679">
      <w:pPr>
        <w:pStyle w:val="berschrift3"/>
        <w:rPr>
          <w:rFonts w:asciiTheme="majorHAnsi" w:hAnsiTheme="majorHAnsi" w:cstheme="majorBidi"/>
        </w:rPr>
      </w:pPr>
      <w:bookmarkStart w:id="270" w:name="_Toc38376342"/>
      <w:bookmarkStart w:id="271" w:name="_Toc53566838"/>
      <w:bookmarkStart w:id="272" w:name="_Toc62024216"/>
      <w:bookmarkStart w:id="273" w:name="_Toc627626629"/>
      <w:r w:rsidRPr="6B06F679">
        <w:rPr>
          <w:rFonts w:asciiTheme="majorHAnsi" w:hAnsiTheme="majorHAnsi" w:cstheme="majorBidi"/>
        </w:rPr>
        <w:t>Administrative Rollen</w:t>
      </w:r>
      <w:bookmarkEnd w:id="270"/>
      <w:bookmarkEnd w:id="271"/>
      <w:bookmarkEnd w:id="272"/>
      <w:bookmarkEnd w:id="273"/>
    </w:p>
    <w:p w14:paraId="020D55EF" w14:textId="0F494C0A"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BIG wurde eine Helpdesk Rolle definieniert und auf eine AD-Gruppe freigegeben. </w:t>
      </w:r>
    </w:p>
    <w:p w14:paraId="54A668AC" w14:textId="1793F075" w:rsidR="00867A55" w:rsidRPr="001F59EC" w:rsidRDefault="00BA12C4" w:rsidP="00867A55">
      <w:pPr>
        <w:rPr>
          <w:rFonts w:asciiTheme="majorHAnsi" w:hAnsiTheme="majorHAnsi" w:cstheme="majorHAnsi"/>
        </w:rPr>
      </w:pPr>
      <w:r w:rsidRPr="001F59EC">
        <w:rPr>
          <w:rFonts w:asciiTheme="majorHAnsi" w:hAnsiTheme="majorHAnsi" w:cstheme="majorHAnsi"/>
          <w:noProof/>
        </w:rPr>
        <w:drawing>
          <wp:inline distT="0" distB="0" distL="0" distR="0" wp14:anchorId="5B1186A1" wp14:editId="04AAE9A4">
            <wp:extent cx="4019048" cy="638095"/>
            <wp:effectExtent l="0" t="0" r="635" b="0"/>
            <wp:docPr id="1960266071" name="Grafik 1" descr="Ein Bild, das Text, Screensho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266071" name="Grafik 1" descr="Ein Bild, das Text, Screenshot, Schrift, Reihe enthält.&#10;&#10;KI-generierte Inhalte können fehlerhaft sein."/>
                    <pic:cNvPicPr/>
                  </pic:nvPicPr>
                  <pic:blipFill>
                    <a:blip r:embed="rId113"/>
                    <a:stretch>
                      <a:fillRect/>
                    </a:stretch>
                  </pic:blipFill>
                  <pic:spPr>
                    <a:xfrm>
                      <a:off x="0" y="0"/>
                      <a:ext cx="4019048" cy="638095"/>
                    </a:xfrm>
                    <a:prstGeom prst="rect">
                      <a:avLst/>
                    </a:prstGeom>
                  </pic:spPr>
                </pic:pic>
              </a:graphicData>
            </a:graphic>
          </wp:inline>
        </w:drawing>
      </w:r>
    </w:p>
    <w:p w14:paraId="0F0A66D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Benutzer der </w:t>
      </w:r>
      <w:r w:rsidRPr="001F59EC">
        <w:rPr>
          <w:rFonts w:asciiTheme="majorHAnsi" w:hAnsiTheme="majorHAnsi" w:cstheme="majorHAnsi"/>
          <w:b/>
          <w:bCs/>
        </w:rPr>
        <w:t>G_Citrix_Site_Helpdeskadmin</w:t>
      </w:r>
      <w:r w:rsidRPr="001F59EC">
        <w:rPr>
          <w:rFonts w:asciiTheme="majorHAnsi" w:hAnsiTheme="majorHAnsi" w:cstheme="majorHAnsi"/>
        </w:rPr>
        <w:t xml:space="preserve"> ermöglicht es den kompletten Director ohne Einschränkungen zu sehen und den Anwendern zu supporten. </w:t>
      </w:r>
    </w:p>
    <w:p w14:paraId="1FC5D59A" w14:textId="5C63D09F"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Benutzer der </w:t>
      </w:r>
      <w:r w:rsidRPr="001F59EC">
        <w:rPr>
          <w:rFonts w:asciiTheme="majorHAnsi" w:hAnsiTheme="majorHAnsi" w:cstheme="majorHAnsi"/>
          <w:b/>
          <w:bCs/>
        </w:rPr>
        <w:t>G_Citrix_Site_Admin</w:t>
      </w:r>
      <w:r w:rsidRPr="001F59EC">
        <w:rPr>
          <w:rFonts w:asciiTheme="majorHAnsi" w:hAnsiTheme="majorHAnsi" w:cstheme="majorHAnsi"/>
        </w:rPr>
        <w:t xml:space="preserve"> hat volle Rechte auf die Citrix Site. </w:t>
      </w:r>
    </w:p>
    <w:p w14:paraId="03A03A55" w14:textId="77777777" w:rsidR="00867A55" w:rsidRPr="001F59EC" w:rsidRDefault="218DE66B" w:rsidP="6B06F679">
      <w:pPr>
        <w:pStyle w:val="berschrift2"/>
        <w:rPr>
          <w:rFonts w:asciiTheme="majorHAnsi" w:hAnsiTheme="majorHAnsi" w:cstheme="majorBidi"/>
        </w:rPr>
      </w:pPr>
      <w:bookmarkStart w:id="274" w:name="_Toc434848134"/>
      <w:bookmarkStart w:id="275" w:name="_Toc38376343"/>
      <w:bookmarkStart w:id="276" w:name="_Toc53566839"/>
      <w:bookmarkStart w:id="277" w:name="_Toc62024217"/>
      <w:r w:rsidRPr="6B06F679">
        <w:rPr>
          <w:rFonts w:asciiTheme="majorHAnsi" w:hAnsiTheme="majorHAnsi" w:cstheme="majorBidi"/>
        </w:rPr>
        <w:t>FSLogix Profile</w:t>
      </w:r>
      <w:bookmarkEnd w:id="274"/>
      <w:r w:rsidRPr="6B06F679">
        <w:rPr>
          <w:rFonts w:asciiTheme="majorHAnsi" w:hAnsiTheme="majorHAnsi" w:cstheme="majorBidi"/>
        </w:rPr>
        <w:t xml:space="preserve"> </w:t>
      </w:r>
      <w:bookmarkEnd w:id="275"/>
      <w:bookmarkEnd w:id="276"/>
      <w:bookmarkEnd w:id="277"/>
    </w:p>
    <w:p w14:paraId="24BCE18B" w14:textId="63359710" w:rsidR="00867A55" w:rsidRPr="001F59EC" w:rsidRDefault="218DE66B" w:rsidP="00402348">
      <w:pPr>
        <w:rPr>
          <w:rFonts w:asciiTheme="majorHAnsi" w:hAnsiTheme="majorHAnsi" w:cstheme="majorHAnsi"/>
        </w:rPr>
      </w:pPr>
      <w:r w:rsidRPr="001F59EC">
        <w:rPr>
          <w:rFonts w:asciiTheme="majorHAnsi" w:hAnsiTheme="majorHAnsi" w:cstheme="majorHAnsi"/>
        </w:rPr>
        <w:t>Die Userprofile werden mittels FSLogix erstellt. Es handelt sich hierbei um eine Con</w:t>
      </w:r>
      <w:r w:rsidR="00402348" w:rsidRPr="001F59EC">
        <w:rPr>
          <w:rFonts w:asciiTheme="majorHAnsi" w:hAnsiTheme="majorHAnsi" w:cstheme="majorHAnsi"/>
        </w:rPr>
        <w:t>t</w:t>
      </w:r>
      <w:r w:rsidRPr="001F59EC">
        <w:rPr>
          <w:rFonts w:asciiTheme="majorHAnsi" w:hAnsiTheme="majorHAnsi" w:cstheme="majorHAnsi"/>
        </w:rPr>
        <w:t>ainerbasiert Lösung.</w:t>
      </w:r>
    </w:p>
    <w:p w14:paraId="1A01D410" w14:textId="77777777" w:rsidR="00867A55" w:rsidRPr="001F59EC" w:rsidRDefault="218DE66B" w:rsidP="6B06F679">
      <w:pPr>
        <w:pStyle w:val="berschrift3"/>
        <w:rPr>
          <w:rFonts w:asciiTheme="majorHAnsi" w:hAnsiTheme="majorHAnsi" w:cstheme="majorBidi"/>
        </w:rPr>
      </w:pPr>
      <w:bookmarkStart w:id="278" w:name="_Toc1970442258"/>
      <w:bookmarkStart w:id="279" w:name="_Toc38376345"/>
      <w:bookmarkStart w:id="280" w:name="_Toc53566841"/>
      <w:bookmarkStart w:id="281" w:name="_Toc62024219"/>
      <w:r w:rsidRPr="6B06F679">
        <w:rPr>
          <w:rFonts w:asciiTheme="majorHAnsi" w:hAnsiTheme="majorHAnsi" w:cstheme="majorBidi"/>
        </w:rPr>
        <w:t>Profil Pfad</w:t>
      </w:r>
      <w:bookmarkEnd w:id="278"/>
      <w:r w:rsidRPr="6B06F679">
        <w:rPr>
          <w:rFonts w:asciiTheme="majorHAnsi" w:hAnsiTheme="majorHAnsi" w:cstheme="majorBidi"/>
        </w:rPr>
        <w:t xml:space="preserve"> </w:t>
      </w:r>
      <w:bookmarkEnd w:id="279"/>
      <w:bookmarkEnd w:id="280"/>
      <w:bookmarkEnd w:id="281"/>
    </w:p>
    <w:p w14:paraId="533127C7" w14:textId="55048CE0"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Profile liegen auf </w:t>
      </w:r>
      <w:r w:rsidR="00B95007" w:rsidRPr="001F59EC">
        <w:rPr>
          <w:rFonts w:asciiTheme="majorHAnsi" w:hAnsiTheme="majorHAnsi" w:cstheme="majorHAnsi"/>
        </w:rPr>
        <w:t>mehreren Fileserver-Instanzen.</w:t>
      </w:r>
    </w:p>
    <w:p w14:paraId="08E051F9"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\\big-vffsli01\fslogix$</w:t>
      </w:r>
    </w:p>
    <w:p w14:paraId="20B56685"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\\big-vffsli02\fslogix$</w:t>
      </w:r>
    </w:p>
    <w:p w14:paraId="6A2AC478"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\\big-vffsli03\fslogix$</w:t>
      </w:r>
    </w:p>
    <w:p w14:paraId="05C02CBA"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\\big-vffsli04\fslogix$</w:t>
      </w:r>
    </w:p>
    <w:p w14:paraId="38809C16"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\\big-vffsli05\fslogix$</w:t>
      </w:r>
    </w:p>
    <w:p w14:paraId="38F0BA87"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\\big-vffsli06\fslogix$</w:t>
      </w:r>
    </w:p>
    <w:p w14:paraId="0630B246" w14:textId="77777777" w:rsidR="00B95007" w:rsidRPr="001F59EC" w:rsidRDefault="00B95007" w:rsidP="00872D1B">
      <w:pPr>
        <w:pStyle w:val="Listenabsatz"/>
        <w:numPr>
          <w:ilvl w:val="0"/>
          <w:numId w:val="14"/>
        </w:numPr>
        <w:spacing w:after="0" w:line="240" w:lineRule="auto"/>
        <w:rPr>
          <w:rFonts w:asciiTheme="majorHAnsi" w:hAnsiTheme="majorHAnsi" w:cstheme="majorHAnsi"/>
          <w:lang w:val="en-US"/>
        </w:rPr>
      </w:pPr>
      <w:r w:rsidRPr="001F59EC">
        <w:rPr>
          <w:rFonts w:asciiTheme="majorHAnsi" w:hAnsiTheme="majorHAnsi" w:cstheme="majorHAnsi"/>
          <w:lang w:val="en-US"/>
        </w:rPr>
        <w:t>\\big-vffsli07\fslogix$</w:t>
      </w:r>
    </w:p>
    <w:p w14:paraId="6F2F15BC" w14:textId="79CC3FC1" w:rsidR="00B95007" w:rsidRPr="001F59EC" w:rsidRDefault="00635E84" w:rsidP="00872D1B">
      <w:pPr>
        <w:pStyle w:val="Listenabsatz"/>
        <w:numPr>
          <w:ilvl w:val="0"/>
          <w:numId w:val="14"/>
        </w:numPr>
        <w:spacing w:after="0" w:line="240" w:lineRule="auto"/>
        <w:rPr>
          <w:rFonts w:asciiTheme="majorHAnsi" w:hAnsiTheme="majorHAnsi" w:cstheme="majorHAnsi"/>
          <w:lang w:val="en-US"/>
        </w:rPr>
      </w:pPr>
      <w:hyperlink r:id="rId114" w:history="1">
        <w:r w:rsidRPr="001F59EC">
          <w:rPr>
            <w:rStyle w:val="Hyperlink"/>
            <w:rFonts w:asciiTheme="majorHAnsi" w:hAnsiTheme="majorHAnsi" w:cstheme="majorHAnsi"/>
            <w:lang w:val="en-US"/>
          </w:rPr>
          <w:t>\\big-vffsli08\fslogix$</w:t>
        </w:r>
      </w:hyperlink>
    </w:p>
    <w:p w14:paraId="546F8678" w14:textId="6769DDF9" w:rsidR="00635E84" w:rsidRPr="001F59EC" w:rsidRDefault="00635E84" w:rsidP="00B95007">
      <w:pPr>
        <w:spacing w:after="0" w:line="240" w:lineRule="auto"/>
        <w:rPr>
          <w:rFonts w:asciiTheme="majorHAnsi" w:hAnsiTheme="majorHAnsi" w:cstheme="majorHAnsi"/>
        </w:rPr>
      </w:pPr>
      <w:r w:rsidRPr="001F59EC">
        <w:rPr>
          <w:rFonts w:asciiTheme="majorHAnsi" w:hAnsiTheme="majorHAnsi" w:cstheme="majorHAnsi"/>
        </w:rPr>
        <w:t>Die Profil-Pfade werden alle 30 Minute</w:t>
      </w:r>
      <w:r w:rsidR="00370D33" w:rsidRPr="001F59EC">
        <w:rPr>
          <w:rFonts w:asciiTheme="majorHAnsi" w:hAnsiTheme="majorHAnsi" w:cstheme="majorHAnsi"/>
        </w:rPr>
        <w:t xml:space="preserve">, aufsteigend nach belegten Speicherplatz, </w:t>
      </w:r>
      <w:r w:rsidR="007D2C07" w:rsidRPr="001F59EC">
        <w:rPr>
          <w:rFonts w:asciiTheme="majorHAnsi" w:hAnsiTheme="majorHAnsi" w:cstheme="majorHAnsi"/>
        </w:rPr>
        <w:t>neu sortiert, um ein Loadbalancing auf den File-Shares zu bewirken.</w:t>
      </w:r>
    </w:p>
    <w:p w14:paraId="6B4BA81E" w14:textId="77777777" w:rsidR="007B3FA5" w:rsidRPr="001F59EC" w:rsidRDefault="007B3FA5" w:rsidP="00B95007">
      <w:pPr>
        <w:spacing w:after="0" w:line="240" w:lineRule="auto"/>
        <w:rPr>
          <w:rFonts w:asciiTheme="majorHAnsi" w:hAnsiTheme="majorHAnsi" w:cstheme="majorHAnsi"/>
        </w:rPr>
      </w:pPr>
    </w:p>
    <w:p w14:paraId="1FCFDF74" w14:textId="77777777" w:rsidR="00867A55" w:rsidRPr="001F59EC" w:rsidRDefault="218DE66B" w:rsidP="6B06F679">
      <w:pPr>
        <w:pStyle w:val="berschrift3"/>
        <w:rPr>
          <w:rFonts w:asciiTheme="majorHAnsi" w:hAnsiTheme="majorHAnsi" w:cstheme="majorBidi"/>
        </w:rPr>
      </w:pPr>
      <w:bookmarkStart w:id="282" w:name="_Toc38376346"/>
      <w:bookmarkStart w:id="283" w:name="_Toc53566842"/>
      <w:bookmarkStart w:id="284" w:name="_Toc62024220"/>
      <w:bookmarkStart w:id="285" w:name="_Toc601808718"/>
      <w:r w:rsidRPr="6B06F679">
        <w:rPr>
          <w:rFonts w:asciiTheme="majorHAnsi" w:hAnsiTheme="majorHAnsi" w:cstheme="majorBidi"/>
        </w:rPr>
        <w:t>Ausnahmen</w:t>
      </w:r>
      <w:bookmarkEnd w:id="282"/>
      <w:bookmarkEnd w:id="283"/>
      <w:bookmarkEnd w:id="284"/>
      <w:bookmarkEnd w:id="285"/>
    </w:p>
    <w:p w14:paraId="26520B4F" w14:textId="6B4E5EE3" w:rsidR="00B32524" w:rsidRDefault="218DE66B" w:rsidP="00867A55">
      <w:pPr>
        <w:rPr>
          <w:rFonts w:asciiTheme="majorHAnsi" w:hAnsiTheme="majorHAnsi" w:cstheme="majorHAnsi"/>
        </w:rPr>
      </w:pPr>
      <w:r w:rsidRPr="001F59EC">
        <w:rPr>
          <w:rFonts w:asciiTheme="majorHAnsi" w:hAnsiTheme="majorHAnsi" w:cstheme="majorHAnsi"/>
        </w:rPr>
        <w:t xml:space="preserve">Die Ausnahmen werden definiert über die „redirections.xml“. Diese liegt im </w:t>
      </w:r>
      <w:r w:rsidR="00054F99" w:rsidRPr="001F59EC">
        <w:rPr>
          <w:rFonts w:asciiTheme="majorHAnsi" w:hAnsiTheme="majorHAnsi" w:cstheme="majorHAnsi"/>
        </w:rPr>
        <w:t>\\big.krankenkasse.de\netlogon\CVAD\FSLogix\</w:t>
      </w:r>
      <w:r w:rsidRPr="001F59EC">
        <w:rPr>
          <w:rFonts w:asciiTheme="majorHAnsi" w:hAnsiTheme="majorHAnsi" w:cstheme="majorHAnsi"/>
        </w:rPr>
        <w:t xml:space="preserve"> Ordner.</w:t>
      </w:r>
    </w:p>
    <w:p w14:paraId="32B28007" w14:textId="59D3BC8F" w:rsidR="00B32524" w:rsidRPr="00E9680B" w:rsidRDefault="00B32524" w:rsidP="6B06F679">
      <w:pPr>
        <w:pStyle w:val="berschrift3"/>
        <w:rPr>
          <w:rFonts w:asciiTheme="majorHAnsi" w:hAnsiTheme="majorHAnsi" w:cstheme="majorBidi"/>
          <w:lang w:val="en-US"/>
        </w:rPr>
      </w:pPr>
      <w:bookmarkStart w:id="286" w:name="_Toc1450416347"/>
      <w:r w:rsidRPr="6B06F679">
        <w:rPr>
          <w:rFonts w:asciiTheme="majorHAnsi" w:hAnsiTheme="majorHAnsi" w:cstheme="majorBidi"/>
          <w:lang w:val="en-US"/>
        </w:rPr>
        <w:t>ODFC-Disks für Outlook Cached Modus</w:t>
      </w:r>
      <w:bookmarkEnd w:id="286"/>
    </w:p>
    <w:p w14:paraId="132B4DAB" w14:textId="77777777" w:rsidR="00B32524" w:rsidRPr="00B32524" w:rsidRDefault="00B32524" w:rsidP="00B32524">
      <w:r w:rsidRPr="00B32524">
        <w:t xml:space="preserve">Zusätzlich zu den bereits eingesetzten FSLogix Profile Containern wurde für die Citrix-Benutzerumgebung eine </w:t>
      </w:r>
      <w:r w:rsidRPr="00B32524">
        <w:rPr>
          <w:b/>
          <w:bCs/>
        </w:rPr>
        <w:t>FSLogix Office 365 Container (ODFC)</w:t>
      </w:r>
      <w:r w:rsidRPr="00B32524">
        <w:t>-Konfiguration eingeführt.</w:t>
      </w:r>
      <w:r w:rsidRPr="00B32524">
        <w:br/>
        <w:t xml:space="preserve">Ziel dieser Erweiterung ist die Bereitstellung von </w:t>
      </w:r>
      <w:r w:rsidRPr="00B32524">
        <w:rPr>
          <w:b/>
          <w:bCs/>
        </w:rPr>
        <w:t>Outlook Cached Mode</w:t>
      </w:r>
      <w:r w:rsidRPr="00B32524">
        <w:t xml:space="preserve"> innerhalb der Citrix-Sitzungen auf Basis der </w:t>
      </w:r>
      <w:r w:rsidRPr="00B32524">
        <w:rPr>
          <w:b/>
          <w:bCs/>
        </w:rPr>
        <w:t>Microsoft Best Practice</w:t>
      </w:r>
      <w:r w:rsidRPr="00B32524">
        <w:t xml:space="preserve">. Neben Outlook werden dabei auch weitere Office-bezogene Daten, insbesondere </w:t>
      </w:r>
      <w:r w:rsidRPr="00B32524">
        <w:rPr>
          <w:b/>
          <w:bCs/>
        </w:rPr>
        <w:t>OneNote</w:t>
      </w:r>
      <w:r w:rsidRPr="00B32524">
        <w:t>, im ODFC-Container berücksichtigt.</w:t>
      </w:r>
    </w:p>
    <w:p w14:paraId="7F4F65C5" w14:textId="77777777" w:rsidR="00B32524" w:rsidRPr="00B32524" w:rsidRDefault="00B32524" w:rsidP="00B32524">
      <w:r w:rsidRPr="00B32524">
        <w:lastRenderedPageBreak/>
        <w:t xml:space="preserve">Die ODFC-Container werden auf dem </w:t>
      </w:r>
      <w:r w:rsidRPr="00B32524">
        <w:rPr>
          <w:b/>
          <w:bCs/>
        </w:rPr>
        <w:t>Cluster big-vffslc</w:t>
      </w:r>
      <w:r w:rsidRPr="00B32524">
        <w:t xml:space="preserve"> gespeichert.</w:t>
      </w:r>
    </w:p>
    <w:p w14:paraId="3636A16B" w14:textId="77777777" w:rsidR="00B32524" w:rsidRPr="00B32524" w:rsidRDefault="00B32524" w:rsidP="00B32524">
      <w:r w:rsidRPr="00B32524">
        <w:t xml:space="preserve">Durch die Einführung der ODFC-Disks werden Outlook-Cache-Daten sowie weitere Office-Komponenten aus dem lokalen Benutzerprofil ausgelagert und in einem separaten Container abgelegt. Dies verbessert insbesondere in Citrix-Umgebungen die Unterstützung für den </w:t>
      </w:r>
      <w:r w:rsidRPr="00B32524">
        <w:rPr>
          <w:b/>
          <w:bCs/>
        </w:rPr>
        <w:t>Cached Exchange Mode</w:t>
      </w:r>
      <w:r w:rsidRPr="00B32524">
        <w:t xml:space="preserve"> und sorgt für ein stabileres und konsistenteres Benutzerverhalten bei Office-Anwendungen.</w:t>
      </w:r>
    </w:p>
    <w:p w14:paraId="3F2AE65F" w14:textId="258C6E05" w:rsidR="00B32524" w:rsidRPr="00B32524" w:rsidRDefault="00B32524" w:rsidP="00B32524">
      <w:r w:rsidRPr="00B32524">
        <w:t>Die Nutzung von Outlook Cached Mode in Verbindung mit ODFC-Containern i</w:t>
      </w:r>
      <w:r>
        <w:t>st durch eine AD Gruppe gesteurt</w:t>
      </w:r>
      <w:r w:rsidRPr="00B32524">
        <w:t>.</w:t>
      </w:r>
      <w:r w:rsidRPr="00B32524">
        <w:br/>
        <w:t>Hierfür wird die folgende Active-Directory-Gruppe verwendet:</w:t>
      </w:r>
    </w:p>
    <w:p w14:paraId="58C8B5D2" w14:textId="7BD6BF0B" w:rsidR="00B32524" w:rsidRPr="00B32524" w:rsidRDefault="00B32524" w:rsidP="00166B55">
      <w:pPr>
        <w:numPr>
          <w:ilvl w:val="0"/>
          <w:numId w:val="32"/>
        </w:numPr>
      </w:pPr>
      <w:r w:rsidRPr="00B32524">
        <w:rPr>
          <w:b/>
          <w:bCs/>
        </w:rPr>
        <w:t>G_Outlook_cachedmode</w:t>
      </w:r>
      <w:r w:rsidRPr="00B32524">
        <w:br/>
        <w:t>Enthält alle Benutzer, die ODFC-Disks bzw. Outlook Cached Mode nutzen sollen.</w:t>
      </w:r>
    </w:p>
    <w:p w14:paraId="7FD604E5" w14:textId="77777777" w:rsidR="00B32524" w:rsidRPr="00B32524" w:rsidRDefault="00B32524" w:rsidP="00B32524">
      <w:r w:rsidRPr="00B32524">
        <w:t xml:space="preserve">Für die technische Bereitstellung der ODFC-Container wird die GPO </w:t>
      </w:r>
      <w:r w:rsidRPr="00B32524">
        <w:rPr>
          <w:b/>
          <w:bCs/>
        </w:rPr>
        <w:t>cc_Set_FSLogix_ODFC_2019</w:t>
      </w:r>
      <w:r w:rsidRPr="00B32524">
        <w:t xml:space="preserve"> verwendet.</w:t>
      </w:r>
    </w:p>
    <w:p w14:paraId="5086B6DB" w14:textId="77777777" w:rsidR="00B32524" w:rsidRPr="00B32524" w:rsidRDefault="00B32524" w:rsidP="00B32524">
      <w:r w:rsidRPr="00B32524">
        <w:rPr>
          <w:b/>
          <w:bCs/>
        </w:rPr>
        <w:t>Allgemeine Eckdaten</w:t>
      </w:r>
    </w:p>
    <w:p w14:paraId="5B21DE87" w14:textId="77777777" w:rsidR="00B32524" w:rsidRPr="00B32524" w:rsidRDefault="00B32524" w:rsidP="00166B55">
      <w:pPr>
        <w:numPr>
          <w:ilvl w:val="0"/>
          <w:numId w:val="33"/>
        </w:numPr>
      </w:pPr>
      <w:r w:rsidRPr="00B32524">
        <w:rPr>
          <w:b/>
          <w:bCs/>
        </w:rPr>
        <w:t>Domäne:</w:t>
      </w:r>
      <w:r w:rsidRPr="00B32524">
        <w:t xml:space="preserve"> big.krankenkasse.de</w:t>
      </w:r>
    </w:p>
    <w:p w14:paraId="15840421" w14:textId="77777777" w:rsidR="00B32524" w:rsidRPr="00B32524" w:rsidRDefault="00B32524" w:rsidP="00B32524">
      <w:r w:rsidRPr="00B32524">
        <w:rPr>
          <w:b/>
          <w:bCs/>
        </w:rPr>
        <w:t>Verlinkt auf</w:t>
      </w:r>
    </w:p>
    <w:p w14:paraId="049F1EA3" w14:textId="77777777" w:rsidR="00B32524" w:rsidRPr="00B32524" w:rsidRDefault="00B32524" w:rsidP="00166B55">
      <w:pPr>
        <w:numPr>
          <w:ilvl w:val="0"/>
          <w:numId w:val="34"/>
        </w:numPr>
      </w:pPr>
      <w:r w:rsidRPr="00B32524">
        <w:t>Std_2019_Prod</w:t>
      </w:r>
    </w:p>
    <w:p w14:paraId="676712FA" w14:textId="77777777" w:rsidR="00B32524" w:rsidRPr="00B32524" w:rsidRDefault="00B32524" w:rsidP="00166B55">
      <w:pPr>
        <w:numPr>
          <w:ilvl w:val="0"/>
          <w:numId w:val="34"/>
        </w:numPr>
      </w:pPr>
      <w:r w:rsidRPr="00B32524">
        <w:t>Std_Produktiv_FRA</w:t>
      </w:r>
    </w:p>
    <w:p w14:paraId="784FF0C3" w14:textId="77777777" w:rsidR="00B32524" w:rsidRPr="00B32524" w:rsidRDefault="00B32524" w:rsidP="00166B55">
      <w:pPr>
        <w:numPr>
          <w:ilvl w:val="0"/>
          <w:numId w:val="34"/>
        </w:numPr>
      </w:pPr>
      <w:r w:rsidRPr="00B32524">
        <w:t>Std_Test_FRA</w:t>
      </w:r>
    </w:p>
    <w:p w14:paraId="63C959ED" w14:textId="42E8989A" w:rsidR="00B32524" w:rsidRPr="00B32524" w:rsidRDefault="00B32524" w:rsidP="00B32524">
      <w:r w:rsidRPr="00B32524">
        <w:t>Inhalt der GPO:</w:t>
      </w:r>
    </w:p>
    <w:p w14:paraId="45310663" w14:textId="786C0A05" w:rsidR="00B32524" w:rsidRPr="00B32524" w:rsidRDefault="00B32524" w:rsidP="00B32524">
      <w:r w:rsidRPr="00B32524">
        <w:t>In der GPO ist der Bereich FSLogix / Office 365 Containers aktiviert.</w:t>
      </w:r>
      <w:r w:rsidRPr="00B32524">
        <w:br/>
        <w:t>Dabei wurden folgende Funktionen konfiguriert:</w:t>
      </w:r>
    </w:p>
    <w:p w14:paraId="04CED497" w14:textId="77777777" w:rsidR="00B32524" w:rsidRPr="00B32524" w:rsidRDefault="00B32524" w:rsidP="00166B55">
      <w:pPr>
        <w:numPr>
          <w:ilvl w:val="0"/>
          <w:numId w:val="35"/>
        </w:numPr>
      </w:pPr>
      <w:r w:rsidRPr="00B32524">
        <w:rPr>
          <w:b/>
          <w:bCs/>
        </w:rPr>
        <w:t>Office 365 Container aktiviert</w:t>
      </w:r>
    </w:p>
    <w:p w14:paraId="0DBE696B" w14:textId="77777777" w:rsidR="00B32524" w:rsidRPr="00B32524" w:rsidRDefault="00B32524" w:rsidP="00166B55">
      <w:pPr>
        <w:numPr>
          <w:ilvl w:val="0"/>
          <w:numId w:val="35"/>
        </w:numPr>
      </w:pPr>
      <w:r w:rsidRPr="00B32524">
        <w:rPr>
          <w:b/>
          <w:bCs/>
        </w:rPr>
        <w:t>Office Activation einbezogen</w:t>
      </w:r>
    </w:p>
    <w:p w14:paraId="5CDEE910" w14:textId="77777777" w:rsidR="00B32524" w:rsidRPr="00B32524" w:rsidRDefault="00B32524" w:rsidP="00166B55">
      <w:pPr>
        <w:numPr>
          <w:ilvl w:val="0"/>
          <w:numId w:val="35"/>
        </w:numPr>
      </w:pPr>
      <w:r w:rsidRPr="00B32524">
        <w:rPr>
          <w:b/>
          <w:bCs/>
        </w:rPr>
        <w:t>OneDrive einbezogen</w:t>
      </w:r>
    </w:p>
    <w:p w14:paraId="6E9FF7AE" w14:textId="77777777" w:rsidR="00B32524" w:rsidRPr="00B32524" w:rsidRDefault="00B32524" w:rsidP="00166B55">
      <w:pPr>
        <w:numPr>
          <w:ilvl w:val="0"/>
          <w:numId w:val="35"/>
        </w:numPr>
      </w:pPr>
      <w:r w:rsidRPr="00B32524">
        <w:rPr>
          <w:b/>
          <w:bCs/>
        </w:rPr>
        <w:t>OneNote einbezogen</w:t>
      </w:r>
    </w:p>
    <w:p w14:paraId="09EDCB7F" w14:textId="77777777" w:rsidR="00B32524" w:rsidRPr="00B32524" w:rsidRDefault="00B32524" w:rsidP="00166B55">
      <w:pPr>
        <w:numPr>
          <w:ilvl w:val="0"/>
          <w:numId w:val="35"/>
        </w:numPr>
      </w:pPr>
      <w:r w:rsidRPr="00B32524">
        <w:rPr>
          <w:b/>
          <w:bCs/>
        </w:rPr>
        <w:lastRenderedPageBreak/>
        <w:t>Outlook einbezogen</w:t>
      </w:r>
    </w:p>
    <w:p w14:paraId="02A46F3A" w14:textId="77777777" w:rsidR="00B32524" w:rsidRPr="00B32524" w:rsidRDefault="00B32524" w:rsidP="00166B55">
      <w:pPr>
        <w:numPr>
          <w:ilvl w:val="0"/>
          <w:numId w:val="35"/>
        </w:numPr>
      </w:pPr>
      <w:r w:rsidRPr="00B32524">
        <w:rPr>
          <w:b/>
          <w:bCs/>
        </w:rPr>
        <w:t>Outlook Personalization einbezogen</w:t>
      </w:r>
    </w:p>
    <w:p w14:paraId="794BBE5D" w14:textId="77777777" w:rsidR="00B32524" w:rsidRPr="00B32524" w:rsidRDefault="00B32524" w:rsidP="00166B55">
      <w:pPr>
        <w:numPr>
          <w:ilvl w:val="0"/>
          <w:numId w:val="35"/>
        </w:numPr>
      </w:pPr>
      <w:r w:rsidRPr="00B32524">
        <w:rPr>
          <w:b/>
          <w:bCs/>
        </w:rPr>
        <w:t>Teams einbezogen</w:t>
      </w:r>
    </w:p>
    <w:p w14:paraId="69D2DBC3" w14:textId="77777777" w:rsidR="00B32524" w:rsidRPr="00B32524" w:rsidRDefault="00B32524" w:rsidP="00166B55">
      <w:pPr>
        <w:numPr>
          <w:ilvl w:val="0"/>
          <w:numId w:val="35"/>
        </w:numPr>
      </w:pPr>
      <w:r w:rsidRPr="00B32524">
        <w:rPr>
          <w:b/>
          <w:bCs/>
        </w:rPr>
        <w:t>Dynamischer Datenträger aktiviert</w:t>
      </w:r>
    </w:p>
    <w:p w14:paraId="5945C0D9" w14:textId="77777777" w:rsidR="00B32524" w:rsidRPr="00B32524" w:rsidRDefault="00B32524" w:rsidP="00166B55">
      <w:pPr>
        <w:numPr>
          <w:ilvl w:val="0"/>
          <w:numId w:val="35"/>
        </w:numPr>
      </w:pPr>
      <w:r w:rsidRPr="00B32524">
        <w:rPr>
          <w:b/>
          <w:bCs/>
        </w:rPr>
        <w:t>Maximale Containergröße:</w:t>
      </w:r>
      <w:r w:rsidRPr="00B32524">
        <w:t xml:space="preserve"> 30000 MB</w:t>
      </w:r>
    </w:p>
    <w:p w14:paraId="64042C15" w14:textId="77777777" w:rsidR="00B32524" w:rsidRPr="00B32524" w:rsidRDefault="00B32524" w:rsidP="00166B55">
      <w:pPr>
        <w:numPr>
          <w:ilvl w:val="0"/>
          <w:numId w:val="35"/>
        </w:numPr>
      </w:pPr>
      <w:r w:rsidRPr="00B32524">
        <w:rPr>
          <w:b/>
          <w:bCs/>
        </w:rPr>
        <w:t>VHD Access Mode:</w:t>
      </w:r>
      <w:r w:rsidRPr="00B32524">
        <w:t xml:space="preserve"> Direct Access</w:t>
      </w:r>
    </w:p>
    <w:p w14:paraId="0F1C0703" w14:textId="77777777" w:rsidR="00B32524" w:rsidRPr="00B32524" w:rsidRDefault="00B32524" w:rsidP="00166B55">
      <w:pPr>
        <w:numPr>
          <w:ilvl w:val="0"/>
          <w:numId w:val="35"/>
        </w:numPr>
      </w:pPr>
      <w:r w:rsidRPr="00B32524">
        <w:rPr>
          <w:b/>
          <w:bCs/>
        </w:rPr>
        <w:t>Containerformat:</w:t>
      </w:r>
      <w:r w:rsidRPr="00B32524">
        <w:t xml:space="preserve"> VHDX</w:t>
      </w:r>
    </w:p>
    <w:p w14:paraId="4145A85A" w14:textId="77777777" w:rsidR="00B32524" w:rsidRPr="00B32524" w:rsidRDefault="00B32524" w:rsidP="00B32524">
      <w:r w:rsidRPr="00B32524">
        <w:t>Zusätzlich ist in den erweiterten Einstellungen aktiviert:</w:t>
      </w:r>
    </w:p>
    <w:p w14:paraId="28584942" w14:textId="77777777" w:rsidR="00B32524" w:rsidRPr="00B32524" w:rsidRDefault="00B32524" w:rsidP="00166B55">
      <w:pPr>
        <w:numPr>
          <w:ilvl w:val="0"/>
          <w:numId w:val="36"/>
        </w:numPr>
        <w:rPr>
          <w:lang w:val="en-US"/>
        </w:rPr>
      </w:pPr>
      <w:r w:rsidRPr="00B32524">
        <w:rPr>
          <w:b/>
          <w:bCs/>
          <w:lang w:val="en-US"/>
        </w:rPr>
        <w:t>Remove Orphaned OST Files On Logoff</w:t>
      </w:r>
    </w:p>
    <w:p w14:paraId="5DFF242B" w14:textId="77777777" w:rsidR="00B32524" w:rsidRPr="00B32524" w:rsidRDefault="00B32524" w:rsidP="00B32524">
      <w:r w:rsidRPr="00B32524">
        <w:t>Für die Benennung der Container und Verzeichnisse wurden folgende Parameter gesetzt:</w:t>
      </w:r>
    </w:p>
    <w:p w14:paraId="201B727F" w14:textId="77777777" w:rsidR="00B32524" w:rsidRPr="00B32524" w:rsidRDefault="00B32524" w:rsidP="00166B55">
      <w:pPr>
        <w:numPr>
          <w:ilvl w:val="0"/>
          <w:numId w:val="37"/>
        </w:numPr>
      </w:pPr>
      <w:r w:rsidRPr="00B32524">
        <w:rPr>
          <w:b/>
          <w:bCs/>
        </w:rPr>
        <w:t>No Profile Containing Folder:</w:t>
      </w:r>
      <w:r w:rsidRPr="00B32524">
        <w:t xml:space="preserve"> aktiviert</w:t>
      </w:r>
    </w:p>
    <w:p w14:paraId="580422B0" w14:textId="77777777" w:rsidR="00B32524" w:rsidRPr="00B32524" w:rsidRDefault="00B32524" w:rsidP="00166B55">
      <w:pPr>
        <w:numPr>
          <w:ilvl w:val="0"/>
          <w:numId w:val="37"/>
        </w:numPr>
        <w:rPr>
          <w:lang w:val="en-US"/>
        </w:rPr>
      </w:pPr>
      <w:r w:rsidRPr="00B32524">
        <w:rPr>
          <w:b/>
          <w:bCs/>
          <w:lang w:val="en-US"/>
        </w:rPr>
        <w:t>SID Directory Name Pattern:</w:t>
      </w:r>
      <w:r w:rsidRPr="00B32524">
        <w:rPr>
          <w:lang w:val="en-US"/>
        </w:rPr>
        <w:t xml:space="preserve"> %username%</w:t>
      </w:r>
    </w:p>
    <w:p w14:paraId="31B3AEC0" w14:textId="77777777" w:rsidR="00B32524" w:rsidRPr="00B32524" w:rsidRDefault="00B32524" w:rsidP="00166B55">
      <w:pPr>
        <w:numPr>
          <w:ilvl w:val="0"/>
          <w:numId w:val="37"/>
        </w:numPr>
      </w:pPr>
      <w:r w:rsidRPr="00B32524">
        <w:rPr>
          <w:b/>
          <w:bCs/>
        </w:rPr>
        <w:t>VHD Name Match:</w:t>
      </w:r>
      <w:r w:rsidRPr="00B32524">
        <w:t xml:space="preserve"> ODFC_%username%</w:t>
      </w:r>
    </w:p>
    <w:p w14:paraId="5543DC68" w14:textId="77777777" w:rsidR="00B32524" w:rsidRPr="00B32524" w:rsidRDefault="00B32524" w:rsidP="00166B55">
      <w:pPr>
        <w:numPr>
          <w:ilvl w:val="0"/>
          <w:numId w:val="37"/>
        </w:numPr>
      </w:pPr>
      <w:r w:rsidRPr="00B32524">
        <w:rPr>
          <w:b/>
          <w:bCs/>
        </w:rPr>
        <w:t>VHD Name Pattern:</w:t>
      </w:r>
      <w:r w:rsidRPr="00B32524">
        <w:t xml:space="preserve"> ODFC_%username%</w:t>
      </w:r>
    </w:p>
    <w:p w14:paraId="276B67C3" w14:textId="77777777" w:rsidR="00B32524" w:rsidRPr="00B32524" w:rsidRDefault="00F671D6" w:rsidP="00B32524">
      <w:r>
        <w:rPr>
          <w:noProof/>
        </w:rPr>
        <w:pict w14:anchorId="37087652">
          <v:rect id="_x0000_i1026" alt="" style="width:453.6pt;height:.05pt;mso-width-percent:0;mso-height-percent:0;mso-width-percent:0;mso-height-percent:0" o:hralign="center" o:hrstd="t" o:hr="t" fillcolor="#a0a0a0" stroked="f"/>
        </w:pict>
      </w:r>
    </w:p>
    <w:p w14:paraId="5E785F7B" w14:textId="4FD56792" w:rsidR="00B32524" w:rsidRPr="00B32524" w:rsidRDefault="00B32524" w:rsidP="00B32524">
      <w:pPr>
        <w:rPr>
          <w:b/>
          <w:bCs/>
          <w:lang w:val="en-US"/>
        </w:rPr>
      </w:pPr>
      <w:r w:rsidRPr="00B32524">
        <w:rPr>
          <w:b/>
          <w:bCs/>
          <w:lang w:val="en-US"/>
        </w:rPr>
        <w:t>GPO für den Outlook Cached Mo</w:t>
      </w:r>
      <w:r>
        <w:rPr>
          <w:b/>
          <w:bCs/>
          <w:lang w:val="en-US"/>
        </w:rPr>
        <w:t>dus:</w:t>
      </w:r>
    </w:p>
    <w:p w14:paraId="4AF3E200" w14:textId="77777777" w:rsidR="00B32524" w:rsidRPr="00B32524" w:rsidRDefault="00B32524" w:rsidP="00B32524">
      <w:r w:rsidRPr="00B32524">
        <w:t xml:space="preserve">Für die Aktivierung des Outlook Cached Mode wird zusätzlich die GPO </w:t>
      </w:r>
      <w:r w:rsidRPr="00B32524">
        <w:rPr>
          <w:b/>
          <w:bCs/>
        </w:rPr>
        <w:t>uc_Outlook_cache_enable</w:t>
      </w:r>
      <w:r w:rsidRPr="00B32524">
        <w:t xml:space="preserve"> verwendet.</w:t>
      </w:r>
    </w:p>
    <w:p w14:paraId="0931FE8F" w14:textId="77777777" w:rsidR="00B32524" w:rsidRPr="00B32524" w:rsidRDefault="00B32524" w:rsidP="00B32524">
      <w:r w:rsidRPr="00B32524">
        <w:rPr>
          <w:b/>
          <w:bCs/>
        </w:rPr>
        <w:t>Allgemeine Eckdaten</w:t>
      </w:r>
    </w:p>
    <w:p w14:paraId="5DFF5E48" w14:textId="77777777" w:rsidR="00B32524" w:rsidRPr="00B32524" w:rsidRDefault="00B32524" w:rsidP="00166B55">
      <w:pPr>
        <w:numPr>
          <w:ilvl w:val="0"/>
          <w:numId w:val="38"/>
        </w:numPr>
      </w:pPr>
      <w:r w:rsidRPr="00B32524">
        <w:rPr>
          <w:b/>
          <w:bCs/>
        </w:rPr>
        <w:t>Domäne:</w:t>
      </w:r>
      <w:r w:rsidRPr="00B32524">
        <w:t xml:space="preserve"> big.krankenkasse.de</w:t>
      </w:r>
    </w:p>
    <w:p w14:paraId="28D0E20D" w14:textId="77777777" w:rsidR="00B32524" w:rsidRPr="00B32524" w:rsidRDefault="00B32524" w:rsidP="00166B55">
      <w:pPr>
        <w:numPr>
          <w:ilvl w:val="0"/>
          <w:numId w:val="38"/>
        </w:numPr>
      </w:pPr>
      <w:r w:rsidRPr="00B32524">
        <w:rPr>
          <w:b/>
          <w:bCs/>
        </w:rPr>
        <w:t>GPO-Status:</w:t>
      </w:r>
      <w:r w:rsidRPr="00B32524">
        <w:t xml:space="preserve"> Computereinstellungen deaktiviert / Benutzereinstellungen aktiviert</w:t>
      </w:r>
    </w:p>
    <w:p w14:paraId="6B229E25" w14:textId="77777777" w:rsidR="00B32524" w:rsidRPr="00B32524" w:rsidRDefault="00B32524" w:rsidP="00B32524">
      <w:r w:rsidRPr="00B32524">
        <w:rPr>
          <w:b/>
          <w:bCs/>
        </w:rPr>
        <w:t>Verlinkt auf</w:t>
      </w:r>
    </w:p>
    <w:p w14:paraId="2A19D2B3" w14:textId="77777777" w:rsidR="00B32524" w:rsidRPr="00B32524" w:rsidRDefault="00B32524" w:rsidP="00166B55">
      <w:pPr>
        <w:numPr>
          <w:ilvl w:val="0"/>
          <w:numId w:val="39"/>
        </w:numPr>
      </w:pPr>
      <w:r w:rsidRPr="00B32524">
        <w:t>Std_2019_Prod</w:t>
      </w:r>
    </w:p>
    <w:p w14:paraId="3BB4EE2D" w14:textId="77777777" w:rsidR="00B32524" w:rsidRPr="00B32524" w:rsidRDefault="00B32524" w:rsidP="00166B55">
      <w:pPr>
        <w:numPr>
          <w:ilvl w:val="0"/>
          <w:numId w:val="39"/>
        </w:numPr>
      </w:pPr>
      <w:r w:rsidRPr="00B32524">
        <w:lastRenderedPageBreak/>
        <w:t>Std_Produktiv_FRA</w:t>
      </w:r>
    </w:p>
    <w:p w14:paraId="27220353" w14:textId="77777777" w:rsidR="00B32524" w:rsidRPr="00B32524" w:rsidRDefault="00B32524" w:rsidP="00166B55">
      <w:pPr>
        <w:numPr>
          <w:ilvl w:val="0"/>
          <w:numId w:val="39"/>
        </w:numPr>
      </w:pPr>
      <w:r w:rsidRPr="00B32524">
        <w:t>Std_Test_FRA</w:t>
      </w:r>
    </w:p>
    <w:p w14:paraId="5EE64BDC" w14:textId="77777777" w:rsidR="00B32524" w:rsidRPr="00B32524" w:rsidRDefault="00B32524" w:rsidP="00B32524">
      <w:r w:rsidRPr="00B32524">
        <w:rPr>
          <w:b/>
          <w:bCs/>
        </w:rPr>
        <w:t>Security Filtering</w:t>
      </w:r>
    </w:p>
    <w:p w14:paraId="43F9266A" w14:textId="77777777" w:rsidR="00B32524" w:rsidRPr="00B32524" w:rsidRDefault="00B32524" w:rsidP="00166B55">
      <w:pPr>
        <w:numPr>
          <w:ilvl w:val="0"/>
          <w:numId w:val="40"/>
        </w:numPr>
      </w:pPr>
      <w:r w:rsidRPr="00B32524">
        <w:rPr>
          <w:b/>
          <w:bCs/>
        </w:rPr>
        <w:t>BIG\G_Outlook_cachedmode</w:t>
      </w:r>
    </w:p>
    <w:p w14:paraId="48439523" w14:textId="77777777" w:rsidR="00B32524" w:rsidRPr="00B32524" w:rsidRDefault="00B32524" w:rsidP="00166B55">
      <w:pPr>
        <w:numPr>
          <w:ilvl w:val="0"/>
          <w:numId w:val="35"/>
        </w:numPr>
        <w:rPr>
          <w:b/>
          <w:bCs/>
        </w:rPr>
      </w:pPr>
      <w:r w:rsidRPr="00B32524">
        <w:rPr>
          <w:b/>
          <w:bCs/>
        </w:rPr>
        <w:t>Inhalt der Outlook Cached Mode Konfiguration</w:t>
      </w:r>
    </w:p>
    <w:p w14:paraId="63BD3761" w14:textId="77777777" w:rsidR="00B32524" w:rsidRPr="00B32524" w:rsidRDefault="00B32524" w:rsidP="00B32524">
      <w:r w:rsidRPr="00B32524">
        <w:t>Innerhalb der Benutzerkonfiguration wurden für Microsoft Outlook 2016 folgende Einstellungen gesetzt:</w:t>
      </w:r>
    </w:p>
    <w:p w14:paraId="6D027201" w14:textId="77777777" w:rsidR="00B32524" w:rsidRPr="00B32524" w:rsidRDefault="00B32524" w:rsidP="00166B55">
      <w:pPr>
        <w:numPr>
          <w:ilvl w:val="0"/>
          <w:numId w:val="41"/>
        </w:numPr>
        <w:rPr>
          <w:lang w:val="en-US"/>
        </w:rPr>
      </w:pPr>
      <w:r w:rsidRPr="00B32524">
        <w:rPr>
          <w:b/>
          <w:bCs/>
          <w:lang w:val="en-US"/>
        </w:rPr>
        <w:t>Use Cached Exchange Mode for new and existing Outlook profiles:</w:t>
      </w:r>
      <w:r w:rsidRPr="00B32524">
        <w:rPr>
          <w:lang w:val="en-US"/>
        </w:rPr>
        <w:t xml:space="preserve"> aktiviert</w:t>
      </w:r>
    </w:p>
    <w:p w14:paraId="11DC948A" w14:textId="77777777" w:rsidR="00B32524" w:rsidRPr="00B32524" w:rsidRDefault="00B32524" w:rsidP="00166B55">
      <w:pPr>
        <w:numPr>
          <w:ilvl w:val="0"/>
          <w:numId w:val="41"/>
        </w:numPr>
      </w:pPr>
      <w:r w:rsidRPr="00B32524">
        <w:rPr>
          <w:b/>
          <w:bCs/>
        </w:rPr>
        <w:t>Cached Exchange Mode Sync Settings:</w:t>
      </w:r>
      <w:r w:rsidRPr="00B32524">
        <w:t xml:space="preserve"> aktiviert </w:t>
      </w:r>
    </w:p>
    <w:p w14:paraId="563B357E" w14:textId="77777777" w:rsidR="00B32524" w:rsidRPr="00B32524" w:rsidRDefault="00B32524" w:rsidP="00166B55">
      <w:pPr>
        <w:numPr>
          <w:ilvl w:val="1"/>
          <w:numId w:val="41"/>
        </w:numPr>
      </w:pPr>
      <w:r w:rsidRPr="00B32524">
        <w:t xml:space="preserve">Synchronisationsumfang: </w:t>
      </w:r>
      <w:r w:rsidRPr="00B32524">
        <w:rPr>
          <w:b/>
          <w:bCs/>
        </w:rPr>
        <w:t>All</w:t>
      </w:r>
    </w:p>
    <w:p w14:paraId="388007ED" w14:textId="77777777" w:rsidR="00B32524" w:rsidRPr="00B32524" w:rsidRDefault="00B32524" w:rsidP="00166B55">
      <w:pPr>
        <w:numPr>
          <w:ilvl w:val="0"/>
          <w:numId w:val="41"/>
        </w:numPr>
        <w:rPr>
          <w:lang w:val="en-US"/>
        </w:rPr>
      </w:pPr>
      <w:r w:rsidRPr="00B32524">
        <w:rPr>
          <w:b/>
          <w:bCs/>
          <w:lang w:val="en-US"/>
        </w:rPr>
        <w:t>Disable shared mail folder caching:</w:t>
      </w:r>
      <w:r w:rsidRPr="00B32524">
        <w:rPr>
          <w:lang w:val="en-US"/>
        </w:rPr>
        <w:t xml:space="preserve"> aktiviert</w:t>
      </w:r>
    </w:p>
    <w:p w14:paraId="22BCF12E" w14:textId="77777777" w:rsidR="00B32524" w:rsidRPr="00B32524" w:rsidRDefault="00F671D6" w:rsidP="00B32524">
      <w:r>
        <w:rPr>
          <w:noProof/>
        </w:rPr>
      </w:r>
      <w:r>
        <w:pict w14:anchorId="4AB488E7">
          <v:rect id="Horizontal Line 4" o:spid="_x0000_s2050" style="width:453.6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b+nVbcAAAACAEAAA8AAAAAAAAAAAAAAAAAswQAAGRycy9kb3ducmV2Lnht&#13;&#10;bFBLBQYAAAAABAAEAPMAAAC8BQAAAAA=&#13;&#10;" filled="f">
            <o:lock v:ext="edit" rotation="t" aspectratio="t" verticies="t" text="t" shapetype="t"/>
            <w10:anchorlock/>
          </v:rect>
        </w:pict>
      </w:r>
    </w:p>
    <w:p w14:paraId="3348D72E" w14:textId="386144FF" w:rsidR="00B32524" w:rsidRDefault="00B32524" w:rsidP="00B32524">
      <w:pPr>
        <w:rPr>
          <w:b/>
          <w:bCs/>
        </w:rPr>
      </w:pPr>
      <w:r>
        <w:rPr>
          <w:b/>
          <w:bCs/>
        </w:rPr>
        <w:t>Zusatzhinweise:</w:t>
      </w:r>
    </w:p>
    <w:p w14:paraId="4273BE98" w14:textId="48F327C0" w:rsidR="00B32524" w:rsidRPr="00B32524" w:rsidRDefault="00B32524" w:rsidP="00B32524">
      <w:r w:rsidRPr="00B32524">
        <w:t xml:space="preserve">Durch die Umsetzung gemäß Microsoft Best Practice wird insbesondere sichergestellt, dass Outlook-Cache-Daten und zugehörige Office-Komponenten wie OneNote nicht im klassischen Citrix-Profil verbleiben, sondern separat im ODFC-Container auf dem Cluster </w:t>
      </w:r>
      <w:r w:rsidRPr="00B32524">
        <w:rPr>
          <w:b/>
          <w:bCs/>
        </w:rPr>
        <w:t>big-vffslc</w:t>
      </w:r>
      <w:r w:rsidRPr="00B32524">
        <w:t xml:space="preserve"> gespeichert werden.</w:t>
      </w:r>
    </w:p>
    <w:p w14:paraId="0BE62C40" w14:textId="651A388D" w:rsidR="00B32524" w:rsidRPr="00B32524" w:rsidRDefault="00B32524" w:rsidP="00B32524"/>
    <w:p w14:paraId="03E8A8D0" w14:textId="77777777" w:rsidR="00867A55" w:rsidRPr="001F59EC" w:rsidRDefault="218DE66B" w:rsidP="6B06F679">
      <w:pPr>
        <w:pStyle w:val="berschrift2"/>
        <w:rPr>
          <w:rFonts w:asciiTheme="majorHAnsi" w:hAnsiTheme="majorHAnsi" w:cstheme="majorBidi"/>
          <w:lang w:val="en-GB"/>
        </w:rPr>
      </w:pPr>
      <w:bookmarkStart w:id="287" w:name="_Toc30604641"/>
      <w:bookmarkStart w:id="288" w:name="_Toc38376348"/>
      <w:bookmarkStart w:id="289" w:name="_Toc53566844"/>
      <w:bookmarkStart w:id="290" w:name="_Toc62024222"/>
      <w:r w:rsidRPr="6B06F679">
        <w:rPr>
          <w:rFonts w:asciiTheme="majorHAnsi" w:hAnsiTheme="majorHAnsi" w:cstheme="majorBidi"/>
          <w:lang w:val="en-GB"/>
        </w:rPr>
        <w:t>Storefront</w:t>
      </w:r>
      <w:bookmarkEnd w:id="287"/>
      <w:r w:rsidRPr="6B06F679">
        <w:rPr>
          <w:rFonts w:asciiTheme="majorHAnsi" w:hAnsiTheme="majorHAnsi" w:cstheme="majorBidi"/>
          <w:lang w:val="en-GB"/>
        </w:rPr>
        <w:t xml:space="preserve"> </w:t>
      </w:r>
      <w:bookmarkEnd w:id="288"/>
      <w:bookmarkEnd w:id="289"/>
      <w:bookmarkEnd w:id="290"/>
    </w:p>
    <w:p w14:paraId="0FA0EA43" w14:textId="3B07BF12"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Es </w:t>
      </w:r>
      <w:r w:rsidR="00744F29" w:rsidRPr="001F59EC">
        <w:rPr>
          <w:rFonts w:asciiTheme="majorHAnsi" w:hAnsiTheme="majorHAnsi" w:cstheme="majorHAnsi"/>
        </w:rPr>
        <w:t>wurden</w:t>
      </w:r>
      <w:r w:rsidR="00755CBB" w:rsidRPr="001F59EC">
        <w:rPr>
          <w:rFonts w:asciiTheme="majorHAnsi" w:hAnsiTheme="majorHAnsi" w:cstheme="majorHAnsi"/>
        </w:rPr>
        <w:t xml:space="preserve"> 2 Storefront-Server </w:t>
      </w:r>
      <w:r w:rsidRPr="001F59EC">
        <w:rPr>
          <w:rFonts w:asciiTheme="majorHAnsi" w:hAnsiTheme="majorHAnsi" w:cstheme="majorHAnsi"/>
        </w:rPr>
        <w:t>für die CVAD</w:t>
      </w:r>
      <w:r w:rsidR="00054F99" w:rsidRPr="001F59EC">
        <w:rPr>
          <w:rFonts w:asciiTheme="majorHAnsi" w:hAnsiTheme="majorHAnsi" w:cstheme="majorHAnsi"/>
        </w:rPr>
        <w:t>-</w:t>
      </w:r>
      <w:r w:rsidRPr="001F59EC">
        <w:rPr>
          <w:rFonts w:asciiTheme="majorHAnsi" w:hAnsiTheme="majorHAnsi" w:cstheme="majorHAnsi"/>
        </w:rPr>
        <w:t>Infrastruktur aufgebaut</w:t>
      </w:r>
      <w:r w:rsidR="00D317FE" w:rsidRPr="001F59EC">
        <w:rPr>
          <w:rFonts w:asciiTheme="majorHAnsi" w:hAnsiTheme="majorHAnsi" w:cstheme="majorHAnsi"/>
        </w:rPr>
        <w:t>.</w:t>
      </w:r>
    </w:p>
    <w:p w14:paraId="2B47D6BF" w14:textId="77777777" w:rsidR="00867A55" w:rsidRPr="001F59EC" w:rsidRDefault="218DE66B" w:rsidP="6B06F679">
      <w:pPr>
        <w:pStyle w:val="berschrift3"/>
        <w:rPr>
          <w:rFonts w:asciiTheme="majorHAnsi" w:hAnsiTheme="majorHAnsi" w:cstheme="majorBidi"/>
          <w:lang w:val="en-GB"/>
        </w:rPr>
      </w:pPr>
      <w:bookmarkStart w:id="291" w:name="_Toc38376349"/>
      <w:bookmarkStart w:id="292" w:name="_Toc53566845"/>
      <w:bookmarkStart w:id="293" w:name="_Toc62024223"/>
      <w:bookmarkStart w:id="294" w:name="_Toc1232522776"/>
      <w:r w:rsidRPr="6B06F679">
        <w:rPr>
          <w:rFonts w:asciiTheme="majorHAnsi" w:hAnsiTheme="majorHAnsi" w:cstheme="majorBidi"/>
          <w:lang w:val="en-GB"/>
        </w:rPr>
        <w:t>Basis URL</w:t>
      </w:r>
      <w:bookmarkEnd w:id="291"/>
      <w:bookmarkEnd w:id="292"/>
      <w:bookmarkEnd w:id="293"/>
      <w:bookmarkEnd w:id="294"/>
    </w:p>
    <w:p w14:paraId="7E061F0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Die Basis URL lautet: https://storefront.big.krankenkasse.de</w:t>
      </w:r>
    </w:p>
    <w:p w14:paraId="4BE10784" w14:textId="77777777" w:rsidR="00867A55" w:rsidRPr="001F59EC" w:rsidRDefault="218DE66B" w:rsidP="6B06F679">
      <w:pPr>
        <w:pStyle w:val="berschrift3"/>
        <w:rPr>
          <w:rFonts w:asciiTheme="majorHAnsi" w:hAnsiTheme="majorHAnsi" w:cstheme="majorBidi"/>
          <w:lang w:val="en-GB"/>
        </w:rPr>
      </w:pPr>
      <w:bookmarkStart w:id="295" w:name="_Toc38376350"/>
      <w:bookmarkStart w:id="296" w:name="_Toc53566846"/>
      <w:bookmarkStart w:id="297" w:name="_Toc62024224"/>
      <w:bookmarkStart w:id="298" w:name="_Toc149899187"/>
      <w:r w:rsidRPr="6B06F679">
        <w:rPr>
          <w:rFonts w:asciiTheme="majorHAnsi" w:hAnsiTheme="majorHAnsi" w:cstheme="majorBidi"/>
          <w:lang w:val="en-GB"/>
        </w:rPr>
        <w:t>Stores</w:t>
      </w:r>
      <w:bookmarkEnd w:id="295"/>
      <w:bookmarkEnd w:id="296"/>
      <w:bookmarkEnd w:id="297"/>
      <w:bookmarkEnd w:id="298"/>
    </w:p>
    <w:p w14:paraId="12EA20CF" w14:textId="7461690C"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Es </w:t>
      </w:r>
      <w:r w:rsidR="008E3862" w:rsidRPr="001F59EC">
        <w:rPr>
          <w:rFonts w:asciiTheme="majorHAnsi" w:hAnsiTheme="majorHAnsi" w:cstheme="majorHAnsi"/>
        </w:rPr>
        <w:t>wurde</w:t>
      </w:r>
      <w:r w:rsidRPr="001F59EC">
        <w:rPr>
          <w:rFonts w:asciiTheme="majorHAnsi" w:hAnsiTheme="majorHAnsi" w:cstheme="majorHAnsi"/>
        </w:rPr>
        <w:t xml:space="preserve"> ein Store mit dem Namen “BIG” erstellt für den Internen und Externen Zugriff.</w:t>
      </w:r>
    </w:p>
    <w:p w14:paraId="3E6AC73A" w14:textId="6A4E336A" w:rsidR="00307FEC" w:rsidRPr="001F59EC" w:rsidRDefault="008E3862" w:rsidP="00867A55">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70415823" wp14:editId="7D96AF05">
            <wp:extent cx="5760720" cy="4951730"/>
            <wp:effectExtent l="0" t="0" r="0" b="1270"/>
            <wp:docPr id="1368753715" name="Grafik 1" descr="Ein Bild, das Text, Elektronik, Screenshot,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753715" name="Grafik 1" descr="Ein Bild, das Text, Elektronik, Screenshot, Software enthält.&#10;&#10;KI-generierte Inhalte können fehlerhaft sein."/>
                    <pic:cNvPicPr/>
                  </pic:nvPicPr>
                  <pic:blipFill>
                    <a:blip r:embed="rId115"/>
                    <a:stretch>
                      <a:fillRect/>
                    </a:stretch>
                  </pic:blipFill>
                  <pic:spPr>
                    <a:xfrm>
                      <a:off x="0" y="0"/>
                      <a:ext cx="5760720" cy="4951730"/>
                    </a:xfrm>
                    <a:prstGeom prst="rect">
                      <a:avLst/>
                    </a:prstGeom>
                  </pic:spPr>
                </pic:pic>
              </a:graphicData>
            </a:graphic>
          </wp:inline>
        </w:drawing>
      </w:r>
    </w:p>
    <w:p w14:paraId="55174A3D" w14:textId="7C474C35" w:rsidR="00307FEC" w:rsidRPr="001F59EC" w:rsidRDefault="00307FEC">
      <w:pPr>
        <w:rPr>
          <w:rFonts w:asciiTheme="majorHAnsi" w:hAnsiTheme="majorHAnsi" w:cstheme="majorHAnsi"/>
        </w:rPr>
      </w:pPr>
    </w:p>
    <w:p w14:paraId="79C7458A" w14:textId="77777777" w:rsidR="00BC2C14" w:rsidRPr="001F59EC" w:rsidRDefault="00BC2C14">
      <w:pPr>
        <w:rPr>
          <w:rFonts w:asciiTheme="majorHAnsi" w:hAnsiTheme="majorHAnsi" w:cstheme="majorHAnsi"/>
        </w:rPr>
      </w:pPr>
    </w:p>
    <w:p w14:paraId="2B510645" w14:textId="77777777" w:rsidR="00BC2C14" w:rsidRPr="001F59EC" w:rsidRDefault="00BC2C14">
      <w:pPr>
        <w:rPr>
          <w:rFonts w:asciiTheme="majorHAnsi" w:hAnsiTheme="majorHAnsi" w:cstheme="majorHAnsi"/>
        </w:rPr>
      </w:pPr>
    </w:p>
    <w:p w14:paraId="3AF94E1C" w14:textId="5352CB27" w:rsidR="00867A55" w:rsidRPr="001F59EC" w:rsidRDefault="218DE66B" w:rsidP="6B06F679">
      <w:pPr>
        <w:pStyle w:val="berschrift3"/>
        <w:rPr>
          <w:rFonts w:asciiTheme="majorHAnsi" w:hAnsiTheme="majorHAnsi" w:cstheme="majorBidi"/>
          <w:lang w:val="en-GB"/>
        </w:rPr>
      </w:pPr>
      <w:bookmarkStart w:id="299" w:name="_Toc1807644534"/>
      <w:r w:rsidRPr="6B06F679">
        <w:rPr>
          <w:rFonts w:asciiTheme="majorHAnsi" w:hAnsiTheme="majorHAnsi" w:cstheme="majorBidi"/>
          <w:lang w:val="en-GB"/>
        </w:rPr>
        <w:t>Verfügbarkeit und Lastenausgleich</w:t>
      </w:r>
      <w:bookmarkStart w:id="300" w:name="_Toc38376351"/>
      <w:bookmarkStart w:id="301" w:name="_Toc53566847"/>
      <w:bookmarkStart w:id="302" w:name="_Toc62024225"/>
      <w:bookmarkEnd w:id="299"/>
      <w:bookmarkEnd w:id="300"/>
      <w:bookmarkEnd w:id="301"/>
      <w:bookmarkEnd w:id="302"/>
    </w:p>
    <w:p w14:paraId="093668C2"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rPr>
        <w:t xml:space="preserve">Für eine höhere Verfügbarkeit und als Lastenausgleich wird ein Load Balancer bereitgestellt. </w:t>
      </w:r>
      <w:r w:rsidRPr="001F59EC">
        <w:rPr>
          <w:rFonts w:asciiTheme="majorHAnsi" w:hAnsiTheme="majorHAnsi" w:cstheme="majorHAnsi"/>
          <w:lang w:val="en-GB"/>
        </w:rPr>
        <w:t xml:space="preserve">Dieser Loadbalancer wird über die Citrix ADC Appliance abgebildet. </w:t>
      </w:r>
    </w:p>
    <w:tbl>
      <w:tblPr>
        <w:tblStyle w:val="Tabellenraster"/>
        <w:tblW w:w="0" w:type="auto"/>
        <w:tblLook w:val="04A0" w:firstRow="1" w:lastRow="0" w:firstColumn="1" w:lastColumn="0" w:noHBand="0" w:noVBand="1"/>
      </w:tblPr>
      <w:tblGrid>
        <w:gridCol w:w="3020"/>
        <w:gridCol w:w="1937"/>
        <w:gridCol w:w="4105"/>
      </w:tblGrid>
      <w:tr w:rsidR="002442CF" w:rsidRPr="001F59EC" w14:paraId="20DC408C" w14:textId="77777777">
        <w:tc>
          <w:tcPr>
            <w:tcW w:w="3020" w:type="dxa"/>
            <w:shd w:val="clear" w:color="auto" w:fill="C00000"/>
          </w:tcPr>
          <w:p w14:paraId="5BD14841"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937" w:type="dxa"/>
            <w:shd w:val="clear" w:color="auto" w:fill="C00000"/>
          </w:tcPr>
          <w:p w14:paraId="06CDD868"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4105" w:type="dxa"/>
            <w:shd w:val="clear" w:color="auto" w:fill="C00000"/>
          </w:tcPr>
          <w:p w14:paraId="21F3CBC0" w14:textId="77777777" w:rsidR="002442CF" w:rsidRPr="001F59EC" w:rsidRDefault="002442CF">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2442CF" w:rsidRPr="00E9680B" w14:paraId="58499D50" w14:textId="77777777">
        <w:tc>
          <w:tcPr>
            <w:tcW w:w="3020" w:type="dxa"/>
          </w:tcPr>
          <w:p w14:paraId="3CA4EC63" w14:textId="7C198A80" w:rsidR="002442CF" w:rsidRPr="001F59EC" w:rsidRDefault="002442CF">
            <w:pPr>
              <w:rPr>
                <w:rFonts w:asciiTheme="majorHAnsi" w:hAnsiTheme="majorHAnsi" w:cstheme="majorHAnsi"/>
              </w:rPr>
            </w:pPr>
            <w:r w:rsidRPr="001F59EC">
              <w:rPr>
                <w:rFonts w:asciiTheme="majorHAnsi" w:hAnsiTheme="majorHAnsi" w:cstheme="majorHAnsi"/>
              </w:rPr>
              <w:t>lb_</w:t>
            </w:r>
            <w:r w:rsidR="00075D0E" w:rsidRPr="001F59EC">
              <w:rPr>
                <w:rFonts w:asciiTheme="majorHAnsi" w:hAnsiTheme="majorHAnsi" w:cstheme="majorHAnsi"/>
              </w:rPr>
              <w:t>storefront_ssl</w:t>
            </w:r>
          </w:p>
        </w:tc>
        <w:tc>
          <w:tcPr>
            <w:tcW w:w="1937" w:type="dxa"/>
          </w:tcPr>
          <w:p w14:paraId="1E0D6E47" w14:textId="1BC9E891" w:rsidR="002442CF" w:rsidRPr="001F59EC" w:rsidRDefault="002442CF">
            <w:pPr>
              <w:rPr>
                <w:rFonts w:asciiTheme="majorHAnsi" w:hAnsiTheme="majorHAnsi" w:cstheme="majorHAnsi"/>
              </w:rPr>
            </w:pPr>
            <w:r w:rsidRPr="001F59EC">
              <w:rPr>
                <w:rFonts w:asciiTheme="majorHAnsi" w:hAnsiTheme="majorHAnsi" w:cstheme="majorHAnsi"/>
              </w:rPr>
              <w:t>10.18.11</w:t>
            </w:r>
            <w:r w:rsidR="00075D0E" w:rsidRPr="001F59EC">
              <w:rPr>
                <w:rFonts w:asciiTheme="majorHAnsi" w:hAnsiTheme="majorHAnsi" w:cstheme="majorHAnsi"/>
              </w:rPr>
              <w:t>.5</w:t>
            </w:r>
            <w:r w:rsidR="005A5D80" w:rsidRPr="001F59EC">
              <w:rPr>
                <w:rFonts w:asciiTheme="majorHAnsi" w:hAnsiTheme="majorHAnsi" w:cstheme="majorHAnsi"/>
              </w:rPr>
              <w:t>:443</w:t>
            </w:r>
          </w:p>
        </w:tc>
        <w:tc>
          <w:tcPr>
            <w:tcW w:w="4105" w:type="dxa"/>
          </w:tcPr>
          <w:p w14:paraId="044C6B3E" w14:textId="46188330" w:rsidR="002442CF" w:rsidRPr="001F59EC" w:rsidRDefault="002442CF">
            <w:pPr>
              <w:rPr>
                <w:rFonts w:asciiTheme="majorHAnsi" w:hAnsiTheme="majorHAnsi" w:cstheme="majorHAnsi"/>
              </w:rPr>
            </w:pPr>
            <w:r w:rsidRPr="001F59EC">
              <w:rPr>
                <w:rFonts w:asciiTheme="majorHAnsi" w:hAnsiTheme="majorHAnsi" w:cstheme="majorHAnsi"/>
              </w:rPr>
              <w:t>10.118.10.</w:t>
            </w:r>
            <w:r w:rsidR="00A94728" w:rsidRPr="001F59EC">
              <w:rPr>
                <w:rFonts w:asciiTheme="majorHAnsi" w:hAnsiTheme="majorHAnsi" w:cstheme="majorHAnsi"/>
              </w:rPr>
              <w:t>3</w:t>
            </w:r>
            <w:r w:rsidRPr="001F59EC">
              <w:rPr>
                <w:rFonts w:asciiTheme="majorHAnsi" w:hAnsiTheme="majorHAnsi" w:cstheme="majorHAnsi"/>
              </w:rPr>
              <w:t>:</w:t>
            </w:r>
            <w:r w:rsidR="00A94728" w:rsidRPr="001F59EC">
              <w:rPr>
                <w:rFonts w:asciiTheme="majorHAnsi" w:hAnsiTheme="majorHAnsi" w:cstheme="majorHAnsi"/>
              </w:rPr>
              <w:t>443</w:t>
            </w:r>
            <w:r w:rsidRPr="001F59EC">
              <w:rPr>
                <w:rFonts w:asciiTheme="majorHAnsi" w:hAnsiTheme="majorHAnsi" w:cstheme="majorHAnsi"/>
              </w:rPr>
              <w:t xml:space="preserve"> [big-vctx</w:t>
            </w:r>
            <w:r w:rsidR="00C94127" w:rsidRPr="001F59EC">
              <w:rPr>
                <w:rFonts w:asciiTheme="majorHAnsi" w:hAnsiTheme="majorHAnsi" w:cstheme="majorHAnsi"/>
              </w:rPr>
              <w:t>sf</w:t>
            </w:r>
            <w:r w:rsidRPr="001F59EC">
              <w:rPr>
                <w:rFonts w:asciiTheme="majorHAnsi" w:hAnsiTheme="majorHAnsi" w:cstheme="majorHAnsi"/>
              </w:rPr>
              <w:t>01.big.krankenkasse.de]</w:t>
            </w:r>
          </w:p>
          <w:p w14:paraId="0B6BF695" w14:textId="0BF51550" w:rsidR="002442CF" w:rsidRPr="001F59EC" w:rsidRDefault="002442CF">
            <w:pPr>
              <w:rPr>
                <w:rFonts w:asciiTheme="majorHAnsi" w:hAnsiTheme="majorHAnsi" w:cstheme="majorHAnsi"/>
              </w:rPr>
            </w:pPr>
            <w:r w:rsidRPr="001F59EC">
              <w:rPr>
                <w:rFonts w:asciiTheme="majorHAnsi" w:hAnsiTheme="majorHAnsi" w:cstheme="majorHAnsi"/>
              </w:rPr>
              <w:t>10.118.10.</w:t>
            </w:r>
            <w:r w:rsidR="00A94728" w:rsidRPr="001F59EC">
              <w:rPr>
                <w:rFonts w:asciiTheme="majorHAnsi" w:hAnsiTheme="majorHAnsi" w:cstheme="majorHAnsi"/>
              </w:rPr>
              <w:t>4</w:t>
            </w:r>
            <w:r w:rsidRPr="001F59EC">
              <w:rPr>
                <w:rFonts w:asciiTheme="majorHAnsi" w:hAnsiTheme="majorHAnsi" w:cstheme="majorHAnsi"/>
              </w:rPr>
              <w:t>:</w:t>
            </w:r>
            <w:r w:rsidR="00A94728" w:rsidRPr="001F59EC">
              <w:rPr>
                <w:rFonts w:asciiTheme="majorHAnsi" w:hAnsiTheme="majorHAnsi" w:cstheme="majorHAnsi"/>
              </w:rPr>
              <w:t>443</w:t>
            </w:r>
            <w:r w:rsidRPr="001F59EC">
              <w:rPr>
                <w:rFonts w:asciiTheme="majorHAnsi" w:hAnsiTheme="majorHAnsi" w:cstheme="majorHAnsi"/>
              </w:rPr>
              <w:t xml:space="preserve"> [big-vctx</w:t>
            </w:r>
            <w:r w:rsidR="00C94127" w:rsidRPr="001F59EC">
              <w:rPr>
                <w:rFonts w:asciiTheme="majorHAnsi" w:hAnsiTheme="majorHAnsi" w:cstheme="majorHAnsi"/>
              </w:rPr>
              <w:t>sf</w:t>
            </w:r>
            <w:r w:rsidRPr="001F59EC">
              <w:rPr>
                <w:rFonts w:asciiTheme="majorHAnsi" w:hAnsiTheme="majorHAnsi" w:cstheme="majorHAnsi"/>
              </w:rPr>
              <w:t>01.big.krankenkasse.de]</w:t>
            </w:r>
          </w:p>
          <w:p w14:paraId="5EBA2EF5" w14:textId="44B48E87" w:rsidR="00711883" w:rsidRPr="001F59EC" w:rsidRDefault="00711883">
            <w:pPr>
              <w:rPr>
                <w:rFonts w:asciiTheme="majorHAnsi" w:hAnsiTheme="majorHAnsi" w:cstheme="majorHAnsi"/>
                <w:lang w:val="en-US"/>
              </w:rPr>
            </w:pPr>
            <w:r w:rsidRPr="00E9680B">
              <w:rPr>
                <w:rFonts w:asciiTheme="majorHAnsi" w:hAnsiTheme="majorHAnsi" w:cstheme="majorHAnsi"/>
                <w:lang w:val="en-US"/>
              </w:rPr>
              <w:br/>
            </w:r>
            <w:r w:rsidRPr="001F59EC">
              <w:rPr>
                <w:rFonts w:asciiTheme="majorHAnsi" w:hAnsiTheme="majorHAnsi" w:cstheme="majorHAnsi"/>
                <w:lang w:val="en-US"/>
              </w:rPr>
              <w:t>HTTPS-Redirect 80 -&gt; 443:</w:t>
            </w:r>
          </w:p>
          <w:p w14:paraId="02BAEE03" w14:textId="09F0E8B8" w:rsidR="00711883" w:rsidRPr="001F59EC" w:rsidRDefault="00711883">
            <w:pPr>
              <w:rPr>
                <w:rFonts w:asciiTheme="majorHAnsi" w:hAnsiTheme="majorHAnsi" w:cstheme="majorHAnsi"/>
                <w:lang w:val="en-US"/>
              </w:rPr>
            </w:pPr>
            <w:r w:rsidRPr="001F59EC">
              <w:rPr>
                <w:rFonts w:asciiTheme="majorHAnsi" w:hAnsiTheme="majorHAnsi" w:cstheme="majorHAnsi"/>
                <w:b/>
                <w:bCs/>
                <w:lang w:val="en-US"/>
              </w:rPr>
              <w:t>https://storefront.big.krankenkasse.de</w:t>
            </w:r>
          </w:p>
        </w:tc>
      </w:tr>
    </w:tbl>
    <w:p w14:paraId="2EE32A0F" w14:textId="77777777" w:rsidR="002442CF" w:rsidRPr="001F59EC" w:rsidRDefault="002442CF" w:rsidP="218DE66B">
      <w:pPr>
        <w:rPr>
          <w:rFonts w:asciiTheme="majorHAnsi" w:hAnsiTheme="majorHAnsi" w:cstheme="majorHAnsi"/>
          <w:lang w:val="en-GB"/>
        </w:rPr>
      </w:pPr>
    </w:p>
    <w:p w14:paraId="161CAFE9" w14:textId="77777777" w:rsidR="00867A55" w:rsidRPr="001F59EC" w:rsidRDefault="218DE66B" w:rsidP="6B06F679">
      <w:pPr>
        <w:pStyle w:val="berschrift3"/>
        <w:rPr>
          <w:rFonts w:asciiTheme="majorHAnsi" w:hAnsiTheme="majorHAnsi" w:cstheme="majorBidi"/>
          <w:lang w:val="en-GB"/>
        </w:rPr>
      </w:pPr>
      <w:bookmarkStart w:id="303" w:name="_Toc38376353"/>
      <w:bookmarkStart w:id="304" w:name="_Toc53566849"/>
      <w:bookmarkStart w:id="305" w:name="_Toc62024227"/>
      <w:bookmarkStart w:id="306" w:name="_Toc1964492024"/>
      <w:r w:rsidRPr="6B06F679">
        <w:rPr>
          <w:rFonts w:asciiTheme="majorHAnsi" w:hAnsiTheme="majorHAnsi" w:cstheme="majorBidi"/>
          <w:lang w:val="en-GB"/>
        </w:rPr>
        <w:lastRenderedPageBreak/>
        <w:t>Zertifikat</w:t>
      </w:r>
      <w:bookmarkEnd w:id="303"/>
      <w:bookmarkEnd w:id="304"/>
      <w:bookmarkEnd w:id="305"/>
      <w:bookmarkEnd w:id="306"/>
    </w:p>
    <w:p w14:paraId="65953F5B" w14:textId="2A487042"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der verschlüsselten Webseite wird das </w:t>
      </w:r>
      <w:r w:rsidR="003517E3" w:rsidRPr="001F59EC">
        <w:rPr>
          <w:rFonts w:asciiTheme="majorHAnsi" w:hAnsiTheme="majorHAnsi" w:cstheme="majorHAnsi"/>
        </w:rPr>
        <w:t>vorhandene</w:t>
      </w:r>
      <w:r w:rsidRPr="001F59EC">
        <w:rPr>
          <w:rFonts w:asciiTheme="majorHAnsi" w:hAnsiTheme="majorHAnsi" w:cstheme="majorHAnsi"/>
        </w:rPr>
        <w:t xml:space="preserve"> Wildcard</w:t>
      </w:r>
      <w:r w:rsidR="00183F07" w:rsidRPr="001F59EC">
        <w:rPr>
          <w:rFonts w:asciiTheme="majorHAnsi" w:hAnsiTheme="majorHAnsi" w:cstheme="majorHAnsi"/>
        </w:rPr>
        <w:t>-Z</w:t>
      </w:r>
      <w:r w:rsidRPr="001F59EC">
        <w:rPr>
          <w:rFonts w:asciiTheme="majorHAnsi" w:hAnsiTheme="majorHAnsi" w:cstheme="majorHAnsi"/>
        </w:rPr>
        <w:t>ertif</w:t>
      </w:r>
      <w:r w:rsidR="00AD5CC9" w:rsidRPr="001F59EC">
        <w:rPr>
          <w:rFonts w:asciiTheme="majorHAnsi" w:hAnsiTheme="majorHAnsi" w:cstheme="majorHAnsi"/>
        </w:rPr>
        <w:t>i</w:t>
      </w:r>
      <w:r w:rsidRPr="001F59EC">
        <w:rPr>
          <w:rFonts w:asciiTheme="majorHAnsi" w:hAnsiTheme="majorHAnsi" w:cstheme="majorHAnsi"/>
        </w:rPr>
        <w:t>kat verwendet.</w:t>
      </w:r>
    </w:p>
    <w:p w14:paraId="29AC6B5D" w14:textId="71114198"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Das Zertifikat </w:t>
      </w:r>
      <w:r w:rsidR="00183F07" w:rsidRPr="001F59EC">
        <w:rPr>
          <w:rFonts w:asciiTheme="majorHAnsi" w:hAnsiTheme="majorHAnsi" w:cstheme="majorHAnsi"/>
        </w:rPr>
        <w:t>wurde</w:t>
      </w:r>
      <w:r w:rsidRPr="001F59EC">
        <w:rPr>
          <w:rFonts w:asciiTheme="majorHAnsi" w:hAnsiTheme="majorHAnsi" w:cstheme="majorHAnsi"/>
        </w:rPr>
        <w:t xml:space="preserve"> ebenfalls auf den Loadbalancern importiert. </w:t>
      </w:r>
    </w:p>
    <w:p w14:paraId="1CA4BA1E" w14:textId="0A025D1D" w:rsidR="00867A55" w:rsidRPr="001F59EC" w:rsidRDefault="218DE66B" w:rsidP="6B06F679">
      <w:pPr>
        <w:pStyle w:val="berschrift2"/>
        <w:rPr>
          <w:rFonts w:asciiTheme="majorHAnsi" w:hAnsiTheme="majorHAnsi" w:cstheme="majorBidi"/>
          <w:lang w:val="en-GB"/>
        </w:rPr>
      </w:pPr>
      <w:bookmarkStart w:id="307" w:name="_Toc38376355"/>
      <w:bookmarkStart w:id="308" w:name="_Toc53566851"/>
      <w:bookmarkStart w:id="309" w:name="_Toc62024229"/>
      <w:bookmarkStart w:id="310" w:name="_Toc602911958"/>
      <w:r w:rsidRPr="6B06F679">
        <w:rPr>
          <w:rFonts w:asciiTheme="majorHAnsi" w:hAnsiTheme="majorHAnsi" w:cstheme="majorBidi"/>
          <w:lang w:val="en-GB"/>
        </w:rPr>
        <w:t>Provisioning Services</w:t>
      </w:r>
      <w:bookmarkEnd w:id="307"/>
      <w:bookmarkEnd w:id="308"/>
      <w:bookmarkEnd w:id="309"/>
      <w:r w:rsidR="00531F6B" w:rsidRPr="6B06F679">
        <w:rPr>
          <w:rFonts w:asciiTheme="majorHAnsi" w:hAnsiTheme="majorHAnsi" w:cstheme="majorBidi"/>
          <w:lang w:val="en-GB"/>
        </w:rPr>
        <w:t xml:space="preserve"> (Citrix PVS)</w:t>
      </w:r>
      <w:bookmarkEnd w:id="310"/>
    </w:p>
    <w:p w14:paraId="7684DAE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Bereitstellung der Citrix Terminalserver Worker wird das Golden-Image via Citrix Provisioning bereitgestellt. </w:t>
      </w:r>
    </w:p>
    <w:p w14:paraId="61CFA19E" w14:textId="77777777" w:rsidR="00867A55" w:rsidRPr="001F59EC" w:rsidRDefault="218DE66B" w:rsidP="6B06F679">
      <w:pPr>
        <w:pStyle w:val="berschrift3"/>
        <w:rPr>
          <w:rFonts w:asciiTheme="majorHAnsi" w:hAnsiTheme="majorHAnsi" w:cstheme="majorBidi"/>
          <w:lang w:val="en-GB"/>
        </w:rPr>
      </w:pPr>
      <w:bookmarkStart w:id="311" w:name="_Toc38376356"/>
      <w:bookmarkStart w:id="312" w:name="_Toc53566852"/>
      <w:bookmarkStart w:id="313" w:name="_Toc62024230"/>
      <w:bookmarkStart w:id="314" w:name="_Toc1075016198"/>
      <w:r w:rsidRPr="6B06F679">
        <w:rPr>
          <w:rFonts w:asciiTheme="majorHAnsi" w:hAnsiTheme="majorHAnsi" w:cstheme="majorBidi"/>
        </w:rPr>
        <w:t>Setup</w:t>
      </w:r>
      <w:bookmarkEnd w:id="311"/>
      <w:bookmarkEnd w:id="312"/>
      <w:bookmarkEnd w:id="313"/>
      <w:bookmarkEnd w:id="314"/>
    </w:p>
    <w:p w14:paraId="75781D69" w14:textId="32F69EA6"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Provisioning Server </w:t>
      </w:r>
      <w:r w:rsidR="00A976C3" w:rsidRPr="001F59EC">
        <w:rPr>
          <w:rFonts w:asciiTheme="majorHAnsi" w:hAnsiTheme="majorHAnsi" w:cstheme="majorHAnsi"/>
        </w:rPr>
        <w:t>wurden</w:t>
      </w:r>
      <w:r w:rsidRPr="001F59EC">
        <w:rPr>
          <w:rFonts w:asciiTheme="majorHAnsi" w:hAnsiTheme="majorHAnsi" w:cstheme="majorHAnsi"/>
        </w:rPr>
        <w:t xml:space="preserve"> auf dedizierten Hosts mit SSD Storage bereitgestellt. </w:t>
      </w:r>
    </w:p>
    <w:p w14:paraId="1C0D3E62" w14:textId="77777777" w:rsidR="00867A55" w:rsidRPr="001F59EC" w:rsidRDefault="218DE66B" w:rsidP="6B06F679">
      <w:pPr>
        <w:pStyle w:val="berschrift3"/>
        <w:rPr>
          <w:rFonts w:asciiTheme="majorHAnsi" w:hAnsiTheme="majorHAnsi" w:cstheme="majorBidi"/>
          <w:lang w:val="en-GB"/>
        </w:rPr>
      </w:pPr>
      <w:bookmarkStart w:id="315" w:name="_Toc38376357"/>
      <w:bookmarkStart w:id="316" w:name="_Toc53566853"/>
      <w:bookmarkStart w:id="317" w:name="_Toc62024231"/>
      <w:bookmarkStart w:id="318" w:name="_Toc2108293803"/>
      <w:r w:rsidRPr="6B06F679">
        <w:rPr>
          <w:rFonts w:asciiTheme="majorHAnsi" w:hAnsiTheme="majorHAnsi" w:cstheme="majorBidi"/>
          <w:lang w:val="en-GB"/>
        </w:rPr>
        <w:t>Netzwerk</w:t>
      </w:r>
      <w:bookmarkEnd w:id="315"/>
      <w:bookmarkEnd w:id="316"/>
      <w:bookmarkEnd w:id="317"/>
      <w:bookmarkEnd w:id="318"/>
    </w:p>
    <w:p w14:paraId="431EE52E" w14:textId="6F526CD1"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 Die Provisoning Server </w:t>
      </w:r>
      <w:r w:rsidR="00C67BF3" w:rsidRPr="001F59EC">
        <w:rPr>
          <w:rFonts w:asciiTheme="majorHAnsi" w:hAnsiTheme="majorHAnsi" w:cstheme="majorHAnsi"/>
        </w:rPr>
        <w:t xml:space="preserve">wurden </w:t>
      </w:r>
      <w:r w:rsidR="009A3E59" w:rsidRPr="001F59EC">
        <w:rPr>
          <w:rFonts w:asciiTheme="majorHAnsi" w:hAnsiTheme="majorHAnsi" w:cstheme="majorHAnsi"/>
        </w:rPr>
        <w:t>mit jeweils 2 Netzwerkkarten</w:t>
      </w:r>
      <w:r w:rsidRPr="001F59EC">
        <w:rPr>
          <w:rFonts w:asciiTheme="majorHAnsi" w:hAnsiTheme="majorHAnsi" w:cstheme="majorHAnsi"/>
        </w:rPr>
        <w:t xml:space="preserve"> in </w:t>
      </w:r>
      <w:r w:rsidR="00C67BF3" w:rsidRPr="001F59EC">
        <w:rPr>
          <w:rFonts w:asciiTheme="majorHAnsi" w:hAnsiTheme="majorHAnsi" w:cstheme="majorHAnsi"/>
        </w:rPr>
        <w:t>ein dediziertes</w:t>
      </w:r>
      <w:r w:rsidR="009A3E59" w:rsidRPr="001F59EC">
        <w:rPr>
          <w:rFonts w:asciiTheme="majorHAnsi" w:hAnsiTheme="majorHAnsi" w:cstheme="majorHAnsi"/>
        </w:rPr>
        <w:t xml:space="preserve"> Citrix-LAN</w:t>
      </w:r>
      <w:r w:rsidRPr="001F59EC">
        <w:rPr>
          <w:rFonts w:asciiTheme="majorHAnsi" w:hAnsiTheme="majorHAnsi" w:cstheme="majorHAnsi"/>
        </w:rPr>
        <w:t xml:space="preserve"> installiert.</w:t>
      </w:r>
    </w:p>
    <w:p w14:paraId="5F151B2F" w14:textId="25148C5D" w:rsidR="009A3E59" w:rsidRPr="001F59EC" w:rsidRDefault="009A3E59" w:rsidP="00867A55">
      <w:pPr>
        <w:rPr>
          <w:rFonts w:asciiTheme="majorHAnsi" w:hAnsiTheme="majorHAnsi" w:cstheme="majorHAnsi"/>
        </w:rPr>
      </w:pPr>
      <w:r w:rsidRPr="001F59EC">
        <w:rPr>
          <w:rFonts w:asciiTheme="majorHAnsi" w:hAnsiTheme="majorHAnsi" w:cstheme="majorHAnsi"/>
        </w:rPr>
        <w:t>Eine weitere Netzwerkkarte wurde für den PXE-Stream konfiguriert.</w:t>
      </w:r>
    </w:p>
    <w:p w14:paraId="134AFCAA" w14:textId="77777777" w:rsidR="00867A55" w:rsidRPr="001F59EC" w:rsidRDefault="218DE66B" w:rsidP="6B06F679">
      <w:pPr>
        <w:pStyle w:val="berschrift3"/>
        <w:rPr>
          <w:rFonts w:asciiTheme="majorHAnsi" w:hAnsiTheme="majorHAnsi" w:cstheme="majorBidi"/>
          <w:lang w:val="en-GB"/>
        </w:rPr>
      </w:pPr>
      <w:bookmarkStart w:id="319" w:name="_Toc38376358"/>
      <w:bookmarkStart w:id="320" w:name="_Toc53566854"/>
      <w:bookmarkStart w:id="321" w:name="_Toc62024232"/>
      <w:bookmarkStart w:id="322" w:name="_Toc863026850"/>
      <w:r w:rsidRPr="6B06F679">
        <w:rPr>
          <w:rFonts w:asciiTheme="majorHAnsi" w:hAnsiTheme="majorHAnsi" w:cstheme="majorBidi"/>
          <w:lang w:val="en-GB"/>
        </w:rPr>
        <w:t>Service Account</w:t>
      </w:r>
      <w:bookmarkEnd w:id="319"/>
      <w:bookmarkEnd w:id="320"/>
      <w:bookmarkEnd w:id="321"/>
      <w:bookmarkEnd w:id="322"/>
    </w:p>
    <w:p w14:paraId="3ECBCF43" w14:textId="7A15154A" w:rsidR="00867A55" w:rsidRPr="001F59EC" w:rsidRDefault="000B3635" w:rsidP="218DE66B">
      <w:pPr>
        <w:rPr>
          <w:rFonts w:asciiTheme="majorHAnsi" w:hAnsiTheme="majorHAnsi" w:cstheme="majorHAnsi"/>
        </w:rPr>
      </w:pPr>
      <w:r w:rsidRPr="001F59EC">
        <w:rPr>
          <w:rFonts w:asciiTheme="majorHAnsi" w:hAnsiTheme="majorHAnsi" w:cstheme="majorHAnsi"/>
        </w:rPr>
        <w:t>Die</w:t>
      </w:r>
      <w:r w:rsidR="218DE66B" w:rsidRPr="001F59EC">
        <w:rPr>
          <w:rFonts w:asciiTheme="majorHAnsi" w:hAnsiTheme="majorHAnsi" w:cstheme="majorHAnsi"/>
        </w:rPr>
        <w:t xml:space="preserve"> Streaming</w:t>
      </w:r>
      <w:r w:rsidR="0023039C" w:rsidRPr="001F59EC">
        <w:rPr>
          <w:rFonts w:asciiTheme="majorHAnsi" w:hAnsiTheme="majorHAnsi" w:cstheme="majorHAnsi"/>
        </w:rPr>
        <w:t xml:space="preserve">-Services werden mit </w:t>
      </w:r>
      <w:r w:rsidR="000E562F" w:rsidRPr="001F59EC">
        <w:rPr>
          <w:rFonts w:asciiTheme="majorHAnsi" w:hAnsiTheme="majorHAnsi" w:cstheme="majorHAnsi"/>
        </w:rPr>
        <w:t>dem</w:t>
      </w:r>
      <w:r w:rsidR="0023039C" w:rsidRPr="001F59EC">
        <w:rPr>
          <w:rFonts w:asciiTheme="majorHAnsi" w:hAnsiTheme="majorHAnsi" w:cstheme="majorHAnsi"/>
        </w:rPr>
        <w:t xml:space="preserve"> Service-User</w:t>
      </w:r>
      <w:r w:rsidR="000E562F" w:rsidRPr="001F59EC">
        <w:rPr>
          <w:rFonts w:asciiTheme="majorHAnsi" w:hAnsiTheme="majorHAnsi" w:cstheme="majorHAnsi"/>
        </w:rPr>
        <w:t xml:space="preserve"> </w:t>
      </w:r>
      <w:r w:rsidR="000E562F" w:rsidRPr="001F59EC">
        <w:rPr>
          <w:rFonts w:asciiTheme="majorHAnsi" w:hAnsiTheme="majorHAnsi" w:cstheme="majorHAnsi"/>
          <w:b/>
          <w:bCs/>
        </w:rPr>
        <w:t>big.krankenkasse.de\svc_pvs</w:t>
      </w:r>
      <w:r w:rsidR="000E562F" w:rsidRPr="001F59EC">
        <w:rPr>
          <w:rFonts w:asciiTheme="majorHAnsi" w:hAnsiTheme="majorHAnsi" w:cstheme="majorHAnsi"/>
        </w:rPr>
        <w:t xml:space="preserve"> </w:t>
      </w:r>
      <w:r w:rsidR="0023039C" w:rsidRPr="001F59EC">
        <w:rPr>
          <w:rFonts w:asciiTheme="majorHAnsi" w:hAnsiTheme="majorHAnsi" w:cstheme="majorHAnsi"/>
        </w:rPr>
        <w:t>ausgeführt</w:t>
      </w:r>
      <w:r w:rsidR="000E562F" w:rsidRPr="001F59EC">
        <w:rPr>
          <w:rFonts w:asciiTheme="majorHAnsi" w:hAnsiTheme="majorHAnsi" w:cstheme="majorHAnsi"/>
        </w:rPr>
        <w:t>:</w:t>
      </w:r>
    </w:p>
    <w:p w14:paraId="677B3ED7" w14:textId="1FD06EDB"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API Service</w:t>
      </w:r>
    </w:p>
    <w:p w14:paraId="2AEF9168" w14:textId="42056D9F"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Soap Server</w:t>
      </w:r>
    </w:p>
    <w:p w14:paraId="11651034" w14:textId="2187FAF3" w:rsidR="000E562F" w:rsidRPr="001F59EC" w:rsidRDefault="000E562F" w:rsidP="000E562F">
      <w:pPr>
        <w:pStyle w:val="Listenabsatz"/>
        <w:numPr>
          <w:ilvl w:val="0"/>
          <w:numId w:val="14"/>
        </w:numPr>
        <w:rPr>
          <w:rFonts w:asciiTheme="majorHAnsi" w:hAnsiTheme="majorHAnsi" w:cstheme="majorHAnsi"/>
        </w:rPr>
      </w:pPr>
      <w:r w:rsidRPr="001F59EC">
        <w:rPr>
          <w:rFonts w:asciiTheme="majorHAnsi" w:hAnsiTheme="majorHAnsi" w:cstheme="majorHAnsi"/>
        </w:rPr>
        <w:t>Citrix PVS Stream Service</w:t>
      </w:r>
    </w:p>
    <w:p w14:paraId="2BDB1E73" w14:textId="3B20B140" w:rsidR="00867A55" w:rsidRPr="001F59EC" w:rsidRDefault="006303E5" w:rsidP="00867A55">
      <w:pPr>
        <w:rPr>
          <w:rFonts w:asciiTheme="majorHAnsi" w:hAnsiTheme="majorHAnsi" w:cstheme="majorHAnsi"/>
        </w:rPr>
      </w:pPr>
      <w:r w:rsidRPr="001F59EC">
        <w:rPr>
          <w:rFonts w:asciiTheme="majorHAnsi" w:hAnsiTheme="majorHAnsi" w:cstheme="majorHAnsi"/>
        </w:rPr>
        <w:t>Der Service-User ist Mitglied der lokale Administratoren-Gruppe auf den beiden Provisioning Server.</w:t>
      </w:r>
    </w:p>
    <w:p w14:paraId="102BE4D7" w14:textId="496181CD" w:rsidR="00867A55" w:rsidRPr="001F59EC" w:rsidRDefault="218DE66B" w:rsidP="6B06F679">
      <w:pPr>
        <w:pStyle w:val="berschrift3"/>
        <w:rPr>
          <w:rFonts w:asciiTheme="majorHAnsi" w:hAnsiTheme="majorHAnsi" w:cstheme="majorBidi"/>
          <w:lang w:val="en-GB"/>
        </w:rPr>
      </w:pPr>
      <w:bookmarkStart w:id="323" w:name="_Toc38376359"/>
      <w:bookmarkStart w:id="324" w:name="_Toc53566855"/>
      <w:bookmarkStart w:id="325" w:name="_Toc62024233"/>
      <w:bookmarkStart w:id="326" w:name="_Toc906723378"/>
      <w:r w:rsidRPr="6B06F679">
        <w:rPr>
          <w:rFonts w:asciiTheme="majorHAnsi" w:hAnsiTheme="majorHAnsi" w:cstheme="majorBidi"/>
          <w:lang w:val="en-GB"/>
        </w:rPr>
        <w:t>Datenbank</w:t>
      </w:r>
      <w:bookmarkEnd w:id="323"/>
      <w:bookmarkEnd w:id="324"/>
      <w:bookmarkEnd w:id="325"/>
      <w:bookmarkEnd w:id="326"/>
    </w:p>
    <w:p w14:paraId="6A3750E9" w14:textId="1876734E" w:rsidR="00BE3C69" w:rsidRPr="001F59EC" w:rsidRDefault="000B3635" w:rsidP="00867A55">
      <w:pPr>
        <w:rPr>
          <w:rFonts w:asciiTheme="majorHAnsi" w:hAnsiTheme="majorHAnsi" w:cstheme="majorHAnsi"/>
        </w:rPr>
      </w:pPr>
      <w:bookmarkStart w:id="327" w:name="_Hlk14077445"/>
      <w:r w:rsidRPr="001F59EC">
        <w:rPr>
          <w:rFonts w:asciiTheme="majorHAnsi" w:hAnsiTheme="majorHAnsi" w:cstheme="majorHAnsi"/>
        </w:rPr>
        <w:t xml:space="preserve">Die SQL Datenbank </w:t>
      </w:r>
      <w:r w:rsidR="00FB3D1D" w:rsidRPr="001F59EC">
        <w:rPr>
          <w:rFonts w:asciiTheme="majorHAnsi" w:hAnsiTheme="majorHAnsi" w:cstheme="majorHAnsi"/>
          <w:b/>
          <w:bCs/>
        </w:rPr>
        <w:t>CTX_PVS</w:t>
      </w:r>
      <w:r w:rsidR="00FB3D1D" w:rsidRPr="001F59EC">
        <w:rPr>
          <w:rFonts w:asciiTheme="majorHAnsi" w:hAnsiTheme="majorHAnsi" w:cstheme="majorHAnsi"/>
        </w:rPr>
        <w:t xml:space="preserve"> </w:t>
      </w:r>
      <w:r w:rsidRPr="001F59EC">
        <w:rPr>
          <w:rFonts w:asciiTheme="majorHAnsi" w:hAnsiTheme="majorHAnsi" w:cstheme="majorHAnsi"/>
        </w:rPr>
        <w:t xml:space="preserve">wird über den SQL-Server </w:t>
      </w:r>
      <w:r w:rsidR="218DE66B" w:rsidRPr="001F59EC">
        <w:rPr>
          <w:rFonts w:asciiTheme="majorHAnsi" w:hAnsiTheme="majorHAnsi" w:cstheme="majorHAnsi"/>
          <w:b/>
          <w:bCs/>
        </w:rPr>
        <w:t>big-vsql-tech</w:t>
      </w:r>
      <w:r w:rsidRPr="001F59EC">
        <w:rPr>
          <w:rFonts w:asciiTheme="majorHAnsi" w:hAnsiTheme="majorHAnsi" w:cstheme="majorHAnsi"/>
          <w:b/>
          <w:bCs/>
        </w:rPr>
        <w:t>01.big.krankenkasse.de</w:t>
      </w:r>
      <w:r w:rsidRPr="001F59EC">
        <w:rPr>
          <w:rFonts w:asciiTheme="majorHAnsi" w:hAnsiTheme="majorHAnsi" w:cstheme="majorHAnsi"/>
        </w:rPr>
        <w:t xml:space="preserve"> </w:t>
      </w:r>
      <w:r w:rsidR="00BE3C69" w:rsidRPr="001F59EC">
        <w:rPr>
          <w:rFonts w:asciiTheme="majorHAnsi" w:hAnsiTheme="majorHAnsi" w:cstheme="majorHAnsi"/>
        </w:rPr>
        <w:t>bereitgestellt.</w:t>
      </w:r>
    </w:p>
    <w:p w14:paraId="5E65032A" w14:textId="722E66E3" w:rsidR="00867A55" w:rsidRPr="001F59EC" w:rsidRDefault="218DE66B" w:rsidP="6B06F679">
      <w:pPr>
        <w:pStyle w:val="berschrift3"/>
        <w:rPr>
          <w:rFonts w:asciiTheme="majorHAnsi" w:hAnsiTheme="majorHAnsi" w:cstheme="majorBidi"/>
          <w:lang w:val="en-GB"/>
        </w:rPr>
      </w:pPr>
      <w:bookmarkStart w:id="328" w:name="_Toc1000343199"/>
      <w:bookmarkEnd w:id="327"/>
      <w:r w:rsidRPr="6B06F679">
        <w:rPr>
          <w:rFonts w:asciiTheme="majorHAnsi" w:hAnsiTheme="majorHAnsi" w:cstheme="majorBidi"/>
          <w:lang w:val="en-GB"/>
        </w:rPr>
        <w:t>vDisks</w:t>
      </w:r>
      <w:bookmarkStart w:id="329" w:name="_Toc38376360"/>
      <w:bookmarkStart w:id="330" w:name="_Toc53566856"/>
      <w:bookmarkStart w:id="331" w:name="_Toc62024234"/>
      <w:bookmarkEnd w:id="328"/>
      <w:bookmarkEnd w:id="329"/>
      <w:bookmarkEnd w:id="330"/>
      <w:bookmarkEnd w:id="331"/>
    </w:p>
    <w:p w14:paraId="6437581E"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Citrix Worker wird ein Image auf Basis von Windows Server 2019 aufgebaut. </w:t>
      </w:r>
    </w:p>
    <w:p w14:paraId="0A8F51F9" w14:textId="67A4B73C" w:rsidR="00FD0FE9" w:rsidRPr="001F59EC" w:rsidRDefault="00380376" w:rsidP="00867A55">
      <w:pPr>
        <w:rPr>
          <w:rFonts w:asciiTheme="majorHAnsi" w:hAnsiTheme="majorHAnsi" w:cstheme="majorHAnsi"/>
        </w:rPr>
      </w:pPr>
      <w:r w:rsidRPr="001F59EC">
        <w:rPr>
          <w:rFonts w:asciiTheme="majorHAnsi" w:hAnsiTheme="majorHAnsi" w:cstheme="majorHAnsi"/>
          <w:noProof/>
        </w:rPr>
        <w:drawing>
          <wp:inline distT="0" distB="0" distL="0" distR="0" wp14:anchorId="35167089" wp14:editId="6A341B53">
            <wp:extent cx="5760720" cy="996315"/>
            <wp:effectExtent l="0" t="0" r="0" b="0"/>
            <wp:docPr id="1889625958" name="Grafik 1" descr="Ein Bild, das Text, Schrift, Screenshot, Algebra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625958" name="Grafik 1" descr="Ein Bild, das Text, Schrift, Screenshot, Algebra enthält.&#10;&#10;KI-generierte Inhalte können fehlerhaft sein."/>
                    <pic:cNvPicPr/>
                  </pic:nvPicPr>
                  <pic:blipFill>
                    <a:blip r:embed="rId116"/>
                    <a:stretch>
                      <a:fillRect/>
                    </a:stretch>
                  </pic:blipFill>
                  <pic:spPr>
                    <a:xfrm>
                      <a:off x="0" y="0"/>
                      <a:ext cx="5760720" cy="996315"/>
                    </a:xfrm>
                    <a:prstGeom prst="rect">
                      <a:avLst/>
                    </a:prstGeom>
                  </pic:spPr>
                </pic:pic>
              </a:graphicData>
            </a:graphic>
          </wp:inline>
        </w:drawing>
      </w:r>
    </w:p>
    <w:p w14:paraId="3A3C6C63" w14:textId="77777777" w:rsidR="00867A55" w:rsidRPr="001F59EC" w:rsidRDefault="218DE66B" w:rsidP="218DE66B">
      <w:pPr>
        <w:pStyle w:val="berschrift4"/>
        <w:rPr>
          <w:rFonts w:asciiTheme="majorHAnsi" w:hAnsiTheme="majorHAnsi" w:cstheme="majorHAnsi"/>
          <w:lang w:val="en-GB"/>
        </w:rPr>
      </w:pPr>
      <w:r w:rsidRPr="001F59EC">
        <w:rPr>
          <w:rFonts w:asciiTheme="majorHAnsi" w:hAnsiTheme="majorHAnsi" w:cstheme="majorHAnsi"/>
          <w:lang w:val="en-GB"/>
        </w:rPr>
        <w:t>Write Cache</w:t>
      </w:r>
    </w:p>
    <w:p w14:paraId="4E9D7311" w14:textId="52418902" w:rsidR="006423D0" w:rsidRPr="001F59EC" w:rsidRDefault="218DE66B">
      <w:pPr>
        <w:rPr>
          <w:rFonts w:asciiTheme="majorHAnsi" w:hAnsiTheme="majorHAnsi" w:cstheme="majorHAnsi"/>
        </w:rPr>
      </w:pPr>
      <w:r w:rsidRPr="001F59EC">
        <w:rPr>
          <w:rFonts w:asciiTheme="majorHAnsi" w:hAnsiTheme="majorHAnsi" w:cstheme="majorHAnsi"/>
          <w:lang w:val="en-US"/>
        </w:rPr>
        <w:t>Als Cache Type wird “Cache in Device RAM with Overflow on hard disk</w:t>
      </w:r>
      <w:r w:rsidR="006D67E2" w:rsidRPr="001F59EC">
        <w:rPr>
          <w:rFonts w:asciiTheme="majorHAnsi" w:hAnsiTheme="majorHAnsi" w:cstheme="majorHAnsi"/>
          <w:lang w:val="en-US"/>
        </w:rPr>
        <w:t>”</w:t>
      </w:r>
      <w:r w:rsidRPr="001F59EC">
        <w:rPr>
          <w:rFonts w:asciiTheme="majorHAnsi" w:hAnsiTheme="majorHAnsi" w:cstheme="majorHAnsi"/>
          <w:lang w:val="en-US"/>
        </w:rPr>
        <w:t xml:space="preserve"> </w:t>
      </w:r>
      <w:r w:rsidR="006D67E2" w:rsidRPr="001F59EC">
        <w:rPr>
          <w:rFonts w:asciiTheme="majorHAnsi" w:hAnsiTheme="majorHAnsi" w:cstheme="majorHAnsi"/>
          <w:lang w:val="en-US"/>
        </w:rPr>
        <w:t>konfiguriert</w:t>
      </w:r>
      <w:r w:rsidRPr="001F59EC">
        <w:rPr>
          <w:rFonts w:asciiTheme="majorHAnsi" w:hAnsiTheme="majorHAnsi" w:cstheme="majorHAnsi"/>
          <w:lang w:val="en-US"/>
        </w:rPr>
        <w:t xml:space="preserve">. </w:t>
      </w:r>
      <w:r w:rsidRPr="001F59EC">
        <w:rPr>
          <w:rFonts w:asciiTheme="majorHAnsi" w:hAnsiTheme="majorHAnsi" w:cstheme="majorHAnsi"/>
        </w:rPr>
        <w:t xml:space="preserve">Der Wert für den Cache beträgt </w:t>
      </w:r>
      <w:r w:rsidR="006D67E2" w:rsidRPr="001F59EC">
        <w:rPr>
          <w:rFonts w:asciiTheme="majorHAnsi" w:hAnsiTheme="majorHAnsi" w:cstheme="majorHAnsi"/>
        </w:rPr>
        <w:t>4 GB RAM</w:t>
      </w:r>
      <w:r w:rsidRPr="001F59EC">
        <w:rPr>
          <w:rFonts w:asciiTheme="majorHAnsi" w:hAnsiTheme="majorHAnsi" w:cstheme="majorHAnsi"/>
        </w:rPr>
        <w:t xml:space="preserve">. </w:t>
      </w:r>
    </w:p>
    <w:p w14:paraId="1088D277" w14:textId="77777777" w:rsidR="00BC2C14" w:rsidRPr="001F59EC" w:rsidRDefault="00BC2C14">
      <w:pPr>
        <w:rPr>
          <w:rFonts w:asciiTheme="majorHAnsi" w:hAnsiTheme="majorHAnsi" w:cstheme="majorHAnsi"/>
        </w:rPr>
      </w:pPr>
    </w:p>
    <w:p w14:paraId="784D1BEC" w14:textId="77777777" w:rsidR="00867A55" w:rsidRPr="001F59EC" w:rsidRDefault="218DE66B" w:rsidP="6B06F679">
      <w:pPr>
        <w:pStyle w:val="berschrift3"/>
        <w:rPr>
          <w:rFonts w:asciiTheme="majorHAnsi" w:hAnsiTheme="majorHAnsi" w:cstheme="majorBidi"/>
          <w:lang w:val="en-GB"/>
        </w:rPr>
      </w:pPr>
      <w:bookmarkStart w:id="332" w:name="_Toc38376361"/>
      <w:bookmarkStart w:id="333" w:name="_Toc53566857"/>
      <w:bookmarkStart w:id="334" w:name="_Toc62024235"/>
      <w:bookmarkStart w:id="335" w:name="_Toc974909705"/>
      <w:r w:rsidRPr="6B06F679">
        <w:rPr>
          <w:rFonts w:asciiTheme="majorHAnsi" w:hAnsiTheme="majorHAnsi" w:cstheme="majorBidi"/>
          <w:lang w:val="en-GB"/>
        </w:rPr>
        <w:t>Targets</w:t>
      </w:r>
      <w:bookmarkEnd w:id="332"/>
      <w:bookmarkEnd w:id="333"/>
      <w:bookmarkEnd w:id="334"/>
      <w:bookmarkEnd w:id="335"/>
    </w:p>
    <w:p w14:paraId="4135121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lastRenderedPageBreak/>
        <w:t>Es werden folgende Citrix Worker ausgerollt:</w:t>
      </w:r>
    </w:p>
    <w:tbl>
      <w:tblPr>
        <w:tblStyle w:val="ahdFormatvorlage2"/>
        <w:tblpPr w:leftFromText="180" w:rightFromText="180" w:vertAnchor="text" w:horzAnchor="margin" w:tblpY="22"/>
        <w:tblW w:w="9634" w:type="dxa"/>
        <w:tblLayout w:type="fixed"/>
        <w:tblLook w:val="04A0" w:firstRow="1" w:lastRow="0" w:firstColumn="1" w:lastColumn="0" w:noHBand="0" w:noVBand="1"/>
      </w:tblPr>
      <w:tblGrid>
        <w:gridCol w:w="2405"/>
        <w:gridCol w:w="851"/>
        <w:gridCol w:w="1417"/>
        <w:gridCol w:w="3686"/>
        <w:gridCol w:w="1275"/>
      </w:tblGrid>
      <w:tr w:rsidR="004F4932" w:rsidRPr="001F59EC" w14:paraId="72B2A65B" w14:textId="77777777" w:rsidTr="004F4932">
        <w:trPr>
          <w:cnfStyle w:val="100000000000" w:firstRow="1" w:lastRow="0" w:firstColumn="0" w:lastColumn="0" w:oddVBand="0" w:evenVBand="0" w:oddHBand="0" w:evenHBand="0" w:firstRowFirstColumn="0" w:firstRowLastColumn="0" w:lastRowFirstColumn="0" w:lastRowLastColumn="0"/>
          <w:trHeight w:val="238"/>
        </w:trPr>
        <w:tc>
          <w:tcPr>
            <w:tcW w:w="9634" w:type="dxa"/>
            <w:gridSpan w:val="5"/>
          </w:tcPr>
          <w:p w14:paraId="3662430A"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Citrix Worker</w:t>
            </w:r>
          </w:p>
        </w:tc>
      </w:tr>
      <w:tr w:rsidR="004F4932" w:rsidRPr="001F59EC" w14:paraId="48351694" w14:textId="77777777" w:rsidTr="004F4932">
        <w:trPr>
          <w:trHeight w:val="377"/>
        </w:trPr>
        <w:tc>
          <w:tcPr>
            <w:tcW w:w="2405" w:type="dxa"/>
            <w:shd w:val="clear" w:color="auto" w:fill="C00000"/>
          </w:tcPr>
          <w:p w14:paraId="4AA4D516"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Name</w:t>
            </w:r>
          </w:p>
        </w:tc>
        <w:tc>
          <w:tcPr>
            <w:tcW w:w="851" w:type="dxa"/>
            <w:shd w:val="clear" w:color="auto" w:fill="C00000"/>
          </w:tcPr>
          <w:p w14:paraId="308F99B7" w14:textId="77777777" w:rsidR="004F4932" w:rsidRPr="001F59EC" w:rsidRDefault="004F4932" w:rsidP="004F4932">
            <w:pPr>
              <w:rPr>
                <w:rFonts w:asciiTheme="majorHAnsi" w:hAnsiTheme="majorHAnsi" w:cstheme="majorHAnsi"/>
                <w:b/>
                <w:bCs/>
                <w:color w:val="FFFFFF" w:themeColor="background1"/>
                <w:lang w:val="en-GB"/>
              </w:rPr>
            </w:pPr>
            <w:r w:rsidRPr="001F59EC">
              <w:rPr>
                <w:rFonts w:asciiTheme="majorHAnsi" w:hAnsiTheme="majorHAnsi" w:cstheme="majorHAnsi"/>
                <w:b/>
                <w:bCs/>
                <w:color w:val="FFFFFF" w:themeColor="background1"/>
              </w:rPr>
              <w:t>vCPU</w:t>
            </w:r>
          </w:p>
        </w:tc>
        <w:tc>
          <w:tcPr>
            <w:tcW w:w="1417" w:type="dxa"/>
            <w:shd w:val="clear" w:color="auto" w:fill="C00000"/>
          </w:tcPr>
          <w:p w14:paraId="1008CA77" w14:textId="77777777" w:rsidR="004F4932" w:rsidRPr="001F59EC" w:rsidRDefault="004F4932" w:rsidP="004F4932">
            <w:pPr>
              <w:rPr>
                <w:rFonts w:asciiTheme="majorHAnsi" w:hAnsiTheme="majorHAnsi" w:cstheme="majorHAnsi"/>
                <w:b/>
                <w:bCs/>
                <w:color w:val="FFFFFF" w:themeColor="background1"/>
                <w:sz w:val="22"/>
                <w:lang w:val="en-GB"/>
              </w:rPr>
            </w:pPr>
            <w:r w:rsidRPr="001F59EC">
              <w:rPr>
                <w:rFonts w:asciiTheme="majorHAnsi" w:hAnsiTheme="majorHAnsi" w:cstheme="majorHAnsi"/>
                <w:b/>
                <w:bCs/>
                <w:color w:val="FFFFFF" w:themeColor="background1"/>
              </w:rPr>
              <w:t>RAM</w:t>
            </w:r>
          </w:p>
        </w:tc>
        <w:tc>
          <w:tcPr>
            <w:tcW w:w="3686" w:type="dxa"/>
            <w:shd w:val="clear" w:color="auto" w:fill="C00000"/>
          </w:tcPr>
          <w:p w14:paraId="3C4BE78F"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Beschreibung</w:t>
            </w:r>
          </w:p>
        </w:tc>
        <w:tc>
          <w:tcPr>
            <w:tcW w:w="1275" w:type="dxa"/>
            <w:shd w:val="clear" w:color="auto" w:fill="C00000"/>
          </w:tcPr>
          <w:p w14:paraId="46FF38DB" w14:textId="77777777" w:rsidR="004F4932" w:rsidRPr="001F59EC" w:rsidRDefault="004F4932" w:rsidP="004F4932">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HDD/GB</w:t>
            </w:r>
          </w:p>
        </w:tc>
      </w:tr>
      <w:tr w:rsidR="004F4932" w:rsidRPr="001F59EC" w14:paraId="787A69F7" w14:textId="77777777" w:rsidTr="004F4932">
        <w:trPr>
          <w:trHeight w:val="377"/>
        </w:trPr>
        <w:tc>
          <w:tcPr>
            <w:tcW w:w="9634" w:type="dxa"/>
            <w:gridSpan w:val="5"/>
          </w:tcPr>
          <w:p w14:paraId="37B0109F" w14:textId="77777777" w:rsidR="004F4932" w:rsidRPr="001F59EC" w:rsidRDefault="004F4932" w:rsidP="004F4932">
            <w:pPr>
              <w:jc w:val="center"/>
              <w:rPr>
                <w:rFonts w:asciiTheme="majorHAnsi" w:hAnsiTheme="majorHAnsi" w:cstheme="majorHAnsi"/>
                <w:b/>
                <w:bCs/>
              </w:rPr>
            </w:pPr>
            <w:r w:rsidRPr="001F59EC">
              <w:rPr>
                <w:rFonts w:asciiTheme="majorHAnsi" w:hAnsiTheme="majorHAnsi" w:cstheme="majorHAnsi"/>
                <w:b/>
                <w:bCs/>
              </w:rPr>
              <w:t>Master</w:t>
            </w:r>
          </w:p>
        </w:tc>
      </w:tr>
      <w:tr w:rsidR="004F4932" w:rsidRPr="001F59EC" w14:paraId="779BC3D0" w14:textId="77777777" w:rsidTr="004F4932">
        <w:trPr>
          <w:trHeight w:val="377"/>
        </w:trPr>
        <w:tc>
          <w:tcPr>
            <w:tcW w:w="2405" w:type="dxa"/>
          </w:tcPr>
          <w:p w14:paraId="0B403081"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big-ctxwrk000m</w:t>
            </w:r>
          </w:p>
        </w:tc>
        <w:tc>
          <w:tcPr>
            <w:tcW w:w="851" w:type="dxa"/>
          </w:tcPr>
          <w:p w14:paraId="38917D6F"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4085EA7C" w14:textId="77777777" w:rsidR="004F4932" w:rsidRPr="001F59EC" w:rsidRDefault="004F4932" w:rsidP="004F4932">
            <w:pPr>
              <w:rPr>
                <w:rFonts w:asciiTheme="majorHAnsi" w:hAnsiTheme="majorHAnsi" w:cstheme="majorHAnsi"/>
                <w:b/>
                <w:bCs/>
                <w:lang w:val="en-GB"/>
              </w:rPr>
            </w:pPr>
            <w:r w:rsidRPr="001F59EC">
              <w:rPr>
                <w:rFonts w:asciiTheme="majorHAnsi" w:hAnsiTheme="majorHAnsi" w:cstheme="majorHAnsi"/>
                <w:lang w:val="en-GB"/>
              </w:rPr>
              <w:t>40 GB</w:t>
            </w:r>
          </w:p>
        </w:tc>
        <w:tc>
          <w:tcPr>
            <w:tcW w:w="3686" w:type="dxa"/>
          </w:tcPr>
          <w:p w14:paraId="6C8164BF"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ctxwrk2019v3</w:t>
            </w:r>
          </w:p>
        </w:tc>
        <w:tc>
          <w:tcPr>
            <w:tcW w:w="1275" w:type="dxa"/>
          </w:tcPr>
          <w:p w14:paraId="3B02DB17" w14:textId="0D3B3A21"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1DA54268" w14:textId="77777777" w:rsidTr="004F4932">
        <w:trPr>
          <w:trHeight w:val="377"/>
        </w:trPr>
        <w:tc>
          <w:tcPr>
            <w:tcW w:w="2405" w:type="dxa"/>
          </w:tcPr>
          <w:p w14:paraId="2DB40730"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big-ctxwrk001m</w:t>
            </w:r>
          </w:p>
        </w:tc>
        <w:tc>
          <w:tcPr>
            <w:tcW w:w="851" w:type="dxa"/>
          </w:tcPr>
          <w:p w14:paraId="6E848364" w14:textId="5B1CC8BA"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6CB1940D" w14:textId="64071ADD"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389B952"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ctxwrkBI2019v3</w:t>
            </w:r>
          </w:p>
        </w:tc>
        <w:tc>
          <w:tcPr>
            <w:tcW w:w="1275" w:type="dxa"/>
          </w:tcPr>
          <w:p w14:paraId="05976FB6" w14:textId="71A02A2D"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6724EE3B" w14:textId="77777777" w:rsidTr="004F4932">
        <w:trPr>
          <w:trHeight w:val="377"/>
        </w:trPr>
        <w:tc>
          <w:tcPr>
            <w:tcW w:w="2405" w:type="dxa"/>
          </w:tcPr>
          <w:p w14:paraId="67F1467A"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big-ctxwrk002m</w:t>
            </w:r>
          </w:p>
        </w:tc>
        <w:tc>
          <w:tcPr>
            <w:tcW w:w="851" w:type="dxa"/>
          </w:tcPr>
          <w:p w14:paraId="2E29A717" w14:textId="7A4D7B2E"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0EFBDEFF" w14:textId="18E8C76F"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6FA6949B"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ctxwrk2019t</w:t>
            </w:r>
          </w:p>
        </w:tc>
        <w:tc>
          <w:tcPr>
            <w:tcW w:w="1275" w:type="dxa"/>
          </w:tcPr>
          <w:p w14:paraId="649FF272" w14:textId="2A7BBC06"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78683AD7" w14:textId="77777777" w:rsidTr="004F4932">
        <w:trPr>
          <w:trHeight w:val="377"/>
        </w:trPr>
        <w:tc>
          <w:tcPr>
            <w:tcW w:w="2405" w:type="dxa"/>
          </w:tcPr>
          <w:p w14:paraId="0ED44014"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big-ctxwrk1900m</w:t>
            </w:r>
          </w:p>
        </w:tc>
        <w:tc>
          <w:tcPr>
            <w:tcW w:w="851" w:type="dxa"/>
          </w:tcPr>
          <w:p w14:paraId="7FAAEF4B" w14:textId="5833ED20"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5BAAFAA5" w14:textId="49E5DC05"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495E6315" w14:textId="77777777" w:rsidR="004F4932" w:rsidRPr="001F59EC" w:rsidRDefault="004F4932" w:rsidP="004F4932">
            <w:pPr>
              <w:rPr>
                <w:rFonts w:asciiTheme="majorHAnsi" w:hAnsiTheme="majorHAnsi" w:cstheme="majorHAnsi"/>
                <w:lang w:val="en-GB"/>
              </w:rPr>
            </w:pPr>
            <w:r w:rsidRPr="001F59EC">
              <w:rPr>
                <w:rFonts w:asciiTheme="majorHAnsi" w:hAnsiTheme="majorHAnsi" w:cstheme="majorHAnsi"/>
                <w:lang w:val="en-GB"/>
              </w:rPr>
              <w:t>Master Server für ctxwrk2019v4</w:t>
            </w:r>
          </w:p>
        </w:tc>
        <w:tc>
          <w:tcPr>
            <w:tcW w:w="1275" w:type="dxa"/>
          </w:tcPr>
          <w:p w14:paraId="450BFFFC" w14:textId="70B5E20C" w:rsidR="004F4932" w:rsidRPr="001F59EC" w:rsidRDefault="003800F1" w:rsidP="004F4932">
            <w:pPr>
              <w:rPr>
                <w:rFonts w:asciiTheme="majorHAnsi" w:hAnsiTheme="majorHAnsi" w:cstheme="majorHAnsi"/>
                <w:lang w:val="en-GB"/>
              </w:rPr>
            </w:pPr>
            <w:r w:rsidRPr="001F59EC">
              <w:rPr>
                <w:rFonts w:asciiTheme="majorHAnsi" w:hAnsiTheme="majorHAnsi" w:cstheme="majorHAnsi"/>
                <w:lang w:val="en-GB"/>
              </w:rPr>
              <w:t>50</w:t>
            </w:r>
          </w:p>
        </w:tc>
      </w:tr>
      <w:tr w:rsidR="004F4932" w:rsidRPr="001F59EC" w14:paraId="6FBA95B1" w14:textId="77777777" w:rsidTr="004F4932">
        <w:trPr>
          <w:trHeight w:val="377"/>
        </w:trPr>
        <w:tc>
          <w:tcPr>
            <w:tcW w:w="9634" w:type="dxa"/>
            <w:gridSpan w:val="5"/>
          </w:tcPr>
          <w:p w14:paraId="51A63135" w14:textId="77777777" w:rsidR="004F4932" w:rsidRPr="001F59EC" w:rsidRDefault="004F4932" w:rsidP="004F4932">
            <w:pPr>
              <w:jc w:val="center"/>
              <w:rPr>
                <w:rFonts w:asciiTheme="majorHAnsi" w:hAnsiTheme="majorHAnsi" w:cstheme="majorHAnsi"/>
                <w:b/>
                <w:bCs/>
                <w:lang w:val="en-GB"/>
              </w:rPr>
            </w:pPr>
            <w:r w:rsidRPr="001F59EC">
              <w:rPr>
                <w:rFonts w:asciiTheme="majorHAnsi" w:hAnsiTheme="majorHAnsi" w:cstheme="majorHAnsi"/>
                <w:b/>
                <w:bCs/>
                <w:lang w:val="en-GB"/>
              </w:rPr>
              <w:t>Test</w:t>
            </w:r>
          </w:p>
        </w:tc>
      </w:tr>
      <w:tr w:rsidR="003800F1" w:rsidRPr="001F59EC" w14:paraId="5C4DE02A" w14:textId="77777777" w:rsidTr="004F4932">
        <w:trPr>
          <w:trHeight w:val="364"/>
        </w:trPr>
        <w:tc>
          <w:tcPr>
            <w:tcW w:w="2405" w:type="dxa"/>
          </w:tcPr>
          <w:p w14:paraId="640DA687"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big-ctxwrk000t</w:t>
            </w:r>
          </w:p>
        </w:tc>
        <w:tc>
          <w:tcPr>
            <w:tcW w:w="851" w:type="dxa"/>
          </w:tcPr>
          <w:p w14:paraId="7ABA735D"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5DE8AD52" w14:textId="77777777" w:rsidR="003800F1" w:rsidRPr="001F59EC" w:rsidRDefault="003800F1" w:rsidP="003800F1">
            <w:pPr>
              <w:rPr>
                <w:rFonts w:asciiTheme="majorHAnsi" w:hAnsiTheme="majorHAnsi" w:cstheme="majorHAnsi"/>
                <w:b/>
                <w:bCs/>
                <w:lang w:val="en-GB"/>
              </w:rPr>
            </w:pPr>
            <w:r w:rsidRPr="001F59EC">
              <w:rPr>
                <w:rFonts w:asciiTheme="majorHAnsi" w:hAnsiTheme="majorHAnsi" w:cstheme="majorHAnsi"/>
                <w:lang w:val="en-GB"/>
              </w:rPr>
              <w:t>40 GB</w:t>
            </w:r>
          </w:p>
        </w:tc>
        <w:tc>
          <w:tcPr>
            <w:tcW w:w="3686" w:type="dxa"/>
          </w:tcPr>
          <w:p w14:paraId="424E0A6A" w14:textId="5789CDDF"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ctxwrk2019v3</w:t>
            </w:r>
          </w:p>
        </w:tc>
        <w:tc>
          <w:tcPr>
            <w:tcW w:w="1275" w:type="dxa"/>
          </w:tcPr>
          <w:p w14:paraId="46F2665D" w14:textId="0A5F074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43FCA87B" w14:textId="77777777" w:rsidTr="004F4932">
        <w:trPr>
          <w:trHeight w:val="364"/>
        </w:trPr>
        <w:tc>
          <w:tcPr>
            <w:tcW w:w="2405" w:type="dxa"/>
          </w:tcPr>
          <w:p w14:paraId="329D980E"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big-ctxwrk001t</w:t>
            </w:r>
          </w:p>
        </w:tc>
        <w:tc>
          <w:tcPr>
            <w:tcW w:w="851" w:type="dxa"/>
          </w:tcPr>
          <w:p w14:paraId="62DF2108" w14:textId="63DCD91C"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250328D8" w14:textId="599C7FBA"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0542A064" w14:textId="4BEB151C"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ctxwrkBI2019v3</w:t>
            </w:r>
          </w:p>
        </w:tc>
        <w:tc>
          <w:tcPr>
            <w:tcW w:w="1275" w:type="dxa"/>
          </w:tcPr>
          <w:p w14:paraId="680FDF76" w14:textId="08C8FCC9"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7128F861" w14:textId="77777777" w:rsidTr="004F4932">
        <w:trPr>
          <w:trHeight w:val="364"/>
        </w:trPr>
        <w:tc>
          <w:tcPr>
            <w:tcW w:w="2405" w:type="dxa"/>
          </w:tcPr>
          <w:p w14:paraId="4ED83EC4"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big-ctxwrk002t</w:t>
            </w:r>
          </w:p>
        </w:tc>
        <w:tc>
          <w:tcPr>
            <w:tcW w:w="851" w:type="dxa"/>
          </w:tcPr>
          <w:p w14:paraId="58ECB500" w14:textId="2A81FF82"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0BE8AC00" w14:textId="3988DA6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81B3E29" w14:textId="03A393A9"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ctxwrk2019t</w:t>
            </w:r>
          </w:p>
        </w:tc>
        <w:tc>
          <w:tcPr>
            <w:tcW w:w="1275" w:type="dxa"/>
          </w:tcPr>
          <w:p w14:paraId="482C93A5" w14:textId="1FAB8BB5"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5927AF92" w14:textId="77777777" w:rsidTr="004F4932">
        <w:trPr>
          <w:trHeight w:val="364"/>
        </w:trPr>
        <w:tc>
          <w:tcPr>
            <w:tcW w:w="2405" w:type="dxa"/>
          </w:tcPr>
          <w:p w14:paraId="4BCDA077"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big-ctxwrk2019t</w:t>
            </w:r>
          </w:p>
        </w:tc>
        <w:tc>
          <w:tcPr>
            <w:tcW w:w="851" w:type="dxa"/>
          </w:tcPr>
          <w:p w14:paraId="2A91DF8E"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393A1AC3" w14:textId="7777777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05216BF5" w14:textId="4CB23631"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Test Server für ctxwrk2019v4</w:t>
            </w:r>
          </w:p>
        </w:tc>
        <w:tc>
          <w:tcPr>
            <w:tcW w:w="1275" w:type="dxa"/>
          </w:tcPr>
          <w:p w14:paraId="6E37438F" w14:textId="5788A92F"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3800F1" w:rsidRPr="001F59EC" w14:paraId="7E80E2DA" w14:textId="77777777" w:rsidTr="004F4932">
        <w:trPr>
          <w:trHeight w:val="364"/>
        </w:trPr>
        <w:tc>
          <w:tcPr>
            <w:tcW w:w="9634" w:type="dxa"/>
            <w:gridSpan w:val="5"/>
          </w:tcPr>
          <w:p w14:paraId="62876029" w14:textId="71F52EA3" w:rsidR="003800F1" w:rsidRPr="001F59EC" w:rsidRDefault="003800F1" w:rsidP="003800F1">
            <w:pPr>
              <w:jc w:val="center"/>
              <w:rPr>
                <w:rFonts w:asciiTheme="majorHAnsi" w:hAnsiTheme="majorHAnsi" w:cstheme="majorHAnsi"/>
                <w:b/>
                <w:bCs/>
                <w:lang w:val="en-GB"/>
              </w:rPr>
            </w:pPr>
            <w:r w:rsidRPr="001F59EC">
              <w:rPr>
                <w:rFonts w:asciiTheme="majorHAnsi" w:hAnsiTheme="majorHAnsi" w:cstheme="majorHAnsi"/>
                <w:b/>
                <w:bCs/>
                <w:lang w:val="en-GB"/>
              </w:rPr>
              <w:t>Produktiv</w:t>
            </w:r>
            <w:r w:rsidR="00741915" w:rsidRPr="001F59EC">
              <w:rPr>
                <w:rFonts w:asciiTheme="majorHAnsi" w:hAnsiTheme="majorHAnsi" w:cstheme="majorHAnsi"/>
                <w:b/>
                <w:bCs/>
                <w:lang w:val="en-GB"/>
              </w:rPr>
              <w:t xml:space="preserve"> (2019)</w:t>
            </w:r>
          </w:p>
        </w:tc>
      </w:tr>
      <w:tr w:rsidR="003800F1" w:rsidRPr="001F59EC" w14:paraId="3B23A89F" w14:textId="77777777" w:rsidTr="004F4932">
        <w:trPr>
          <w:trHeight w:val="364"/>
        </w:trPr>
        <w:tc>
          <w:tcPr>
            <w:tcW w:w="2405" w:type="dxa"/>
          </w:tcPr>
          <w:p w14:paraId="4797F805" w14:textId="44468EE8"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big-ctxwrk001 –</w:t>
            </w:r>
          </w:p>
          <w:p w14:paraId="647CCD8A" w14:textId="086589F4"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big-ctxwrk1</w:t>
            </w:r>
            <w:r w:rsidR="002261BE" w:rsidRPr="001F59EC">
              <w:rPr>
                <w:rFonts w:asciiTheme="majorHAnsi" w:hAnsiTheme="majorHAnsi" w:cstheme="majorHAnsi"/>
                <w:lang w:val="en-GB"/>
              </w:rPr>
              <w:t>00</w:t>
            </w:r>
            <w:r w:rsidR="00606CC5" w:rsidRPr="001F59EC">
              <w:rPr>
                <w:rFonts w:asciiTheme="majorHAnsi" w:hAnsiTheme="majorHAnsi" w:cstheme="majorHAnsi"/>
                <w:lang w:val="en-GB"/>
              </w:rPr>
              <w:t>;</w:t>
            </w:r>
          </w:p>
          <w:p w14:paraId="169987D1" w14:textId="523C3A88" w:rsidR="002261BE" w:rsidRPr="001F59EC" w:rsidRDefault="002261BE" w:rsidP="003800F1">
            <w:pPr>
              <w:rPr>
                <w:rFonts w:asciiTheme="majorHAnsi" w:hAnsiTheme="majorHAnsi" w:cstheme="majorHAnsi"/>
                <w:lang w:val="en-GB"/>
              </w:rPr>
            </w:pPr>
            <w:r w:rsidRPr="001F59EC">
              <w:rPr>
                <w:rFonts w:asciiTheme="majorHAnsi" w:hAnsiTheme="majorHAnsi" w:cstheme="majorHAnsi"/>
                <w:lang w:val="en-GB"/>
              </w:rPr>
              <w:t>big-ctxwrk107 –</w:t>
            </w:r>
          </w:p>
          <w:p w14:paraId="0AAF2BC7" w14:textId="3A6A1B40" w:rsidR="002261BE" w:rsidRPr="001F59EC" w:rsidRDefault="00184066" w:rsidP="003800F1">
            <w:pPr>
              <w:rPr>
                <w:rFonts w:asciiTheme="majorHAnsi" w:hAnsiTheme="majorHAnsi" w:cstheme="majorHAnsi"/>
                <w:lang w:val="en-GB"/>
              </w:rPr>
            </w:pPr>
            <w:r w:rsidRPr="001F59EC">
              <w:rPr>
                <w:rFonts w:asciiTheme="majorHAnsi" w:hAnsiTheme="majorHAnsi" w:cstheme="majorHAnsi"/>
                <w:lang w:val="en-GB"/>
              </w:rPr>
              <w:t>big-ctxwrk146</w:t>
            </w:r>
            <w:r w:rsidR="00606CC5" w:rsidRPr="001F59EC">
              <w:rPr>
                <w:rFonts w:asciiTheme="majorHAnsi" w:hAnsiTheme="majorHAnsi" w:cstheme="majorHAnsi"/>
                <w:lang w:val="en-GB"/>
              </w:rPr>
              <w:t>;</w:t>
            </w:r>
          </w:p>
          <w:p w14:paraId="7D2F2DC2" w14:textId="5ACC9126" w:rsidR="00184066" w:rsidRPr="001F59EC" w:rsidRDefault="00184066" w:rsidP="00184066">
            <w:pPr>
              <w:rPr>
                <w:rFonts w:asciiTheme="majorHAnsi" w:hAnsiTheme="majorHAnsi" w:cstheme="majorHAnsi"/>
                <w:lang w:val="en-GB"/>
              </w:rPr>
            </w:pPr>
            <w:r w:rsidRPr="001F59EC">
              <w:rPr>
                <w:rFonts w:asciiTheme="majorHAnsi" w:hAnsiTheme="majorHAnsi" w:cstheme="majorHAnsi"/>
                <w:lang w:val="en-GB"/>
              </w:rPr>
              <w:t>big-ctxwrk151 –</w:t>
            </w:r>
          </w:p>
          <w:p w14:paraId="318BBCDB" w14:textId="49060E75" w:rsidR="00184066" w:rsidRPr="001F59EC" w:rsidRDefault="00184066" w:rsidP="00184066">
            <w:pPr>
              <w:rPr>
                <w:rFonts w:asciiTheme="majorHAnsi" w:hAnsiTheme="majorHAnsi" w:cstheme="majorHAnsi"/>
                <w:lang w:val="en-GB"/>
              </w:rPr>
            </w:pPr>
            <w:r w:rsidRPr="001F59EC">
              <w:rPr>
                <w:rFonts w:asciiTheme="majorHAnsi" w:hAnsiTheme="majorHAnsi" w:cstheme="majorHAnsi"/>
                <w:lang w:val="en-GB"/>
              </w:rPr>
              <w:t>big-ctxwrk1</w:t>
            </w:r>
            <w:r w:rsidR="00606CC5" w:rsidRPr="001F59EC">
              <w:rPr>
                <w:rFonts w:asciiTheme="majorHAnsi" w:hAnsiTheme="majorHAnsi" w:cstheme="majorHAnsi"/>
                <w:lang w:val="en-GB"/>
              </w:rPr>
              <w:t>90</w:t>
            </w:r>
          </w:p>
        </w:tc>
        <w:tc>
          <w:tcPr>
            <w:tcW w:w="851" w:type="dxa"/>
          </w:tcPr>
          <w:p w14:paraId="58D8FA8B" w14:textId="2F5D64F3"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1710904C" w14:textId="3F95752B"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717C795D" w14:textId="2362CA04" w:rsidR="003800F1" w:rsidRPr="001F59EC" w:rsidRDefault="00A95E4A" w:rsidP="003800F1">
            <w:pPr>
              <w:rPr>
                <w:rFonts w:asciiTheme="majorHAnsi" w:hAnsiTheme="majorHAnsi" w:cstheme="majorHAnsi"/>
                <w:lang w:val="en-GB"/>
              </w:rPr>
            </w:pPr>
            <w:r w:rsidRPr="001F59EC">
              <w:rPr>
                <w:rFonts w:asciiTheme="majorHAnsi" w:hAnsiTheme="majorHAnsi" w:cstheme="majorHAnsi"/>
                <w:lang w:val="en-GB"/>
              </w:rPr>
              <w:t>Produktiv Server für ctxwrk2019v3</w:t>
            </w:r>
          </w:p>
        </w:tc>
        <w:tc>
          <w:tcPr>
            <w:tcW w:w="1275" w:type="dxa"/>
          </w:tcPr>
          <w:p w14:paraId="4F48E91C" w14:textId="1F4CF9E7" w:rsidR="003800F1" w:rsidRPr="001F59EC" w:rsidRDefault="003800F1" w:rsidP="003800F1">
            <w:pPr>
              <w:rPr>
                <w:rFonts w:asciiTheme="majorHAnsi" w:hAnsiTheme="majorHAnsi" w:cstheme="majorHAnsi"/>
                <w:lang w:val="en-GB"/>
              </w:rPr>
            </w:pPr>
            <w:r w:rsidRPr="001F59EC">
              <w:rPr>
                <w:rFonts w:asciiTheme="majorHAnsi" w:hAnsiTheme="majorHAnsi" w:cstheme="majorHAnsi"/>
                <w:lang w:val="en-GB"/>
              </w:rPr>
              <w:t>50</w:t>
            </w:r>
          </w:p>
        </w:tc>
      </w:tr>
      <w:tr w:rsidR="00741915" w:rsidRPr="001F59EC" w14:paraId="1D47D3C4" w14:textId="77777777">
        <w:trPr>
          <w:trHeight w:val="364"/>
        </w:trPr>
        <w:tc>
          <w:tcPr>
            <w:tcW w:w="9634" w:type="dxa"/>
            <w:gridSpan w:val="5"/>
          </w:tcPr>
          <w:p w14:paraId="58E32679" w14:textId="5E24081E" w:rsidR="00741915" w:rsidRPr="001F59EC" w:rsidRDefault="00741915" w:rsidP="00741915">
            <w:pPr>
              <w:jc w:val="center"/>
              <w:rPr>
                <w:rFonts w:asciiTheme="majorHAnsi" w:hAnsiTheme="majorHAnsi" w:cstheme="majorHAnsi"/>
                <w:b/>
                <w:bCs/>
                <w:lang w:val="en-GB"/>
              </w:rPr>
            </w:pPr>
            <w:r w:rsidRPr="001F59EC">
              <w:rPr>
                <w:rFonts w:asciiTheme="majorHAnsi" w:hAnsiTheme="majorHAnsi" w:cstheme="majorHAnsi"/>
                <w:b/>
                <w:bCs/>
                <w:lang w:val="en-GB"/>
              </w:rPr>
              <w:t>Produktiv (2019 BI)</w:t>
            </w:r>
          </w:p>
        </w:tc>
      </w:tr>
      <w:tr w:rsidR="00741915" w:rsidRPr="001F59EC" w14:paraId="692FC0E6" w14:textId="77777777" w:rsidTr="004F4932">
        <w:trPr>
          <w:trHeight w:val="364"/>
        </w:trPr>
        <w:tc>
          <w:tcPr>
            <w:tcW w:w="2405" w:type="dxa"/>
          </w:tcPr>
          <w:p w14:paraId="4CD697AC" w14:textId="39000C16" w:rsidR="00741915"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w:t>
            </w:r>
            <w:r w:rsidR="00456FAE" w:rsidRPr="001F59EC">
              <w:rPr>
                <w:rFonts w:asciiTheme="majorHAnsi" w:hAnsiTheme="majorHAnsi" w:cstheme="majorHAnsi"/>
                <w:lang w:val="en-GB"/>
              </w:rPr>
              <w:t>ig-ctxwrk101 –</w:t>
            </w:r>
          </w:p>
          <w:p w14:paraId="2BD63DA2" w14:textId="13A43647" w:rsidR="00456FAE"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w:t>
            </w:r>
            <w:r w:rsidR="00456FAE" w:rsidRPr="001F59EC">
              <w:rPr>
                <w:rFonts w:asciiTheme="majorHAnsi" w:hAnsiTheme="majorHAnsi" w:cstheme="majorHAnsi"/>
                <w:lang w:val="en-GB"/>
              </w:rPr>
              <w:t>ig-ctxwrk</w:t>
            </w:r>
            <w:r w:rsidRPr="001F59EC">
              <w:rPr>
                <w:rFonts w:asciiTheme="majorHAnsi" w:hAnsiTheme="majorHAnsi" w:cstheme="majorHAnsi"/>
                <w:lang w:val="en-GB"/>
              </w:rPr>
              <w:t>106</w:t>
            </w:r>
            <w:r w:rsidR="00606CC5" w:rsidRPr="001F59EC">
              <w:rPr>
                <w:rFonts w:asciiTheme="majorHAnsi" w:hAnsiTheme="majorHAnsi" w:cstheme="majorHAnsi"/>
                <w:lang w:val="en-GB"/>
              </w:rPr>
              <w:t>;</w:t>
            </w:r>
          </w:p>
          <w:p w14:paraId="3189A7E7" w14:textId="4B5ACEC0" w:rsidR="003D53C3"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big-ctxwrk147 –</w:t>
            </w:r>
          </w:p>
          <w:p w14:paraId="348F51B6" w14:textId="0E7FE50C" w:rsidR="003D53C3" w:rsidRPr="001F59EC" w:rsidRDefault="003D53C3" w:rsidP="003800F1">
            <w:pPr>
              <w:rPr>
                <w:rFonts w:asciiTheme="majorHAnsi" w:hAnsiTheme="majorHAnsi" w:cstheme="majorHAnsi"/>
                <w:lang w:val="en-GB"/>
              </w:rPr>
            </w:pPr>
            <w:r w:rsidRPr="001F59EC">
              <w:rPr>
                <w:rFonts w:asciiTheme="majorHAnsi" w:hAnsiTheme="majorHAnsi" w:cstheme="majorHAnsi"/>
                <w:lang w:val="en-GB"/>
              </w:rPr>
              <w:t>big-ctxwrk150</w:t>
            </w:r>
          </w:p>
        </w:tc>
        <w:tc>
          <w:tcPr>
            <w:tcW w:w="851" w:type="dxa"/>
          </w:tcPr>
          <w:p w14:paraId="793E85E9" w14:textId="5C040593"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8</w:t>
            </w:r>
          </w:p>
        </w:tc>
        <w:tc>
          <w:tcPr>
            <w:tcW w:w="1417" w:type="dxa"/>
          </w:tcPr>
          <w:p w14:paraId="6EA430D4" w14:textId="22CBDA7F"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40 GB</w:t>
            </w:r>
          </w:p>
        </w:tc>
        <w:tc>
          <w:tcPr>
            <w:tcW w:w="3686" w:type="dxa"/>
          </w:tcPr>
          <w:p w14:paraId="2BF23884" w14:textId="0371A9CB" w:rsidR="00741915" w:rsidRPr="001F59EC" w:rsidRDefault="00A95E4A" w:rsidP="003800F1">
            <w:pPr>
              <w:rPr>
                <w:rFonts w:asciiTheme="majorHAnsi" w:hAnsiTheme="majorHAnsi" w:cstheme="majorHAnsi"/>
                <w:lang w:val="en-GB"/>
              </w:rPr>
            </w:pPr>
            <w:r w:rsidRPr="001F59EC">
              <w:rPr>
                <w:rFonts w:asciiTheme="majorHAnsi" w:hAnsiTheme="majorHAnsi" w:cstheme="majorHAnsi"/>
                <w:lang w:val="en-GB"/>
              </w:rPr>
              <w:t>Produktiv Server für ctxwrkBI2019v3</w:t>
            </w:r>
          </w:p>
        </w:tc>
        <w:tc>
          <w:tcPr>
            <w:tcW w:w="1275" w:type="dxa"/>
          </w:tcPr>
          <w:p w14:paraId="066EF167" w14:textId="2627F248" w:rsidR="00741915" w:rsidRPr="001F59EC" w:rsidRDefault="00B62270" w:rsidP="003800F1">
            <w:pPr>
              <w:rPr>
                <w:rFonts w:asciiTheme="majorHAnsi" w:hAnsiTheme="majorHAnsi" w:cstheme="majorHAnsi"/>
                <w:lang w:val="en-GB"/>
              </w:rPr>
            </w:pPr>
            <w:r w:rsidRPr="001F59EC">
              <w:rPr>
                <w:rFonts w:asciiTheme="majorHAnsi" w:hAnsiTheme="majorHAnsi" w:cstheme="majorHAnsi"/>
                <w:lang w:val="en-GB"/>
              </w:rPr>
              <w:t>50</w:t>
            </w:r>
          </w:p>
        </w:tc>
      </w:tr>
    </w:tbl>
    <w:p w14:paraId="1F6B65F4" w14:textId="77777777" w:rsidR="00867A55" w:rsidRPr="001F59EC" w:rsidRDefault="00867A55" w:rsidP="00867A55">
      <w:pPr>
        <w:rPr>
          <w:rFonts w:asciiTheme="majorHAnsi" w:hAnsiTheme="majorHAnsi" w:cstheme="majorHAnsi"/>
          <w:lang w:val="en-GB"/>
        </w:rPr>
      </w:pPr>
    </w:p>
    <w:p w14:paraId="7632F410" w14:textId="77777777" w:rsidR="00867A55" w:rsidRPr="001F59EC" w:rsidRDefault="00867A55" w:rsidP="00867A55">
      <w:pPr>
        <w:rPr>
          <w:rFonts w:asciiTheme="majorHAnsi" w:hAnsiTheme="majorHAnsi" w:cstheme="majorHAnsi"/>
          <w:lang w:val="en-GB"/>
        </w:rPr>
      </w:pPr>
    </w:p>
    <w:p w14:paraId="1BCA1362" w14:textId="77777777" w:rsidR="00867A55" w:rsidRPr="001F59EC" w:rsidRDefault="218DE66B" w:rsidP="6B06F679">
      <w:pPr>
        <w:pStyle w:val="berschrift2"/>
        <w:rPr>
          <w:rFonts w:asciiTheme="majorHAnsi" w:hAnsiTheme="majorHAnsi" w:cstheme="majorBidi"/>
          <w:lang w:val="en-GB"/>
        </w:rPr>
      </w:pPr>
      <w:bookmarkStart w:id="336" w:name="_Toc38376362"/>
      <w:bookmarkStart w:id="337" w:name="_Toc53566858"/>
      <w:bookmarkStart w:id="338" w:name="_Toc62024236"/>
      <w:bookmarkStart w:id="339" w:name="_Toc2085435072"/>
      <w:r w:rsidRPr="6B06F679">
        <w:rPr>
          <w:rFonts w:asciiTheme="majorHAnsi" w:hAnsiTheme="majorHAnsi" w:cstheme="majorBidi"/>
          <w:lang w:val="en-GB"/>
        </w:rPr>
        <w:t>Workspace Environment Management (WEM)</w:t>
      </w:r>
      <w:bookmarkEnd w:id="336"/>
      <w:bookmarkEnd w:id="337"/>
      <w:bookmarkEnd w:id="338"/>
      <w:bookmarkEnd w:id="339"/>
    </w:p>
    <w:p w14:paraId="32565CF6"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das Anpassen des Startmenüs der veröffentlichten Desktops wird Citrix WEM verwendet. </w:t>
      </w:r>
    </w:p>
    <w:p w14:paraId="36391259" w14:textId="12A7A639" w:rsidR="00867A55" w:rsidRPr="001F59EC" w:rsidRDefault="218DE66B" w:rsidP="00867A55">
      <w:pPr>
        <w:rPr>
          <w:rFonts w:asciiTheme="majorHAnsi" w:hAnsiTheme="majorHAnsi" w:cstheme="majorHAnsi"/>
        </w:rPr>
      </w:pPr>
      <w:r w:rsidRPr="001F59EC">
        <w:rPr>
          <w:rFonts w:asciiTheme="majorHAnsi" w:hAnsiTheme="majorHAnsi" w:cstheme="majorHAnsi"/>
        </w:rPr>
        <w:t>Alle Komponenten werden in der Version 2</w:t>
      </w:r>
      <w:r w:rsidR="00423C14" w:rsidRPr="001F59EC">
        <w:rPr>
          <w:rFonts w:asciiTheme="majorHAnsi" w:hAnsiTheme="majorHAnsi" w:cstheme="majorHAnsi"/>
        </w:rPr>
        <w:t>402</w:t>
      </w:r>
      <w:r w:rsidRPr="001F59EC">
        <w:rPr>
          <w:rFonts w:asciiTheme="majorHAnsi" w:hAnsiTheme="majorHAnsi" w:cstheme="majorHAnsi"/>
        </w:rPr>
        <w:t xml:space="preserve"> installiert.</w:t>
      </w:r>
    </w:p>
    <w:p w14:paraId="4681B706" w14:textId="77777777" w:rsidR="00867A55" w:rsidRPr="001F59EC" w:rsidRDefault="218DE66B" w:rsidP="6B06F679">
      <w:pPr>
        <w:pStyle w:val="berschrift3"/>
        <w:rPr>
          <w:rFonts w:asciiTheme="majorHAnsi" w:hAnsiTheme="majorHAnsi" w:cstheme="majorBidi"/>
          <w:lang w:val="en-GB"/>
        </w:rPr>
      </w:pPr>
      <w:bookmarkStart w:id="340" w:name="_Toc38376363"/>
      <w:bookmarkStart w:id="341" w:name="_Toc53566859"/>
      <w:bookmarkStart w:id="342" w:name="_Toc62024237"/>
      <w:bookmarkStart w:id="343" w:name="_Toc349825005"/>
      <w:r w:rsidRPr="6B06F679">
        <w:rPr>
          <w:rFonts w:asciiTheme="majorHAnsi" w:hAnsiTheme="majorHAnsi" w:cstheme="majorBidi"/>
          <w:lang w:val="en-GB"/>
        </w:rPr>
        <w:t>Infrastruktur Service</w:t>
      </w:r>
      <w:bookmarkEnd w:id="340"/>
      <w:bookmarkEnd w:id="341"/>
      <w:bookmarkEnd w:id="342"/>
      <w:bookmarkEnd w:id="343"/>
    </w:p>
    <w:p w14:paraId="79574116" w14:textId="1BAC12E3"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Der Infrastruktur Service </w:t>
      </w:r>
      <w:r w:rsidR="007925D2" w:rsidRPr="001F59EC">
        <w:rPr>
          <w:rFonts w:asciiTheme="majorHAnsi" w:hAnsiTheme="majorHAnsi" w:cstheme="majorHAnsi"/>
        </w:rPr>
        <w:t>wurde</w:t>
      </w:r>
      <w:r w:rsidRPr="001F59EC">
        <w:rPr>
          <w:rFonts w:asciiTheme="majorHAnsi" w:hAnsiTheme="majorHAnsi" w:cstheme="majorHAnsi"/>
        </w:rPr>
        <w:t xml:space="preserve"> auf </w:t>
      </w:r>
      <w:r w:rsidR="007925D2" w:rsidRPr="001F59EC">
        <w:rPr>
          <w:rFonts w:asciiTheme="majorHAnsi" w:hAnsiTheme="majorHAnsi" w:cstheme="majorHAnsi"/>
          <w:b/>
          <w:bCs/>
        </w:rPr>
        <w:t>big</w:t>
      </w:r>
      <w:r w:rsidRPr="001F59EC">
        <w:rPr>
          <w:rFonts w:asciiTheme="majorHAnsi" w:hAnsiTheme="majorHAnsi" w:cstheme="majorHAnsi"/>
          <w:b/>
          <w:bCs/>
        </w:rPr>
        <w:t>-</w:t>
      </w:r>
      <w:r w:rsidR="007925D2" w:rsidRPr="001F59EC">
        <w:rPr>
          <w:rFonts w:asciiTheme="majorHAnsi" w:hAnsiTheme="majorHAnsi" w:cstheme="majorHAnsi"/>
          <w:b/>
          <w:bCs/>
        </w:rPr>
        <w:t>v</w:t>
      </w:r>
      <w:r w:rsidRPr="001F59EC">
        <w:rPr>
          <w:rFonts w:asciiTheme="majorHAnsi" w:hAnsiTheme="majorHAnsi" w:cstheme="majorHAnsi"/>
          <w:b/>
          <w:bCs/>
        </w:rPr>
        <w:t>ctx</w:t>
      </w:r>
      <w:r w:rsidR="007925D2" w:rsidRPr="001F59EC">
        <w:rPr>
          <w:rFonts w:asciiTheme="majorHAnsi" w:hAnsiTheme="majorHAnsi" w:cstheme="majorHAnsi"/>
          <w:b/>
          <w:bCs/>
        </w:rPr>
        <w:t>c</w:t>
      </w:r>
      <w:r w:rsidRPr="001F59EC">
        <w:rPr>
          <w:rFonts w:asciiTheme="majorHAnsi" w:hAnsiTheme="majorHAnsi" w:cstheme="majorHAnsi"/>
          <w:b/>
          <w:bCs/>
        </w:rPr>
        <w:t>dc01</w:t>
      </w:r>
      <w:r w:rsidR="007925D2" w:rsidRPr="001F59EC">
        <w:rPr>
          <w:rFonts w:asciiTheme="majorHAnsi" w:hAnsiTheme="majorHAnsi" w:cstheme="majorHAnsi"/>
          <w:b/>
          <w:bCs/>
        </w:rPr>
        <w:t>.big.krankenkasse.de</w:t>
      </w:r>
      <w:r w:rsidRPr="001F59EC">
        <w:rPr>
          <w:rFonts w:asciiTheme="majorHAnsi" w:hAnsiTheme="majorHAnsi" w:cstheme="majorHAnsi"/>
        </w:rPr>
        <w:t xml:space="preserve"> und </w:t>
      </w:r>
      <w:r w:rsidR="007925D2" w:rsidRPr="001F59EC">
        <w:rPr>
          <w:rFonts w:asciiTheme="majorHAnsi" w:hAnsiTheme="majorHAnsi" w:cstheme="majorHAnsi"/>
          <w:b/>
          <w:bCs/>
        </w:rPr>
        <w:t>big</w:t>
      </w:r>
      <w:r w:rsidRPr="001F59EC">
        <w:rPr>
          <w:rFonts w:asciiTheme="majorHAnsi" w:hAnsiTheme="majorHAnsi" w:cstheme="majorHAnsi"/>
          <w:b/>
          <w:bCs/>
        </w:rPr>
        <w:t>-</w:t>
      </w:r>
      <w:r w:rsidR="007925D2" w:rsidRPr="001F59EC">
        <w:rPr>
          <w:rFonts w:asciiTheme="majorHAnsi" w:hAnsiTheme="majorHAnsi" w:cstheme="majorHAnsi"/>
          <w:b/>
          <w:bCs/>
        </w:rPr>
        <w:t>v</w:t>
      </w:r>
      <w:r w:rsidRPr="001F59EC">
        <w:rPr>
          <w:rFonts w:asciiTheme="majorHAnsi" w:hAnsiTheme="majorHAnsi" w:cstheme="majorHAnsi"/>
          <w:b/>
          <w:bCs/>
        </w:rPr>
        <w:t>ctx</w:t>
      </w:r>
      <w:r w:rsidR="007925D2" w:rsidRPr="001F59EC">
        <w:rPr>
          <w:rFonts w:asciiTheme="majorHAnsi" w:hAnsiTheme="majorHAnsi" w:cstheme="majorHAnsi"/>
          <w:b/>
          <w:bCs/>
        </w:rPr>
        <w:t>c</w:t>
      </w:r>
      <w:r w:rsidRPr="001F59EC">
        <w:rPr>
          <w:rFonts w:asciiTheme="majorHAnsi" w:hAnsiTheme="majorHAnsi" w:cstheme="majorHAnsi"/>
          <w:b/>
          <w:bCs/>
        </w:rPr>
        <w:t>dc02</w:t>
      </w:r>
      <w:r w:rsidR="007925D2" w:rsidRPr="001F59EC">
        <w:rPr>
          <w:rFonts w:asciiTheme="majorHAnsi" w:hAnsiTheme="majorHAnsi" w:cstheme="majorHAnsi"/>
          <w:b/>
          <w:bCs/>
        </w:rPr>
        <w:t>.big.krankenkasse.de</w:t>
      </w:r>
      <w:r w:rsidRPr="001F59EC">
        <w:rPr>
          <w:rFonts w:asciiTheme="majorHAnsi" w:hAnsiTheme="majorHAnsi" w:cstheme="majorHAnsi"/>
        </w:rPr>
        <w:t xml:space="preserve"> installiert. </w:t>
      </w:r>
    </w:p>
    <w:p w14:paraId="2368D604" w14:textId="77777777" w:rsidR="00867A55" w:rsidRPr="001F59EC" w:rsidRDefault="218DE66B" w:rsidP="6B06F679">
      <w:pPr>
        <w:pStyle w:val="berschrift3"/>
        <w:rPr>
          <w:rFonts w:asciiTheme="majorHAnsi" w:hAnsiTheme="majorHAnsi" w:cstheme="majorBidi"/>
          <w:lang w:val="en-GB"/>
        </w:rPr>
      </w:pPr>
      <w:bookmarkStart w:id="344" w:name="_Toc38376364"/>
      <w:bookmarkStart w:id="345" w:name="_Toc53566860"/>
      <w:bookmarkStart w:id="346" w:name="_Toc62024238"/>
      <w:bookmarkStart w:id="347" w:name="_Toc1977472457"/>
      <w:r w:rsidRPr="6B06F679">
        <w:rPr>
          <w:rFonts w:asciiTheme="majorHAnsi" w:hAnsiTheme="majorHAnsi" w:cstheme="majorBidi"/>
          <w:lang w:val="en-GB"/>
        </w:rPr>
        <w:t>Datenbank</w:t>
      </w:r>
      <w:bookmarkEnd w:id="344"/>
      <w:bookmarkEnd w:id="345"/>
      <w:bookmarkEnd w:id="346"/>
      <w:bookmarkEnd w:id="347"/>
    </w:p>
    <w:p w14:paraId="19C6A00A" w14:textId="0EC9731D" w:rsidR="007925D2" w:rsidRPr="001F59EC" w:rsidRDefault="007925D2" w:rsidP="00867A55">
      <w:pPr>
        <w:rPr>
          <w:rFonts w:asciiTheme="majorHAnsi" w:hAnsiTheme="majorHAnsi" w:cstheme="majorHAnsi"/>
        </w:rPr>
      </w:pPr>
      <w:r w:rsidRPr="001F59EC">
        <w:rPr>
          <w:rFonts w:asciiTheme="majorHAnsi" w:hAnsiTheme="majorHAnsi" w:cstheme="majorHAnsi"/>
        </w:rPr>
        <w:t xml:space="preserve">Die SQL Datenbank </w:t>
      </w:r>
      <w:r w:rsidR="002775A6" w:rsidRPr="001F59EC">
        <w:rPr>
          <w:rFonts w:asciiTheme="majorHAnsi" w:hAnsiTheme="majorHAnsi" w:cstheme="majorHAnsi"/>
          <w:b/>
          <w:bCs/>
        </w:rPr>
        <w:t>big_citrixWEM_2106</w:t>
      </w:r>
      <w:r w:rsidR="002775A6" w:rsidRPr="001F59EC">
        <w:rPr>
          <w:rFonts w:asciiTheme="majorHAnsi" w:hAnsiTheme="majorHAnsi" w:cstheme="majorHAnsi"/>
        </w:rPr>
        <w:t xml:space="preserve"> </w:t>
      </w:r>
      <w:r w:rsidRPr="001F59EC">
        <w:rPr>
          <w:rFonts w:asciiTheme="majorHAnsi" w:hAnsiTheme="majorHAnsi" w:cstheme="majorHAnsi"/>
        </w:rPr>
        <w:t xml:space="preserve">wird über den SQL-Server </w:t>
      </w:r>
      <w:r w:rsidRPr="001F59EC">
        <w:rPr>
          <w:rFonts w:asciiTheme="majorHAnsi" w:hAnsiTheme="majorHAnsi" w:cstheme="majorHAnsi"/>
          <w:b/>
          <w:bCs/>
        </w:rPr>
        <w:t>big-vsql-tech01.big.krankenkasse.de</w:t>
      </w:r>
      <w:r w:rsidRPr="001F59EC">
        <w:rPr>
          <w:rFonts w:asciiTheme="majorHAnsi" w:hAnsiTheme="majorHAnsi" w:cstheme="majorHAnsi"/>
        </w:rPr>
        <w:t xml:space="preserve"> bereitgestellt.</w:t>
      </w:r>
    </w:p>
    <w:p w14:paraId="47448AFE" w14:textId="77777777" w:rsidR="00867A55" w:rsidRPr="001F59EC" w:rsidRDefault="218DE66B" w:rsidP="6B06F679">
      <w:pPr>
        <w:pStyle w:val="berschrift3"/>
        <w:rPr>
          <w:rFonts w:asciiTheme="majorHAnsi" w:hAnsiTheme="majorHAnsi" w:cstheme="majorBidi"/>
          <w:lang w:val="en-GB"/>
        </w:rPr>
      </w:pPr>
      <w:bookmarkStart w:id="348" w:name="_Service_Account"/>
      <w:bookmarkStart w:id="349" w:name="_Toc38376365"/>
      <w:bookmarkStart w:id="350" w:name="_Toc53566861"/>
      <w:bookmarkStart w:id="351" w:name="_Toc62024239"/>
      <w:bookmarkStart w:id="352" w:name="_Toc1381835500"/>
      <w:bookmarkEnd w:id="348"/>
      <w:r w:rsidRPr="6B06F679">
        <w:rPr>
          <w:rFonts w:asciiTheme="majorHAnsi" w:hAnsiTheme="majorHAnsi" w:cstheme="majorBidi"/>
          <w:lang w:val="en-GB"/>
        </w:rPr>
        <w:t>Service Account</w:t>
      </w:r>
      <w:bookmarkEnd w:id="349"/>
      <w:bookmarkEnd w:id="350"/>
      <w:bookmarkEnd w:id="351"/>
      <w:bookmarkEnd w:id="352"/>
    </w:p>
    <w:p w14:paraId="07EA89C8" w14:textId="7E0CC33C" w:rsidR="004B1D89" w:rsidRPr="001F59EC" w:rsidRDefault="218DE66B">
      <w:pPr>
        <w:rPr>
          <w:rFonts w:asciiTheme="majorHAnsi" w:hAnsiTheme="majorHAnsi" w:cstheme="majorHAnsi"/>
        </w:rPr>
      </w:pPr>
      <w:r w:rsidRPr="001F59EC">
        <w:rPr>
          <w:rFonts w:asciiTheme="majorHAnsi" w:hAnsiTheme="majorHAnsi" w:cstheme="majorHAnsi"/>
        </w:rPr>
        <w:lastRenderedPageBreak/>
        <w:t xml:space="preserve">Als Service Account wird </w:t>
      </w:r>
      <w:r w:rsidR="0058095F" w:rsidRPr="001F59EC">
        <w:rPr>
          <w:rFonts w:asciiTheme="majorHAnsi" w:hAnsiTheme="majorHAnsi" w:cstheme="majorHAnsi"/>
          <w:b/>
          <w:bCs/>
        </w:rPr>
        <w:t>BIG\</w:t>
      </w:r>
      <w:r w:rsidRPr="001F59EC">
        <w:rPr>
          <w:rFonts w:asciiTheme="majorHAnsi" w:hAnsiTheme="majorHAnsi" w:cstheme="majorHAnsi"/>
          <w:b/>
        </w:rPr>
        <w:t>svc_citrix_wem</w:t>
      </w:r>
      <w:r w:rsidRPr="001F59EC">
        <w:rPr>
          <w:rFonts w:asciiTheme="majorHAnsi" w:hAnsiTheme="majorHAnsi" w:cstheme="majorHAnsi"/>
        </w:rPr>
        <w:t xml:space="preserve"> verwendet.</w:t>
      </w:r>
    </w:p>
    <w:p w14:paraId="1082C043" w14:textId="77777777" w:rsidR="00867A55" w:rsidRPr="001F59EC" w:rsidRDefault="218DE66B" w:rsidP="6B06F679">
      <w:pPr>
        <w:pStyle w:val="berschrift3"/>
        <w:rPr>
          <w:rFonts w:asciiTheme="majorHAnsi" w:hAnsiTheme="majorHAnsi" w:cstheme="majorBidi"/>
          <w:lang w:val="en-GB"/>
        </w:rPr>
      </w:pPr>
      <w:bookmarkStart w:id="353" w:name="_Toc38376366"/>
      <w:bookmarkStart w:id="354" w:name="_Toc53566862"/>
      <w:bookmarkStart w:id="355" w:name="_Toc62024240"/>
      <w:bookmarkStart w:id="356" w:name="_Toc291037890"/>
      <w:r w:rsidRPr="6B06F679">
        <w:rPr>
          <w:rFonts w:asciiTheme="majorHAnsi" w:hAnsiTheme="majorHAnsi" w:cstheme="majorBidi"/>
          <w:lang w:val="en-GB"/>
        </w:rPr>
        <w:t>Verfügbarkeit und Lastenausgleich</w:t>
      </w:r>
      <w:bookmarkEnd w:id="353"/>
      <w:bookmarkEnd w:id="354"/>
      <w:bookmarkEnd w:id="355"/>
      <w:bookmarkEnd w:id="356"/>
    </w:p>
    <w:p w14:paraId="112A897F" w14:textId="52BE60F6" w:rsidR="00867A55" w:rsidRPr="001F59EC" w:rsidRDefault="218DE66B" w:rsidP="002442CF">
      <w:pPr>
        <w:rPr>
          <w:rFonts w:asciiTheme="majorHAnsi" w:hAnsiTheme="majorHAnsi" w:cstheme="majorHAnsi"/>
        </w:rPr>
      </w:pPr>
      <w:r w:rsidRPr="001F59EC">
        <w:rPr>
          <w:rFonts w:asciiTheme="majorHAnsi" w:hAnsiTheme="majorHAnsi" w:cstheme="majorHAnsi"/>
        </w:rPr>
        <w:t>Für eine höhere Verfügbarkeit und als Lastenausgleich wird ein Load Balancer bereitgestellt. Dieser Load Balancer wird auf der Citrix ADC abgebildet.</w:t>
      </w:r>
    </w:p>
    <w:tbl>
      <w:tblPr>
        <w:tblStyle w:val="Tabellenraster"/>
        <w:tblW w:w="9067" w:type="dxa"/>
        <w:tblLook w:val="04A0" w:firstRow="1" w:lastRow="0" w:firstColumn="1" w:lastColumn="0" w:noHBand="0" w:noVBand="1"/>
      </w:tblPr>
      <w:tblGrid>
        <w:gridCol w:w="2195"/>
        <w:gridCol w:w="1813"/>
        <w:gridCol w:w="5059"/>
      </w:tblGrid>
      <w:tr w:rsidR="0009718C" w:rsidRPr="001F59EC" w14:paraId="57601434" w14:textId="77777777" w:rsidTr="00D04FA5">
        <w:tc>
          <w:tcPr>
            <w:tcW w:w="2195" w:type="dxa"/>
            <w:shd w:val="clear" w:color="auto" w:fill="C00000"/>
          </w:tcPr>
          <w:p w14:paraId="291C46E4" w14:textId="5E928104" w:rsidR="0009718C" w:rsidRPr="001F59EC" w:rsidRDefault="0009718C"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LB-Server</w:t>
            </w:r>
          </w:p>
        </w:tc>
        <w:tc>
          <w:tcPr>
            <w:tcW w:w="1813" w:type="dxa"/>
            <w:shd w:val="clear" w:color="auto" w:fill="C00000"/>
          </w:tcPr>
          <w:p w14:paraId="3CD85E10" w14:textId="50D37613" w:rsidR="0009718C" w:rsidRPr="001F59EC" w:rsidRDefault="00193B25"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IP:Port</w:t>
            </w:r>
          </w:p>
        </w:tc>
        <w:tc>
          <w:tcPr>
            <w:tcW w:w="5059" w:type="dxa"/>
            <w:shd w:val="clear" w:color="auto" w:fill="C00000"/>
          </w:tcPr>
          <w:p w14:paraId="539D5F5B" w14:textId="3E8290F5" w:rsidR="0009718C" w:rsidRPr="001F59EC" w:rsidRDefault="00193B25" w:rsidP="007304D6">
            <w:pPr>
              <w:rPr>
                <w:rFonts w:asciiTheme="majorHAnsi" w:hAnsiTheme="majorHAnsi" w:cstheme="majorHAnsi"/>
                <w:b/>
                <w:bCs/>
                <w:color w:val="FFFFFF" w:themeColor="background1"/>
              </w:rPr>
            </w:pPr>
            <w:r w:rsidRPr="001F59EC">
              <w:rPr>
                <w:rFonts w:asciiTheme="majorHAnsi" w:hAnsiTheme="majorHAnsi" w:cstheme="majorHAnsi"/>
                <w:b/>
                <w:bCs/>
                <w:color w:val="FFFFFF" w:themeColor="background1"/>
              </w:rPr>
              <w:t>Real-Server</w:t>
            </w:r>
          </w:p>
        </w:tc>
      </w:tr>
      <w:tr w:rsidR="0009718C" w:rsidRPr="001F59EC" w14:paraId="19ADC08C" w14:textId="77777777" w:rsidTr="00D04FA5">
        <w:tc>
          <w:tcPr>
            <w:tcW w:w="2195" w:type="dxa"/>
          </w:tcPr>
          <w:p w14:paraId="1BF3E92F" w14:textId="38C5F8BC" w:rsidR="0009718C" w:rsidRPr="001F59EC" w:rsidRDefault="0009718C" w:rsidP="007304D6">
            <w:pPr>
              <w:rPr>
                <w:rFonts w:asciiTheme="majorHAnsi" w:hAnsiTheme="majorHAnsi" w:cstheme="majorHAnsi"/>
              </w:rPr>
            </w:pPr>
            <w:r w:rsidRPr="001F59EC">
              <w:rPr>
                <w:rFonts w:asciiTheme="majorHAnsi" w:hAnsiTheme="majorHAnsi" w:cstheme="majorHAnsi"/>
              </w:rPr>
              <w:t>lb_ctxwem_admin</w:t>
            </w:r>
          </w:p>
        </w:tc>
        <w:tc>
          <w:tcPr>
            <w:tcW w:w="1813" w:type="dxa"/>
          </w:tcPr>
          <w:p w14:paraId="77455ED4" w14:textId="461284A9" w:rsidR="0009718C" w:rsidRPr="001F59EC" w:rsidRDefault="001B5D18" w:rsidP="007304D6">
            <w:pPr>
              <w:rPr>
                <w:rFonts w:asciiTheme="majorHAnsi" w:hAnsiTheme="majorHAnsi" w:cstheme="majorHAnsi"/>
              </w:rPr>
            </w:pPr>
            <w:r w:rsidRPr="001F59EC">
              <w:rPr>
                <w:rFonts w:asciiTheme="majorHAnsi" w:hAnsiTheme="majorHAnsi" w:cstheme="majorHAnsi"/>
              </w:rPr>
              <w:t>10.18.11.8:8284</w:t>
            </w:r>
          </w:p>
        </w:tc>
        <w:tc>
          <w:tcPr>
            <w:tcW w:w="5059" w:type="dxa"/>
          </w:tcPr>
          <w:p w14:paraId="50E0030A" w14:textId="1C563AD0" w:rsidR="0009718C" w:rsidRPr="001F59EC" w:rsidRDefault="004B1D89" w:rsidP="007304D6">
            <w:pPr>
              <w:rPr>
                <w:rFonts w:asciiTheme="majorHAnsi" w:hAnsiTheme="majorHAnsi" w:cstheme="majorHAnsi"/>
              </w:rPr>
            </w:pPr>
            <w:r w:rsidRPr="001F59EC">
              <w:rPr>
                <w:rFonts w:asciiTheme="majorHAnsi" w:hAnsiTheme="majorHAnsi" w:cstheme="majorHAnsi"/>
              </w:rPr>
              <w:t>10.118.10.1:8284 [big-vctxcdc01.big.krankenkasse.de]</w:t>
            </w:r>
          </w:p>
          <w:p w14:paraId="3B53D20B" w14:textId="6E0056B6" w:rsidR="004B1D89" w:rsidRPr="001F59EC" w:rsidRDefault="004B1D89" w:rsidP="007304D6">
            <w:pPr>
              <w:rPr>
                <w:rFonts w:asciiTheme="majorHAnsi" w:hAnsiTheme="majorHAnsi" w:cstheme="majorHAnsi"/>
              </w:rPr>
            </w:pPr>
            <w:r w:rsidRPr="001F59EC">
              <w:rPr>
                <w:rFonts w:asciiTheme="majorHAnsi" w:hAnsiTheme="majorHAnsi" w:cstheme="majorHAnsi"/>
              </w:rPr>
              <w:t>10.118.10.2:8284 [big-vctxcdc01.big.krankenkasse.de]</w:t>
            </w:r>
          </w:p>
        </w:tc>
      </w:tr>
      <w:tr w:rsidR="0009718C" w:rsidRPr="001F59EC" w14:paraId="0342DEA8" w14:textId="77777777" w:rsidTr="00D04FA5">
        <w:tc>
          <w:tcPr>
            <w:tcW w:w="2195" w:type="dxa"/>
          </w:tcPr>
          <w:p w14:paraId="39C07873" w14:textId="5088101F" w:rsidR="0009718C" w:rsidRPr="001F59EC" w:rsidRDefault="00A534AB" w:rsidP="007304D6">
            <w:pPr>
              <w:rPr>
                <w:rFonts w:asciiTheme="majorHAnsi" w:hAnsiTheme="majorHAnsi" w:cstheme="majorHAnsi"/>
              </w:rPr>
            </w:pPr>
            <w:r w:rsidRPr="001F59EC">
              <w:rPr>
                <w:rFonts w:asciiTheme="majorHAnsi" w:hAnsiTheme="majorHAnsi" w:cstheme="majorHAnsi"/>
              </w:rPr>
              <w:t>lb_ctxwem_agent</w:t>
            </w:r>
          </w:p>
        </w:tc>
        <w:tc>
          <w:tcPr>
            <w:tcW w:w="1813" w:type="dxa"/>
          </w:tcPr>
          <w:p w14:paraId="27D9B975" w14:textId="6388E14C" w:rsidR="0009718C" w:rsidRPr="001F59EC" w:rsidRDefault="00C95536" w:rsidP="007304D6">
            <w:pPr>
              <w:rPr>
                <w:rFonts w:asciiTheme="majorHAnsi" w:hAnsiTheme="majorHAnsi" w:cstheme="majorHAnsi"/>
              </w:rPr>
            </w:pPr>
            <w:r w:rsidRPr="001F59EC">
              <w:rPr>
                <w:rFonts w:asciiTheme="majorHAnsi" w:hAnsiTheme="majorHAnsi" w:cstheme="majorHAnsi"/>
              </w:rPr>
              <w:t>10.18.11.8:</w:t>
            </w:r>
            <w:r w:rsidR="001B5D18" w:rsidRPr="001F59EC">
              <w:rPr>
                <w:rFonts w:asciiTheme="majorHAnsi" w:hAnsiTheme="majorHAnsi" w:cstheme="majorHAnsi"/>
              </w:rPr>
              <w:t>8286</w:t>
            </w:r>
          </w:p>
        </w:tc>
        <w:tc>
          <w:tcPr>
            <w:tcW w:w="5059" w:type="dxa"/>
          </w:tcPr>
          <w:p w14:paraId="2DDEFFD6" w14:textId="37D232B7" w:rsidR="004B1D89" w:rsidRPr="001F59EC" w:rsidRDefault="004B1D89" w:rsidP="004B1D89">
            <w:pPr>
              <w:rPr>
                <w:rFonts w:asciiTheme="majorHAnsi" w:hAnsiTheme="majorHAnsi" w:cstheme="majorHAnsi"/>
              </w:rPr>
            </w:pPr>
            <w:r w:rsidRPr="001F59EC">
              <w:rPr>
                <w:rFonts w:asciiTheme="majorHAnsi" w:hAnsiTheme="majorHAnsi" w:cstheme="majorHAnsi"/>
              </w:rPr>
              <w:t>10.118.10.1:8286 [big-vctxcdc01.big.krankenkasse.de]</w:t>
            </w:r>
          </w:p>
          <w:p w14:paraId="66AC83A2" w14:textId="408E13F1" w:rsidR="0009718C" w:rsidRPr="001F59EC" w:rsidRDefault="004B1D89" w:rsidP="004B1D89">
            <w:pPr>
              <w:rPr>
                <w:rFonts w:asciiTheme="majorHAnsi" w:hAnsiTheme="majorHAnsi" w:cstheme="majorHAnsi"/>
              </w:rPr>
            </w:pPr>
            <w:r w:rsidRPr="001F59EC">
              <w:rPr>
                <w:rFonts w:asciiTheme="majorHAnsi" w:hAnsiTheme="majorHAnsi" w:cstheme="majorHAnsi"/>
              </w:rPr>
              <w:t>10.118.10.2:8286 [big-vctxcdc01.big.krankenkasse.de]</w:t>
            </w:r>
          </w:p>
        </w:tc>
      </w:tr>
      <w:tr w:rsidR="0009718C" w:rsidRPr="001F59EC" w14:paraId="027C6D61" w14:textId="77777777" w:rsidTr="00D04FA5">
        <w:tc>
          <w:tcPr>
            <w:tcW w:w="2195" w:type="dxa"/>
          </w:tcPr>
          <w:p w14:paraId="37648FB9" w14:textId="500BDEE5" w:rsidR="0009718C" w:rsidRPr="001F59EC" w:rsidRDefault="00A534AB" w:rsidP="007304D6">
            <w:pPr>
              <w:rPr>
                <w:rFonts w:asciiTheme="majorHAnsi" w:hAnsiTheme="majorHAnsi" w:cstheme="majorHAnsi"/>
              </w:rPr>
            </w:pPr>
            <w:r w:rsidRPr="001F59EC">
              <w:rPr>
                <w:rFonts w:asciiTheme="majorHAnsi" w:hAnsiTheme="majorHAnsi" w:cstheme="majorHAnsi"/>
              </w:rPr>
              <w:t>lb_ctxwem_mon</w:t>
            </w:r>
          </w:p>
        </w:tc>
        <w:tc>
          <w:tcPr>
            <w:tcW w:w="1813" w:type="dxa"/>
          </w:tcPr>
          <w:p w14:paraId="27EA8AFF" w14:textId="15380923" w:rsidR="0009718C" w:rsidRPr="001F59EC" w:rsidRDefault="00C95536" w:rsidP="007304D6">
            <w:pPr>
              <w:rPr>
                <w:rFonts w:asciiTheme="majorHAnsi" w:hAnsiTheme="majorHAnsi" w:cstheme="majorHAnsi"/>
              </w:rPr>
            </w:pPr>
            <w:r w:rsidRPr="001F59EC">
              <w:rPr>
                <w:rFonts w:asciiTheme="majorHAnsi" w:hAnsiTheme="majorHAnsi" w:cstheme="majorHAnsi"/>
              </w:rPr>
              <w:t>10.18.11.8:</w:t>
            </w:r>
            <w:r w:rsidR="001B5D18" w:rsidRPr="001F59EC">
              <w:rPr>
                <w:rFonts w:asciiTheme="majorHAnsi" w:hAnsiTheme="majorHAnsi" w:cstheme="majorHAnsi"/>
              </w:rPr>
              <w:t>8287</w:t>
            </w:r>
          </w:p>
        </w:tc>
        <w:tc>
          <w:tcPr>
            <w:tcW w:w="5059" w:type="dxa"/>
          </w:tcPr>
          <w:p w14:paraId="1CFF639C" w14:textId="7EE76DBB" w:rsidR="004B1D89" w:rsidRPr="001F59EC" w:rsidRDefault="004B1D89" w:rsidP="004B1D89">
            <w:pPr>
              <w:rPr>
                <w:rFonts w:asciiTheme="majorHAnsi" w:hAnsiTheme="majorHAnsi" w:cstheme="majorHAnsi"/>
              </w:rPr>
            </w:pPr>
            <w:r w:rsidRPr="001F59EC">
              <w:rPr>
                <w:rFonts w:asciiTheme="majorHAnsi" w:hAnsiTheme="majorHAnsi" w:cstheme="majorHAnsi"/>
              </w:rPr>
              <w:t>10.118.10.1:8287 [big-vctxcdc01.big.krankenkasse.de]</w:t>
            </w:r>
          </w:p>
          <w:p w14:paraId="6BE31A7F" w14:textId="64245B5A" w:rsidR="0009718C" w:rsidRPr="001F59EC" w:rsidRDefault="004B1D89" w:rsidP="004B1D89">
            <w:pPr>
              <w:rPr>
                <w:rFonts w:asciiTheme="majorHAnsi" w:hAnsiTheme="majorHAnsi" w:cstheme="majorHAnsi"/>
              </w:rPr>
            </w:pPr>
            <w:r w:rsidRPr="001F59EC">
              <w:rPr>
                <w:rFonts w:asciiTheme="majorHAnsi" w:hAnsiTheme="majorHAnsi" w:cstheme="majorHAnsi"/>
              </w:rPr>
              <w:t>10.118.10.2:8287 [big-vctxcdc01.big.krankenkasse.de]</w:t>
            </w:r>
          </w:p>
        </w:tc>
      </w:tr>
      <w:tr w:rsidR="0009718C" w:rsidRPr="001F59EC" w14:paraId="6AE99E76" w14:textId="77777777" w:rsidTr="00D04FA5">
        <w:tc>
          <w:tcPr>
            <w:tcW w:w="2195" w:type="dxa"/>
          </w:tcPr>
          <w:p w14:paraId="7A7CE3CC" w14:textId="035CF3DC" w:rsidR="0009718C" w:rsidRPr="001F59EC" w:rsidRDefault="00A534AB" w:rsidP="007304D6">
            <w:pPr>
              <w:rPr>
                <w:rFonts w:asciiTheme="majorHAnsi" w:hAnsiTheme="majorHAnsi" w:cstheme="majorHAnsi"/>
              </w:rPr>
            </w:pPr>
            <w:r w:rsidRPr="001F59EC">
              <w:rPr>
                <w:rFonts w:asciiTheme="majorHAnsi" w:hAnsiTheme="majorHAnsi" w:cstheme="majorHAnsi"/>
              </w:rPr>
              <w:t>lb_ctxwem_cache</w:t>
            </w:r>
            <w:r w:rsidR="00193B25" w:rsidRPr="001F59EC">
              <w:rPr>
                <w:rFonts w:asciiTheme="majorHAnsi" w:hAnsiTheme="majorHAnsi" w:cstheme="majorHAnsi"/>
              </w:rPr>
              <w:t>data</w:t>
            </w:r>
          </w:p>
        </w:tc>
        <w:tc>
          <w:tcPr>
            <w:tcW w:w="1813" w:type="dxa"/>
          </w:tcPr>
          <w:p w14:paraId="243C06D8" w14:textId="21C3461A" w:rsidR="0009718C" w:rsidRPr="001F59EC" w:rsidRDefault="00C95536" w:rsidP="007304D6">
            <w:pPr>
              <w:rPr>
                <w:rFonts w:asciiTheme="majorHAnsi" w:hAnsiTheme="majorHAnsi" w:cstheme="majorHAnsi"/>
              </w:rPr>
            </w:pPr>
            <w:r w:rsidRPr="001F59EC">
              <w:rPr>
                <w:rFonts w:asciiTheme="majorHAnsi" w:hAnsiTheme="majorHAnsi" w:cstheme="majorHAnsi"/>
              </w:rPr>
              <w:t>10.18.11.8:8288</w:t>
            </w:r>
          </w:p>
        </w:tc>
        <w:tc>
          <w:tcPr>
            <w:tcW w:w="5059" w:type="dxa"/>
          </w:tcPr>
          <w:p w14:paraId="035D7EF2" w14:textId="3AB518FC" w:rsidR="004B1D89" w:rsidRPr="001F59EC" w:rsidRDefault="004B1D89" w:rsidP="004B1D89">
            <w:pPr>
              <w:rPr>
                <w:rFonts w:asciiTheme="majorHAnsi" w:hAnsiTheme="majorHAnsi" w:cstheme="majorHAnsi"/>
              </w:rPr>
            </w:pPr>
            <w:r w:rsidRPr="001F59EC">
              <w:rPr>
                <w:rFonts w:asciiTheme="majorHAnsi" w:hAnsiTheme="majorHAnsi" w:cstheme="majorHAnsi"/>
              </w:rPr>
              <w:t>10.118.10.1:8288 [big-vctxcdc01.big.krankenkasse.de]</w:t>
            </w:r>
          </w:p>
          <w:p w14:paraId="2DDF4F15" w14:textId="2FC08AA7" w:rsidR="0009718C" w:rsidRPr="001F59EC" w:rsidRDefault="004B1D89" w:rsidP="004B1D89">
            <w:pPr>
              <w:rPr>
                <w:rFonts w:asciiTheme="majorHAnsi" w:hAnsiTheme="majorHAnsi" w:cstheme="majorHAnsi"/>
              </w:rPr>
            </w:pPr>
            <w:r w:rsidRPr="001F59EC">
              <w:rPr>
                <w:rFonts w:asciiTheme="majorHAnsi" w:hAnsiTheme="majorHAnsi" w:cstheme="majorHAnsi"/>
              </w:rPr>
              <w:t>10.118.10.2:8288 [big-vctxcdc01.big.krankenkasse.de]</w:t>
            </w:r>
          </w:p>
        </w:tc>
      </w:tr>
    </w:tbl>
    <w:p w14:paraId="6A5E72D2" w14:textId="77777777" w:rsidR="007304D6" w:rsidRPr="001F59EC" w:rsidRDefault="007304D6" w:rsidP="007304D6">
      <w:pPr>
        <w:rPr>
          <w:rFonts w:asciiTheme="majorHAnsi" w:hAnsiTheme="majorHAnsi" w:cstheme="majorHAnsi"/>
        </w:rPr>
      </w:pPr>
    </w:p>
    <w:p w14:paraId="294DE248" w14:textId="77777777" w:rsidR="00BC2C14" w:rsidRPr="001F59EC" w:rsidRDefault="00BC2C14" w:rsidP="007304D6">
      <w:pPr>
        <w:rPr>
          <w:rFonts w:asciiTheme="majorHAnsi" w:hAnsiTheme="majorHAnsi" w:cstheme="majorHAnsi"/>
        </w:rPr>
      </w:pPr>
    </w:p>
    <w:p w14:paraId="5CCB3120" w14:textId="77777777" w:rsidR="00BC2C14" w:rsidRPr="001F59EC" w:rsidRDefault="00BC2C14" w:rsidP="007304D6">
      <w:pPr>
        <w:rPr>
          <w:rFonts w:asciiTheme="majorHAnsi" w:hAnsiTheme="majorHAnsi" w:cstheme="majorHAnsi"/>
        </w:rPr>
      </w:pPr>
    </w:p>
    <w:p w14:paraId="166C8730" w14:textId="77777777" w:rsidR="00BC2C14" w:rsidRPr="001F59EC" w:rsidRDefault="00BC2C14" w:rsidP="007304D6">
      <w:pPr>
        <w:rPr>
          <w:rFonts w:asciiTheme="majorHAnsi" w:hAnsiTheme="majorHAnsi" w:cstheme="majorHAnsi"/>
        </w:rPr>
      </w:pPr>
    </w:p>
    <w:p w14:paraId="4653948D" w14:textId="3F08BCFC" w:rsidR="00867A55" w:rsidRPr="001F59EC" w:rsidRDefault="218DE66B" w:rsidP="6B06F679">
      <w:pPr>
        <w:pStyle w:val="berschrift2"/>
        <w:rPr>
          <w:rFonts w:asciiTheme="majorHAnsi" w:hAnsiTheme="majorHAnsi" w:cstheme="majorBidi"/>
        </w:rPr>
      </w:pPr>
      <w:bookmarkStart w:id="357" w:name="_Toc2064268021"/>
      <w:r w:rsidRPr="6B06F679">
        <w:rPr>
          <w:rFonts w:asciiTheme="majorHAnsi" w:hAnsiTheme="majorHAnsi" w:cstheme="majorBidi"/>
        </w:rPr>
        <w:t>Zertifikate</w:t>
      </w:r>
      <w:bookmarkStart w:id="358" w:name="_Toc62024246"/>
      <w:bookmarkEnd w:id="357"/>
      <w:bookmarkEnd w:id="358"/>
    </w:p>
    <w:p w14:paraId="29A06220" w14:textId="372280F5" w:rsidR="00786F43" w:rsidRPr="001F59EC" w:rsidRDefault="00797CA5" w:rsidP="00786F43">
      <w:pPr>
        <w:rPr>
          <w:rFonts w:asciiTheme="majorHAnsi" w:hAnsiTheme="majorHAnsi" w:cstheme="majorHAnsi"/>
        </w:rPr>
      </w:pPr>
      <w:r w:rsidRPr="001F59EC">
        <w:rPr>
          <w:rFonts w:asciiTheme="majorHAnsi" w:hAnsiTheme="majorHAnsi" w:cstheme="majorHAnsi"/>
        </w:rPr>
        <w:t>Größtenteils wird mit dem öffentlichen Wildcard-Zertifikat gearbeitet. Ausgestellt auf *.big.krankenkasse.d</w:t>
      </w:r>
      <w:r w:rsidR="00D7090E" w:rsidRPr="001F59EC">
        <w:rPr>
          <w:rFonts w:asciiTheme="majorHAnsi" w:hAnsiTheme="majorHAnsi" w:cstheme="majorHAnsi"/>
        </w:rPr>
        <w:t>e</w:t>
      </w:r>
    </w:p>
    <w:p w14:paraId="0F76C67C" w14:textId="77777777" w:rsidR="00867A55" w:rsidRPr="001F59EC" w:rsidRDefault="218DE66B" w:rsidP="6B06F679">
      <w:pPr>
        <w:pStyle w:val="berschrift2"/>
        <w:rPr>
          <w:rFonts w:asciiTheme="majorHAnsi" w:hAnsiTheme="majorHAnsi" w:cstheme="majorBidi"/>
        </w:rPr>
      </w:pPr>
      <w:bookmarkStart w:id="359" w:name="_Toc192911274"/>
      <w:r w:rsidRPr="6B06F679">
        <w:rPr>
          <w:rFonts w:asciiTheme="majorHAnsi" w:hAnsiTheme="majorHAnsi" w:cstheme="majorBidi"/>
        </w:rPr>
        <w:t>Betrieb</w:t>
      </w:r>
      <w:bookmarkEnd w:id="359"/>
    </w:p>
    <w:p w14:paraId="5AA92DAE" w14:textId="77777777" w:rsidR="00867A55" w:rsidRPr="001F59EC" w:rsidRDefault="218DE66B" w:rsidP="6B06F679">
      <w:pPr>
        <w:pStyle w:val="berschrift3"/>
        <w:rPr>
          <w:rFonts w:asciiTheme="majorHAnsi" w:hAnsiTheme="majorHAnsi" w:cstheme="majorBidi"/>
        </w:rPr>
      </w:pPr>
      <w:bookmarkStart w:id="360" w:name="_Toc822637261"/>
      <w:r w:rsidRPr="6B06F679">
        <w:rPr>
          <w:rFonts w:asciiTheme="majorHAnsi" w:hAnsiTheme="majorHAnsi" w:cstheme="majorBidi"/>
        </w:rPr>
        <w:t>Betriebshinweise</w:t>
      </w:r>
      <w:bookmarkEnd w:id="360"/>
    </w:p>
    <w:p w14:paraId="274A539D" w14:textId="77777777" w:rsidR="00867A55" w:rsidRPr="001F59EC" w:rsidRDefault="218DE66B" w:rsidP="6B06F679">
      <w:pPr>
        <w:pStyle w:val="berschrift3"/>
        <w:rPr>
          <w:rFonts w:asciiTheme="majorHAnsi" w:hAnsiTheme="majorHAnsi" w:cstheme="majorBidi"/>
        </w:rPr>
      </w:pPr>
      <w:bookmarkStart w:id="361" w:name="_Toc1774214040"/>
      <w:r w:rsidRPr="6B06F679">
        <w:rPr>
          <w:rFonts w:asciiTheme="majorHAnsi" w:hAnsiTheme="majorHAnsi" w:cstheme="majorBidi"/>
        </w:rPr>
        <w:t>Updates</w:t>
      </w:r>
      <w:bookmarkEnd w:id="361"/>
    </w:p>
    <w:p w14:paraId="4F06768E" w14:textId="2EBDA79B" w:rsidR="00867A55" w:rsidRPr="001F59EC" w:rsidRDefault="006429FE" w:rsidP="006429FE">
      <w:pPr>
        <w:rPr>
          <w:rFonts w:asciiTheme="majorHAnsi" w:hAnsiTheme="majorHAnsi" w:cstheme="majorHAnsi"/>
        </w:rPr>
      </w:pPr>
      <w:r w:rsidRPr="001F59EC">
        <w:rPr>
          <w:rFonts w:asciiTheme="majorHAnsi" w:hAnsiTheme="majorHAnsi" w:cstheme="majorHAnsi"/>
        </w:rPr>
        <w:t>Die Updates der Citrix Master-Server werden häufig durch den Kunden durchgeführt. Die PROACT unterstützt bei den Updates.</w:t>
      </w:r>
    </w:p>
    <w:p w14:paraId="45FF001A" w14:textId="77777777" w:rsidR="00867A55" w:rsidRPr="001F59EC" w:rsidRDefault="218DE66B" w:rsidP="6B06F679">
      <w:pPr>
        <w:pStyle w:val="berschrift3"/>
        <w:rPr>
          <w:rFonts w:asciiTheme="majorHAnsi" w:hAnsiTheme="majorHAnsi" w:cstheme="majorBidi"/>
        </w:rPr>
      </w:pPr>
      <w:bookmarkStart w:id="362" w:name="_Toc826374048"/>
      <w:r w:rsidRPr="6B06F679">
        <w:rPr>
          <w:rFonts w:asciiTheme="majorHAnsi" w:hAnsiTheme="majorHAnsi" w:cstheme="majorBidi"/>
        </w:rPr>
        <w:t>Hinweise zum Patchmanagement</w:t>
      </w:r>
      <w:bookmarkEnd w:id="362"/>
    </w:p>
    <w:p w14:paraId="62E9B80C" w14:textId="340BEE25" w:rsidR="006027C4" w:rsidRPr="001F59EC" w:rsidRDefault="006027C4" w:rsidP="006027C4">
      <w:pPr>
        <w:rPr>
          <w:rFonts w:asciiTheme="majorHAnsi" w:hAnsiTheme="majorHAnsi" w:cstheme="majorHAnsi"/>
        </w:rPr>
      </w:pPr>
      <w:r w:rsidRPr="001F59EC">
        <w:rPr>
          <w:rFonts w:asciiTheme="majorHAnsi" w:hAnsiTheme="majorHAnsi" w:cstheme="majorHAnsi"/>
        </w:rPr>
        <w:t>Das Patchmanagement der Infrastruktur-Systeme der Services unterliegt der PROACT und wird größtenteils automatisiert über Ansible durchgeführt</w:t>
      </w:r>
      <w:r w:rsidR="002503F6" w:rsidRPr="001F59EC">
        <w:rPr>
          <w:rFonts w:asciiTheme="majorHAnsi" w:hAnsiTheme="majorHAnsi" w:cstheme="majorHAnsi"/>
        </w:rPr>
        <w:t>. Informationen zu den Patchgruppen und den Zeiten befinden sich in der Serverliste.</w:t>
      </w:r>
    </w:p>
    <w:p w14:paraId="232317B0" w14:textId="77777777" w:rsidR="00867A55" w:rsidRPr="001F59EC" w:rsidRDefault="218DE66B" w:rsidP="6B06F679">
      <w:pPr>
        <w:pStyle w:val="berschrift3"/>
        <w:rPr>
          <w:rFonts w:asciiTheme="majorHAnsi" w:hAnsiTheme="majorHAnsi" w:cstheme="majorBidi"/>
        </w:rPr>
      </w:pPr>
      <w:bookmarkStart w:id="363" w:name="_Toc2126137793"/>
      <w:r w:rsidRPr="6B06F679">
        <w:rPr>
          <w:rFonts w:asciiTheme="majorHAnsi" w:hAnsiTheme="majorHAnsi" w:cstheme="majorBidi"/>
        </w:rPr>
        <w:t>Backup und Restore</w:t>
      </w:r>
      <w:bookmarkEnd w:id="363"/>
    </w:p>
    <w:p w14:paraId="6D874935" w14:textId="752E167B" w:rsidR="008762D5" w:rsidRPr="001F59EC" w:rsidRDefault="008762D5" w:rsidP="008762D5">
      <w:pPr>
        <w:rPr>
          <w:rFonts w:asciiTheme="majorHAnsi" w:hAnsiTheme="majorHAnsi" w:cstheme="majorHAnsi"/>
        </w:rPr>
      </w:pPr>
      <w:r w:rsidRPr="001F59EC">
        <w:rPr>
          <w:rFonts w:asciiTheme="majorHAnsi" w:hAnsiTheme="majorHAnsi" w:cstheme="majorHAnsi"/>
        </w:rPr>
        <w:t>Es werden sowohl die Datenbanken als auch die Server gesichert.</w:t>
      </w:r>
    </w:p>
    <w:p w14:paraId="14507BD4" w14:textId="53999F0D" w:rsidR="00867A55" w:rsidRPr="001F59EC" w:rsidRDefault="218DE66B" w:rsidP="6B06F679">
      <w:pPr>
        <w:pStyle w:val="berschrift3"/>
        <w:rPr>
          <w:rFonts w:asciiTheme="majorHAnsi" w:hAnsiTheme="majorHAnsi" w:cstheme="majorBidi"/>
        </w:rPr>
      </w:pPr>
      <w:bookmarkStart w:id="364" w:name="_Toc1594516663"/>
      <w:r w:rsidRPr="6B06F679">
        <w:rPr>
          <w:rFonts w:asciiTheme="majorHAnsi" w:hAnsiTheme="majorHAnsi" w:cstheme="majorBidi"/>
        </w:rPr>
        <w:t>Monitoring</w:t>
      </w:r>
      <w:bookmarkEnd w:id="364"/>
    </w:p>
    <w:p w14:paraId="3BD6C3B6" w14:textId="77777777"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Das Monitoring für Citrix Virtual Apps Services beinhaltet verschiedene Komponenten:</w:t>
      </w:r>
    </w:p>
    <w:p w14:paraId="391F00B3"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Delivery Controller</w:t>
      </w:r>
    </w:p>
    <w:p w14:paraId="756A95DC"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15041A07"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596730D2"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Provisioning Server</w:t>
      </w:r>
    </w:p>
    <w:p w14:paraId="66C8BD8E"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3E1CE58D"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759F1A73"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Worker/Terminal Server</w:t>
      </w:r>
    </w:p>
    <w:p w14:paraId="73C6B1E0"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lastRenderedPageBreak/>
        <w:t>Basismonitoring</w:t>
      </w:r>
    </w:p>
    <w:p w14:paraId="28A2C135"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06DAD836"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PVS Write Cache Usage</w:t>
      </w:r>
    </w:p>
    <w:p w14:paraId="14A54DD0"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Server</w:t>
      </w:r>
    </w:p>
    <w:p w14:paraId="24A6CEE6"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2E5C1915"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1E3B1811"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Usage</w:t>
      </w:r>
    </w:p>
    <w:p w14:paraId="5C170B0E" w14:textId="77777777" w:rsidR="005471C3" w:rsidRPr="001F59EC" w:rsidRDefault="218DE66B" w:rsidP="00166B55">
      <w:pPr>
        <w:numPr>
          <w:ilvl w:val="0"/>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Storefront Server</w:t>
      </w:r>
    </w:p>
    <w:p w14:paraId="7B1011D7"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Basismonitoring</w:t>
      </w:r>
    </w:p>
    <w:p w14:paraId="32896BAE" w14:textId="77777777" w:rsidR="005471C3" w:rsidRPr="001F59EC" w:rsidRDefault="218DE66B" w:rsidP="00166B55">
      <w:pPr>
        <w:numPr>
          <w:ilvl w:val="1"/>
          <w:numId w:val="20"/>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Citrix Dienste</w:t>
      </w:r>
    </w:p>
    <w:p w14:paraId="5CF4AE60" w14:textId="2F0849E0"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w:t>
      </w:r>
    </w:p>
    <w:p w14:paraId="31D2939C" w14:textId="77777777" w:rsidR="005471C3"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Zusätzlich werden folgende Metriken an verschiedenen Komponenten der Umgebung eingeholt:</w:t>
      </w:r>
    </w:p>
    <w:p w14:paraId="76758F60" w14:textId="77777777" w:rsidR="005471C3" w:rsidRPr="001F59EC" w:rsidRDefault="218DE66B" w:rsidP="00166B55">
      <w:pPr>
        <w:numPr>
          <w:ilvl w:val="0"/>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Delivery Controller</w:t>
      </w:r>
    </w:p>
    <w:p w14:paraId="170A4F90"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Farmweite Metriken</w:t>
      </w:r>
    </w:p>
    <w:p w14:paraId="019AFA31"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Aktive User</w:t>
      </w:r>
    </w:p>
    <w:p w14:paraId="317CEA1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Getrennte User</w:t>
      </w:r>
    </w:p>
    <w:p w14:paraId="202D485B"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Idle User</w:t>
      </w:r>
    </w:p>
    <w:p w14:paraId="043D7B6E"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Gesamte User</w:t>
      </w:r>
    </w:p>
    <w:p w14:paraId="45B4D4CF"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Logon Performance Metriken (Farmweit)</w:t>
      </w:r>
    </w:p>
    <w:p w14:paraId="4554E0FA"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Dauer Authentication (min/max/avg)</w:t>
      </w:r>
    </w:p>
    <w:p w14:paraId="6447BBD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Brokering</w:t>
      </w:r>
    </w:p>
    <w:p w14:paraId="2EFD61CC"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Group Policies</w:t>
      </w:r>
    </w:p>
    <w:p w14:paraId="499DA84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val="en-US" w:eastAsia="de-DE"/>
        </w:rPr>
      </w:pPr>
      <w:r w:rsidRPr="001F59EC">
        <w:rPr>
          <w:rFonts w:asciiTheme="majorHAnsi" w:eastAsia="Times New Roman" w:hAnsiTheme="majorHAnsi" w:cstheme="majorHAnsi"/>
          <w:lang w:val="en-US" w:eastAsia="de-DE"/>
        </w:rPr>
        <w:t>Dauer HDX Connection (Client-&gt;Terminalserver)</w:t>
      </w:r>
    </w:p>
    <w:p w14:paraId="404D651D"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Steuerungsübergabe</w:t>
      </w:r>
    </w:p>
    <w:p w14:paraId="742CE1A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LogOn</w:t>
      </w:r>
    </w:p>
    <w:p w14:paraId="78D98E85"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LogOn Scripts</w:t>
      </w:r>
    </w:p>
    <w:p w14:paraId="4D3D6FD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Profile Load</w:t>
      </w:r>
    </w:p>
    <w:p w14:paraId="48F857C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Dauer VM Start (falls zutreffend)</w:t>
      </w:r>
    </w:p>
    <w:p w14:paraId="7A4B8058"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Machine Catalogs</w:t>
      </w:r>
    </w:p>
    <w:p w14:paraId="3D87AC20"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in Wartungsmodus</w:t>
      </w:r>
    </w:p>
    <w:p w14:paraId="18E320B8"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bei maximaler Userkapazität</w:t>
      </w:r>
    </w:p>
    <w:p w14:paraId="5C6AE532"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Nicht funktionale Worker</w:t>
      </w:r>
    </w:p>
    <w:p w14:paraId="0BE78B6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Nicht funktionale Worker (%)</w:t>
      </w:r>
    </w:p>
    <w:p w14:paraId="4CDBB8E5"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"Stuck on Boot"-Worker</w:t>
      </w:r>
    </w:p>
    <w:p w14:paraId="2451182A"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Gesamtanzahl Worker</w:t>
      </w:r>
    </w:p>
    <w:p w14:paraId="5618B71B"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Unregistrierte Worker</w:t>
      </w:r>
    </w:p>
    <w:p w14:paraId="0D357B53"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Storefront Metriken</w:t>
      </w:r>
    </w:p>
    <w:p w14:paraId="57C8E3EF" w14:textId="1215A841"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Angemeldete User pro Storefront</w:t>
      </w:r>
    </w:p>
    <w:p w14:paraId="63E48EBE" w14:textId="5244F3A7"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3A442556" w14:textId="63591BA6"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6C868D1D" w14:textId="77777777" w:rsidR="005471C3" w:rsidRPr="001F59EC" w:rsidRDefault="005471C3" w:rsidP="005471C3">
      <w:pPr>
        <w:spacing w:after="0" w:line="240" w:lineRule="auto"/>
        <w:textAlignment w:val="center"/>
        <w:rPr>
          <w:rFonts w:asciiTheme="majorHAnsi" w:eastAsia="Times New Roman" w:hAnsiTheme="majorHAnsi" w:cstheme="majorHAnsi"/>
          <w:szCs w:val="20"/>
          <w:lang w:eastAsia="de-DE"/>
        </w:rPr>
      </w:pPr>
    </w:p>
    <w:p w14:paraId="50DD3E49"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 Metriken</w:t>
      </w:r>
    </w:p>
    <w:p w14:paraId="52AB5707"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Aktive Sessions pro Worker</w:t>
      </w:r>
    </w:p>
    <w:p w14:paraId="12367F96" w14:textId="77777777" w:rsidR="005471C3" w:rsidRPr="001F59EC" w:rsidRDefault="218DE66B" w:rsidP="00166B55">
      <w:pPr>
        <w:numPr>
          <w:ilvl w:val="2"/>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Getrennte Session pro Worker</w:t>
      </w:r>
    </w:p>
    <w:p w14:paraId="4FC96160"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Worker/Terminal Server</w:t>
      </w:r>
    </w:p>
    <w:p w14:paraId="7BA98F71" w14:textId="77777777" w:rsidR="005471C3" w:rsidRPr="001F59EC" w:rsidRDefault="218DE66B" w:rsidP="00166B55">
      <w:pPr>
        <w:numPr>
          <w:ilvl w:val="0"/>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License Server</w:t>
      </w:r>
    </w:p>
    <w:p w14:paraId="32F0CDA6"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Gesamt Lizenzanzahl</w:t>
      </w:r>
    </w:p>
    <w:p w14:paraId="5B0E2CD9"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Lizenzen in Nutzung</w:t>
      </w:r>
    </w:p>
    <w:p w14:paraId="49DB6EFA"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Lizenzen in Nutzung (%)</w:t>
      </w:r>
    </w:p>
    <w:p w14:paraId="023D471D" w14:textId="77777777" w:rsidR="005471C3" w:rsidRPr="001F59EC" w:rsidRDefault="218DE66B" w:rsidP="00166B55">
      <w:pPr>
        <w:numPr>
          <w:ilvl w:val="1"/>
          <w:numId w:val="21"/>
        </w:numPr>
        <w:spacing w:after="0" w:line="240" w:lineRule="auto"/>
        <w:textAlignment w:val="center"/>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Überhang</w:t>
      </w:r>
    </w:p>
    <w:p w14:paraId="03DDD24B" w14:textId="77777777" w:rsidR="005471C3" w:rsidRPr="001F59EC" w:rsidRDefault="218DE66B" w:rsidP="218DE66B">
      <w:pPr>
        <w:spacing w:after="0" w:line="240" w:lineRule="auto"/>
        <w:ind w:left="1620"/>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 </w:t>
      </w:r>
    </w:p>
    <w:p w14:paraId="477792A2" w14:textId="5CFFCE71" w:rsidR="00CF60BF" w:rsidRPr="001F59EC" w:rsidRDefault="218DE66B" w:rsidP="218DE66B">
      <w:pPr>
        <w:spacing w:after="0" w:line="240" w:lineRule="auto"/>
        <w:rPr>
          <w:rFonts w:asciiTheme="majorHAnsi" w:eastAsia="Times New Roman" w:hAnsiTheme="majorHAnsi" w:cstheme="majorHAnsi"/>
          <w:lang w:eastAsia="de-DE"/>
        </w:rPr>
      </w:pPr>
      <w:r w:rsidRPr="001F59EC">
        <w:rPr>
          <w:rFonts w:asciiTheme="majorHAnsi" w:eastAsia="Times New Roman" w:hAnsiTheme="majorHAnsi" w:cstheme="majorHAnsi"/>
          <w:lang w:eastAsia="de-DE"/>
        </w:rPr>
        <w:t>Zudem werden verschiedene HTTPS-Endpunkte der o.g. Komponenten überwacht.</w:t>
      </w:r>
    </w:p>
    <w:p w14:paraId="6EAB3307" w14:textId="77777777" w:rsidR="00867A55" w:rsidRPr="001F59EC" w:rsidRDefault="218DE66B" w:rsidP="6B06F679">
      <w:pPr>
        <w:pStyle w:val="berschrift3"/>
        <w:rPr>
          <w:rFonts w:asciiTheme="majorHAnsi" w:hAnsiTheme="majorHAnsi" w:cstheme="majorBidi"/>
        </w:rPr>
      </w:pPr>
      <w:bookmarkStart w:id="365" w:name="_Toc155411755"/>
      <w:r w:rsidRPr="6B06F679">
        <w:rPr>
          <w:rFonts w:asciiTheme="majorHAnsi" w:hAnsiTheme="majorHAnsi" w:cstheme="majorBidi"/>
        </w:rPr>
        <w:t>Verbrauchdatenerfassung</w:t>
      </w:r>
      <w:bookmarkEnd w:id="365"/>
    </w:p>
    <w:p w14:paraId="53E7053B" w14:textId="05149AA9" w:rsidR="00BF6AC4" w:rsidRPr="001F59EC" w:rsidRDefault="218DE66B">
      <w:pPr>
        <w:rPr>
          <w:rFonts w:asciiTheme="majorHAnsi" w:hAnsiTheme="majorHAnsi" w:cstheme="majorHAnsi"/>
          <w:b/>
          <w:bCs/>
        </w:rPr>
      </w:pPr>
      <w:r w:rsidRPr="001F59EC">
        <w:rPr>
          <w:rFonts w:asciiTheme="majorHAnsi" w:hAnsiTheme="majorHAnsi" w:cstheme="majorHAnsi"/>
        </w:rPr>
        <w:t xml:space="preserve">Für die Abrechnung der Citrix User wird folgende AD-Gruppe erfasst: </w:t>
      </w:r>
      <w:r w:rsidRPr="001F59EC">
        <w:rPr>
          <w:rFonts w:asciiTheme="majorHAnsi" w:hAnsiTheme="majorHAnsi" w:cstheme="majorHAnsi"/>
          <w:b/>
          <w:bCs/>
        </w:rPr>
        <w:t>G_Citrix_Site_Global</w:t>
      </w:r>
    </w:p>
    <w:p w14:paraId="1D904E31" w14:textId="77777777" w:rsidR="00BC2C14" w:rsidRPr="001F59EC" w:rsidRDefault="00BC2C14">
      <w:pPr>
        <w:rPr>
          <w:rFonts w:asciiTheme="majorHAnsi" w:hAnsiTheme="majorHAnsi" w:cstheme="majorHAnsi"/>
          <w:b/>
          <w:bCs/>
        </w:rPr>
      </w:pPr>
    </w:p>
    <w:p w14:paraId="307D9337" w14:textId="77777777" w:rsidR="00BC2C14" w:rsidRPr="001F59EC" w:rsidRDefault="00BC2C14">
      <w:pPr>
        <w:rPr>
          <w:rFonts w:asciiTheme="majorHAnsi" w:hAnsiTheme="majorHAnsi" w:cstheme="majorHAnsi"/>
          <w:b/>
          <w:bCs/>
        </w:rPr>
      </w:pPr>
    </w:p>
    <w:p w14:paraId="68021533" w14:textId="77777777" w:rsidR="00BC2C14" w:rsidRPr="001F59EC" w:rsidRDefault="00BC2C14">
      <w:pPr>
        <w:rPr>
          <w:rFonts w:asciiTheme="majorHAnsi" w:hAnsiTheme="majorHAnsi" w:cstheme="majorHAnsi"/>
          <w:b/>
          <w:bCs/>
        </w:rPr>
      </w:pPr>
    </w:p>
    <w:p w14:paraId="0CE60619" w14:textId="77777777" w:rsidR="00BC2C14" w:rsidRPr="001F59EC" w:rsidRDefault="00BC2C14">
      <w:pPr>
        <w:rPr>
          <w:rFonts w:asciiTheme="majorHAnsi" w:hAnsiTheme="majorHAnsi" w:cstheme="majorHAnsi"/>
          <w:b/>
          <w:bCs/>
        </w:rPr>
      </w:pPr>
    </w:p>
    <w:p w14:paraId="448A6BD5" w14:textId="77777777" w:rsidR="00BC2C14" w:rsidRPr="001F59EC" w:rsidRDefault="00BC2C14">
      <w:pPr>
        <w:rPr>
          <w:rFonts w:asciiTheme="majorHAnsi" w:hAnsiTheme="majorHAnsi" w:cstheme="majorHAnsi"/>
          <w:b/>
        </w:rPr>
      </w:pPr>
    </w:p>
    <w:p w14:paraId="13D1B4D7" w14:textId="5AEA76D3" w:rsidR="00BF6AC4" w:rsidRPr="001F59EC" w:rsidRDefault="00BF6AC4" w:rsidP="6B06F679">
      <w:pPr>
        <w:pStyle w:val="berschrift2"/>
        <w:rPr>
          <w:rFonts w:asciiTheme="majorHAnsi" w:hAnsiTheme="majorHAnsi" w:cstheme="majorBidi"/>
          <w:lang w:val="en-GB"/>
        </w:rPr>
      </w:pPr>
      <w:bookmarkStart w:id="366" w:name="_Toc1885707308"/>
      <w:r w:rsidRPr="6B06F679">
        <w:rPr>
          <w:rFonts w:asciiTheme="majorHAnsi" w:hAnsiTheme="majorHAnsi" w:cstheme="majorBidi"/>
          <w:lang w:val="en-GB"/>
        </w:rPr>
        <w:t>besondere Anwendungen</w:t>
      </w:r>
      <w:bookmarkEnd w:id="366"/>
    </w:p>
    <w:p w14:paraId="70252ABE" w14:textId="161F043D" w:rsidR="00BF6AC4" w:rsidRPr="001F59EC" w:rsidRDefault="00BF6AC4" w:rsidP="6B06F679">
      <w:pPr>
        <w:pStyle w:val="berschrift3"/>
        <w:rPr>
          <w:rFonts w:asciiTheme="majorHAnsi" w:hAnsiTheme="majorHAnsi" w:cstheme="majorBidi"/>
          <w:lang w:val="en-GB"/>
        </w:rPr>
      </w:pPr>
      <w:bookmarkStart w:id="367" w:name="_Toc305186547"/>
      <w:r w:rsidRPr="6B06F679">
        <w:rPr>
          <w:rFonts w:asciiTheme="majorHAnsi" w:hAnsiTheme="majorHAnsi" w:cstheme="majorBidi"/>
          <w:lang w:val="en-GB"/>
        </w:rPr>
        <w:t>Microsoft Edge</w:t>
      </w:r>
      <w:bookmarkEnd w:id="367"/>
    </w:p>
    <w:tbl>
      <w:tblPr>
        <w:tblStyle w:val="ahdFormatvorlage1"/>
        <w:tblW w:w="0" w:type="auto"/>
        <w:tblLook w:val="04A0" w:firstRow="1" w:lastRow="0" w:firstColumn="1" w:lastColumn="0" w:noHBand="0" w:noVBand="1"/>
      </w:tblPr>
      <w:tblGrid>
        <w:gridCol w:w="2547"/>
        <w:gridCol w:w="6515"/>
      </w:tblGrid>
      <w:tr w:rsidR="00BF6AC4" w:rsidRPr="00E9680B" w14:paraId="3D655623" w14:textId="77777777" w:rsidTr="00BF6A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F0E5E14" w14:textId="3A635C43"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Installations-Parameter</w:t>
            </w:r>
          </w:p>
        </w:tc>
        <w:tc>
          <w:tcPr>
            <w:tcW w:w="6515" w:type="dxa"/>
            <w:shd w:val="clear" w:color="auto" w:fill="BFBFBF" w:themeFill="background1" w:themeFillShade="BF"/>
          </w:tcPr>
          <w:p w14:paraId="153C17AF" w14:textId="488DFBE6" w:rsidR="00BF6AC4" w:rsidRPr="001F59EC" w:rsidRDefault="00BF6AC4" w:rsidP="00BF6A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b w:val="0"/>
                <w:bCs/>
                <w:lang w:val="en-GB"/>
              </w:rPr>
            </w:pPr>
            <w:r w:rsidRPr="001F59EC">
              <w:rPr>
                <w:rFonts w:asciiTheme="majorHAnsi" w:hAnsiTheme="majorHAnsi" w:cstheme="majorHAnsi"/>
                <w:b w:val="0"/>
                <w:bCs/>
                <w:color w:val="auto"/>
                <w:lang w:val="en-GB"/>
              </w:rPr>
              <w:t>MsiExec.exe /i MicrosoftEdgeEnterpriseX64.msi DONOTCREATETASKBARSHORTCUT=true DONOTCREATEDESKTOPSHORTCUT=true /qn</w:t>
            </w:r>
          </w:p>
        </w:tc>
      </w:tr>
      <w:tr w:rsidR="003461AE" w:rsidRPr="00E9680B" w14:paraId="217EEE85"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5C2490F5" w14:textId="297DB192" w:rsidR="003461AE" w:rsidRPr="001F59EC" w:rsidRDefault="003461AE" w:rsidP="00BF6AC4">
            <w:pPr>
              <w:rPr>
                <w:rFonts w:asciiTheme="majorHAnsi" w:hAnsiTheme="majorHAnsi" w:cstheme="majorHAnsi"/>
                <w:lang w:val="en-GB"/>
              </w:rPr>
            </w:pPr>
            <w:r w:rsidRPr="001F59EC">
              <w:rPr>
                <w:rFonts w:asciiTheme="majorHAnsi" w:hAnsiTheme="majorHAnsi" w:cstheme="majorHAnsi"/>
                <w:lang w:val="en-GB"/>
              </w:rPr>
              <w:t>Installations-Pfad</w:t>
            </w:r>
          </w:p>
        </w:tc>
        <w:tc>
          <w:tcPr>
            <w:tcW w:w="6515" w:type="dxa"/>
          </w:tcPr>
          <w:p w14:paraId="01D9F454" w14:textId="3514283E"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C:\Program Files (x86)\Microsoft\Edge</w:t>
            </w:r>
          </w:p>
        </w:tc>
      </w:tr>
      <w:tr w:rsidR="00BF6AC4" w:rsidRPr="00E9680B" w14:paraId="1433B20D"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73A65414" w14:textId="75A6FD8E"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Gruppenrichtlinien-Definitionen</w:t>
            </w:r>
          </w:p>
        </w:tc>
        <w:tc>
          <w:tcPr>
            <w:tcW w:w="6515" w:type="dxa"/>
          </w:tcPr>
          <w:p w14:paraId="33217352"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msedge.admx</w:t>
            </w:r>
          </w:p>
          <w:p w14:paraId="2551DB45"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msedgeupdate.admx</w:t>
            </w:r>
          </w:p>
          <w:p w14:paraId="4EF47B86" w14:textId="5055AEAC"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msedgewebview2.admx</w:t>
            </w:r>
          </w:p>
        </w:tc>
      </w:tr>
      <w:tr w:rsidR="00BF6AC4" w:rsidRPr="001F59EC" w14:paraId="268C0EC2"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1E42658E" w14:textId="65071D54"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Gruppenrichtlinie</w:t>
            </w:r>
          </w:p>
        </w:tc>
        <w:tc>
          <w:tcPr>
            <w:tcW w:w="6515" w:type="dxa"/>
          </w:tcPr>
          <w:p w14:paraId="743EC157" w14:textId="66707F65" w:rsidR="00BF6AC4" w:rsidRPr="001F59EC" w:rsidRDefault="00BF6AC4"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cc_MicrosoftEdge</w:t>
            </w:r>
          </w:p>
        </w:tc>
      </w:tr>
      <w:tr w:rsidR="00BF6AC4" w:rsidRPr="00E9680B" w14:paraId="7FB4F855"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661EEE88" w14:textId="5CEDC0A1"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FSLogix-Redirections</w:t>
            </w:r>
          </w:p>
        </w:tc>
        <w:tc>
          <w:tcPr>
            <w:tcW w:w="6515" w:type="dxa"/>
          </w:tcPr>
          <w:p w14:paraId="0170046E"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Copy="0"&gt;AppData\Roaming\Microsoft\Edge\User Data\Default\Service Worker\CacheStorage&lt;/Exclude&gt;</w:t>
            </w:r>
          </w:p>
          <w:p w14:paraId="41669726"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Copy="0"&gt;AppData\Roaming\Microsoft\Edge\User Data\Default\Service Worker\ScriptCache&lt;/Exclude&gt;</w:t>
            </w:r>
          </w:p>
          <w:p w14:paraId="17C16693" w14:textId="77777777"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16"/>
                <w:szCs w:val="18"/>
                <w:lang w:val="en-GB"/>
              </w:rPr>
            </w:pPr>
            <w:r w:rsidRPr="001F59EC">
              <w:rPr>
                <w:rFonts w:asciiTheme="majorHAnsi" w:hAnsiTheme="majorHAnsi" w:cstheme="majorHAnsi"/>
                <w:sz w:val="16"/>
                <w:szCs w:val="18"/>
                <w:lang w:val="en-GB"/>
              </w:rPr>
              <w:t>&lt;Exclude Copy="0"&gt;AppData\Local\Microsoft\Edge\User Data\Default\Code Cache&lt;/Exclude&gt;</w:t>
            </w:r>
          </w:p>
          <w:p w14:paraId="4BB1D13D" w14:textId="7188C534"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sz w:val="16"/>
                <w:szCs w:val="18"/>
                <w:lang w:val="en-GB"/>
              </w:rPr>
              <w:t>&lt;Exclude Copy="0"&gt;AppData\Local\Microsoft\Edge\User Data\Default\Cache&lt;/Exclude&gt;</w:t>
            </w:r>
          </w:p>
        </w:tc>
      </w:tr>
      <w:tr w:rsidR="00BF6AC4" w:rsidRPr="001F59EC" w14:paraId="285D96B2" w14:textId="77777777" w:rsidTr="00BF6AC4">
        <w:tc>
          <w:tcPr>
            <w:cnfStyle w:val="001000000000" w:firstRow="0" w:lastRow="0" w:firstColumn="1" w:lastColumn="0" w:oddVBand="0" w:evenVBand="0" w:oddHBand="0" w:evenHBand="0" w:firstRowFirstColumn="0" w:firstRowLastColumn="0" w:lastRowFirstColumn="0" w:lastRowLastColumn="0"/>
            <w:tcW w:w="2547" w:type="dxa"/>
          </w:tcPr>
          <w:p w14:paraId="5CA7D9A7" w14:textId="342295D8" w:rsidR="00BF6AC4" w:rsidRPr="001F59EC" w:rsidRDefault="003461AE" w:rsidP="00BF6AC4">
            <w:pPr>
              <w:rPr>
                <w:rFonts w:asciiTheme="majorHAnsi" w:hAnsiTheme="majorHAnsi" w:cstheme="majorHAnsi"/>
                <w:lang w:val="en-GB"/>
              </w:rPr>
            </w:pPr>
            <w:r w:rsidRPr="001F59EC">
              <w:rPr>
                <w:rFonts w:asciiTheme="majorHAnsi" w:hAnsiTheme="majorHAnsi" w:cstheme="majorHAnsi"/>
                <w:lang w:val="en-GB"/>
              </w:rPr>
              <w:t>FSLogix App-Masking-Ruleset</w:t>
            </w:r>
          </w:p>
        </w:tc>
        <w:tc>
          <w:tcPr>
            <w:tcW w:w="6515" w:type="dxa"/>
          </w:tcPr>
          <w:p w14:paraId="45C9D318" w14:textId="77777777" w:rsidR="00BF6AC4"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MicrosoftEdge.fxa</w:t>
            </w:r>
          </w:p>
          <w:p w14:paraId="1284E60E" w14:textId="77777777"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MicrosoftEdge.fxr</w:t>
            </w:r>
          </w:p>
          <w:p w14:paraId="1DC8AC46" w14:textId="77777777"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464ED804" w14:textId="6B4849C1"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auf C:\Program Files (x86)\Microsoft\Edge</w:t>
            </w:r>
          </w:p>
          <w:p w14:paraId="674F712F" w14:textId="5BF936CB"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Nur für folgende Benutzer/Gruppen erlaubt:</w:t>
            </w:r>
          </w:p>
          <w:p w14:paraId="6CDB5FBE" w14:textId="20E480C5"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BIG\G_XA_MicrosoftEdge</w:t>
            </w:r>
          </w:p>
          <w:p w14:paraId="47D9FD98" w14:textId="0469DBC7"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BIG\Domänen-Admins</w:t>
            </w:r>
          </w:p>
          <w:p w14:paraId="4D03F148" w14:textId="1678B7D6" w:rsidR="003461AE" w:rsidRPr="001F59EC" w:rsidRDefault="003461AE" w:rsidP="00BF6AC4">
            <w:pPr>
              <w:pStyle w:val="Listenabsatz"/>
              <w:numPr>
                <w:ilvl w:val="0"/>
                <w:numId w:val="13"/>
              </w:num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NT-AUTORITÄT\SYSTEM</w:t>
            </w:r>
          </w:p>
          <w:p w14:paraId="2E55B06A" w14:textId="24120F6B" w:rsidR="003461AE" w:rsidRPr="001F59EC" w:rsidRDefault="003461AE" w:rsidP="00BF6A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BF6AC4" w:rsidRPr="001F59EC" w14:paraId="4EDB96BD" w14:textId="77777777" w:rsidTr="00BF6AC4">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47" w:type="dxa"/>
          </w:tcPr>
          <w:p w14:paraId="296AE961" w14:textId="2514B5FE" w:rsidR="00BF6AC4" w:rsidRPr="001F59EC" w:rsidRDefault="00BF6AC4" w:rsidP="00BF6AC4">
            <w:pPr>
              <w:rPr>
                <w:rFonts w:asciiTheme="majorHAnsi" w:hAnsiTheme="majorHAnsi" w:cstheme="majorHAnsi"/>
                <w:lang w:val="en-GB"/>
              </w:rPr>
            </w:pPr>
            <w:r w:rsidRPr="001F59EC">
              <w:rPr>
                <w:rFonts w:asciiTheme="majorHAnsi" w:hAnsiTheme="majorHAnsi" w:cstheme="majorHAnsi"/>
                <w:lang w:val="en-GB"/>
              </w:rPr>
              <w:t>Firewall</w:t>
            </w:r>
          </w:p>
        </w:tc>
        <w:tc>
          <w:tcPr>
            <w:tcW w:w="6515" w:type="dxa"/>
          </w:tcPr>
          <w:p w14:paraId="0588095B" w14:textId="5E6410FC" w:rsidR="00BF6AC4" w:rsidRPr="001F59EC" w:rsidRDefault="00BF6AC4" w:rsidP="00BF6A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Keine besonderen Firewall-Regeln</w:t>
            </w:r>
          </w:p>
        </w:tc>
      </w:tr>
    </w:tbl>
    <w:p w14:paraId="59F288C2" w14:textId="77777777" w:rsidR="00BF6AC4" w:rsidRPr="001F59EC" w:rsidRDefault="00BF6AC4">
      <w:pPr>
        <w:rPr>
          <w:rFonts w:asciiTheme="majorHAnsi" w:hAnsiTheme="majorHAnsi" w:cstheme="majorHAnsi"/>
          <w:b/>
          <w:bCs/>
        </w:rPr>
      </w:pPr>
    </w:p>
    <w:p w14:paraId="76A2727A" w14:textId="03343177" w:rsidR="00BF6AC4" w:rsidRPr="001F59EC" w:rsidRDefault="00BF6AC4">
      <w:pPr>
        <w:rPr>
          <w:rFonts w:asciiTheme="majorHAnsi" w:hAnsiTheme="majorHAnsi" w:cstheme="majorHAnsi"/>
          <w:b/>
          <w:bCs/>
        </w:rPr>
      </w:pPr>
      <w:r w:rsidRPr="001F59EC">
        <w:rPr>
          <w:rFonts w:asciiTheme="majorHAnsi" w:hAnsiTheme="majorHAnsi" w:cstheme="majorHAnsi"/>
          <w:noProof/>
        </w:rPr>
        <w:lastRenderedPageBreak/>
        <w:drawing>
          <wp:inline distT="0" distB="0" distL="0" distR="0" wp14:anchorId="6D54E9AB" wp14:editId="29D17CAD">
            <wp:extent cx="5760720" cy="4102735"/>
            <wp:effectExtent l="0" t="0" r="0" b="0"/>
            <wp:docPr id="1066910708" name="Grafik 1" descr="Ein Bild, das Text, Screenshot, Zahl, Softwar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910708" name="Grafik 1" descr="Ein Bild, das Text, Screenshot, Zahl, Software enthält.&#10;&#10;KI-generierte Inhalte können fehlerhaft sein."/>
                    <pic:cNvPicPr/>
                  </pic:nvPicPr>
                  <pic:blipFill>
                    <a:blip r:embed="rId117"/>
                    <a:stretch>
                      <a:fillRect/>
                    </a:stretch>
                  </pic:blipFill>
                  <pic:spPr>
                    <a:xfrm>
                      <a:off x="0" y="0"/>
                      <a:ext cx="5760720" cy="4102735"/>
                    </a:xfrm>
                    <a:prstGeom prst="rect">
                      <a:avLst/>
                    </a:prstGeom>
                  </pic:spPr>
                </pic:pic>
              </a:graphicData>
            </a:graphic>
          </wp:inline>
        </w:drawing>
      </w:r>
      <w:r w:rsidR="002254EC" w:rsidRPr="001F59EC">
        <w:rPr>
          <w:rFonts w:asciiTheme="majorHAnsi" w:hAnsiTheme="majorHAnsi" w:cstheme="majorHAnsi"/>
          <w:b/>
          <w:bCs/>
        </w:rPr>
        <w:br w:type="page"/>
      </w:r>
    </w:p>
    <w:p w14:paraId="2841CF81" w14:textId="77777777" w:rsidR="00867A55" w:rsidRPr="001F59EC" w:rsidRDefault="218DE66B" w:rsidP="6B06F679">
      <w:pPr>
        <w:pStyle w:val="berschrift1"/>
        <w:rPr>
          <w:rFonts w:asciiTheme="majorHAnsi" w:hAnsiTheme="majorHAnsi" w:cstheme="majorBidi"/>
          <w:lang w:val="en-GB"/>
        </w:rPr>
      </w:pPr>
      <w:bookmarkStart w:id="368" w:name="_Toc38376367"/>
      <w:bookmarkStart w:id="369" w:name="_Toc53566863"/>
      <w:bookmarkStart w:id="370" w:name="_Toc62024241"/>
      <w:bookmarkStart w:id="371" w:name="_Toc1059544820"/>
      <w:r w:rsidRPr="6B06F679">
        <w:rPr>
          <w:rFonts w:asciiTheme="majorHAnsi" w:hAnsiTheme="majorHAnsi" w:cstheme="majorBidi"/>
          <w:lang w:val="en-GB"/>
        </w:rPr>
        <w:lastRenderedPageBreak/>
        <w:t>Citrix ADC</w:t>
      </w:r>
      <w:bookmarkEnd w:id="368"/>
      <w:bookmarkEnd w:id="369"/>
      <w:bookmarkEnd w:id="370"/>
      <w:bookmarkEnd w:id="371"/>
    </w:p>
    <w:p w14:paraId="7FC24B12"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das Loadbalacing wird ein HA-Pair im LAN aufgebaut, darüber hinaus wird für die externe veröffentlichung der Citrix Ressourcen ein Citrix ADC in der DMZ aufgesezt. </w:t>
      </w:r>
    </w:p>
    <w:p w14:paraId="5BC6EF1E" w14:textId="77777777" w:rsidR="00867A55" w:rsidRPr="001F59EC" w:rsidRDefault="218DE66B" w:rsidP="6B06F679">
      <w:pPr>
        <w:pStyle w:val="berschrift2"/>
        <w:rPr>
          <w:rFonts w:asciiTheme="majorHAnsi" w:hAnsiTheme="majorHAnsi" w:cstheme="majorBidi"/>
          <w:lang w:val="en-GB"/>
        </w:rPr>
      </w:pPr>
      <w:bookmarkStart w:id="372" w:name="_Toc38376368"/>
      <w:bookmarkStart w:id="373" w:name="_Toc53566864"/>
      <w:bookmarkStart w:id="374" w:name="_Toc62024242"/>
      <w:bookmarkStart w:id="375" w:name="_Toc1140535185"/>
      <w:r w:rsidRPr="6B06F679">
        <w:rPr>
          <w:rFonts w:asciiTheme="majorHAnsi" w:hAnsiTheme="majorHAnsi" w:cstheme="majorBidi"/>
          <w:lang w:val="en-GB"/>
        </w:rPr>
        <w:t>Citrix ADC Loadbalancer</w:t>
      </w:r>
      <w:bookmarkEnd w:id="372"/>
      <w:bookmarkEnd w:id="373"/>
      <w:bookmarkEnd w:id="374"/>
      <w:bookmarkEnd w:id="375"/>
    </w:p>
    <w:p w14:paraId="79D03C38"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Es werden zwei Citrix ADC im HA Pair aufgebaut, diese fungieren als Loadbalancer.</w:t>
      </w:r>
    </w:p>
    <w:p w14:paraId="44A326E1" w14:textId="77777777" w:rsidR="00867A55" w:rsidRPr="001F59EC" w:rsidRDefault="218DE66B" w:rsidP="6B06F679">
      <w:pPr>
        <w:pStyle w:val="berschrift3"/>
        <w:rPr>
          <w:rFonts w:asciiTheme="majorHAnsi" w:hAnsiTheme="majorHAnsi" w:cstheme="majorBidi"/>
        </w:rPr>
      </w:pPr>
      <w:bookmarkStart w:id="376" w:name="_Toc1168873211"/>
      <w:r w:rsidRPr="6B06F679">
        <w:rPr>
          <w:rFonts w:asciiTheme="majorHAnsi" w:hAnsiTheme="majorHAnsi" w:cstheme="majorBidi"/>
        </w:rPr>
        <w:t>Lizenzierung</w:t>
      </w:r>
      <w:bookmarkEnd w:id="376"/>
    </w:p>
    <w:p w14:paraId="42176D5D"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Citrix ADC 25 Standard. Die Lizenz wird durch die BIG beigestellt </w:t>
      </w:r>
    </w:p>
    <w:p w14:paraId="17CB6AA5" w14:textId="77777777" w:rsidR="00867A55" w:rsidRPr="001F59EC" w:rsidRDefault="218DE66B" w:rsidP="6B06F679">
      <w:pPr>
        <w:pStyle w:val="berschrift3"/>
        <w:rPr>
          <w:rFonts w:asciiTheme="majorHAnsi" w:hAnsiTheme="majorHAnsi" w:cstheme="majorBidi"/>
        </w:rPr>
      </w:pPr>
      <w:bookmarkStart w:id="377" w:name="_Toc1298679249"/>
      <w:r w:rsidRPr="6B06F679">
        <w:rPr>
          <w:rFonts w:asciiTheme="majorHAnsi" w:hAnsiTheme="majorHAnsi" w:cstheme="majorBidi"/>
        </w:rPr>
        <w:t>Setup</w:t>
      </w:r>
      <w:bookmarkEnd w:id="377"/>
    </w:p>
    <w:p w14:paraId="71C6F7F5"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Citrix ADC, wurde in der Version 13.x ausgerollt.  Die Appliance läuft auf VMware.  </w:t>
      </w:r>
    </w:p>
    <w:p w14:paraId="79235ECC" w14:textId="77777777" w:rsidR="00867A55" w:rsidRPr="001F59EC" w:rsidRDefault="218DE66B" w:rsidP="6B06F679">
      <w:pPr>
        <w:pStyle w:val="berschrift3"/>
        <w:rPr>
          <w:rFonts w:asciiTheme="majorHAnsi" w:hAnsiTheme="majorHAnsi" w:cstheme="majorBidi"/>
        </w:rPr>
      </w:pPr>
      <w:bookmarkStart w:id="378" w:name="_Toc1111436022"/>
      <w:r w:rsidRPr="6B06F679">
        <w:rPr>
          <w:rFonts w:asciiTheme="majorHAnsi" w:hAnsiTheme="majorHAnsi" w:cstheme="majorBidi"/>
        </w:rPr>
        <w:t>Netzwerk</w:t>
      </w:r>
      <w:bookmarkEnd w:id="378"/>
    </w:p>
    <w:tbl>
      <w:tblPr>
        <w:tblStyle w:val="ahdFormatvorlage2"/>
        <w:tblW w:w="9288" w:type="dxa"/>
        <w:tblLayout w:type="fixed"/>
        <w:tblLook w:val="01E0" w:firstRow="1" w:lastRow="1" w:firstColumn="1" w:lastColumn="1" w:noHBand="0" w:noVBand="0"/>
      </w:tblPr>
      <w:tblGrid>
        <w:gridCol w:w="3510"/>
        <w:gridCol w:w="2889"/>
        <w:gridCol w:w="2889"/>
      </w:tblGrid>
      <w:tr w:rsidR="00867A55" w:rsidRPr="001F59EC" w14:paraId="5BE46449" w14:textId="77777777" w:rsidTr="218DE66B">
        <w:trPr>
          <w:cnfStyle w:val="100000000000" w:firstRow="1" w:lastRow="0" w:firstColumn="0" w:lastColumn="0" w:oddVBand="0" w:evenVBand="0" w:oddHBand="0" w:evenHBand="0" w:firstRowFirstColumn="0" w:firstRowLastColumn="0" w:lastRowFirstColumn="0" w:lastRowLastColumn="0"/>
        </w:trPr>
        <w:tc>
          <w:tcPr>
            <w:tcW w:w="3510" w:type="dxa"/>
          </w:tcPr>
          <w:p w14:paraId="5CF8AE6B" w14:textId="77777777" w:rsidR="00867A55" w:rsidRPr="001F59EC" w:rsidRDefault="00867A55" w:rsidP="000306ED">
            <w:pPr>
              <w:rPr>
                <w:rFonts w:asciiTheme="majorHAnsi" w:hAnsiTheme="majorHAnsi" w:cstheme="majorHAnsi"/>
              </w:rPr>
            </w:pPr>
          </w:p>
        </w:tc>
        <w:tc>
          <w:tcPr>
            <w:tcW w:w="2889" w:type="dxa"/>
          </w:tcPr>
          <w:p w14:paraId="4B4837E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Funktion</w:t>
            </w:r>
          </w:p>
        </w:tc>
        <w:tc>
          <w:tcPr>
            <w:tcW w:w="2889" w:type="dxa"/>
          </w:tcPr>
          <w:p w14:paraId="2C9499FE"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IP-Adresse</w:t>
            </w:r>
          </w:p>
        </w:tc>
      </w:tr>
      <w:tr w:rsidR="00867A55" w:rsidRPr="001F59EC" w14:paraId="7A379245" w14:textId="77777777" w:rsidTr="218DE66B">
        <w:tc>
          <w:tcPr>
            <w:tcW w:w="3510" w:type="dxa"/>
          </w:tcPr>
          <w:p w14:paraId="63E83B8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Big-adclb01</w:t>
            </w:r>
          </w:p>
        </w:tc>
        <w:tc>
          <w:tcPr>
            <w:tcW w:w="2889" w:type="dxa"/>
          </w:tcPr>
          <w:p w14:paraId="5F3FAEC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2921369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10.18.11.1</w:t>
            </w:r>
          </w:p>
        </w:tc>
      </w:tr>
      <w:tr w:rsidR="00867A55" w:rsidRPr="001F59EC" w14:paraId="262AD20B" w14:textId="77777777" w:rsidTr="218DE66B">
        <w:tc>
          <w:tcPr>
            <w:tcW w:w="3510" w:type="dxa"/>
          </w:tcPr>
          <w:p w14:paraId="40F35E5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Big-adclb02</w:t>
            </w:r>
          </w:p>
        </w:tc>
        <w:tc>
          <w:tcPr>
            <w:tcW w:w="2889" w:type="dxa"/>
          </w:tcPr>
          <w:p w14:paraId="53774AC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Management </w:t>
            </w:r>
          </w:p>
        </w:tc>
        <w:tc>
          <w:tcPr>
            <w:tcW w:w="2889" w:type="dxa"/>
          </w:tcPr>
          <w:p w14:paraId="227CBB5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10.18.11.2</w:t>
            </w:r>
          </w:p>
        </w:tc>
      </w:tr>
      <w:tr w:rsidR="00867A55" w:rsidRPr="001F59EC" w14:paraId="09081B12" w14:textId="77777777" w:rsidTr="218DE66B">
        <w:tc>
          <w:tcPr>
            <w:tcW w:w="3510" w:type="dxa"/>
          </w:tcPr>
          <w:p w14:paraId="53C8ABA3" w14:textId="77777777" w:rsidR="00867A55" w:rsidRPr="001F59EC" w:rsidRDefault="00867A55" w:rsidP="000306ED">
            <w:pPr>
              <w:rPr>
                <w:rFonts w:asciiTheme="majorHAnsi" w:hAnsiTheme="majorHAnsi" w:cstheme="majorHAnsi"/>
              </w:rPr>
            </w:pPr>
          </w:p>
        </w:tc>
        <w:tc>
          <w:tcPr>
            <w:tcW w:w="2889" w:type="dxa"/>
          </w:tcPr>
          <w:p w14:paraId="546D7C8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Subnet-IP </w:t>
            </w:r>
          </w:p>
        </w:tc>
        <w:tc>
          <w:tcPr>
            <w:tcW w:w="2889" w:type="dxa"/>
          </w:tcPr>
          <w:p w14:paraId="074F51F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10.18.11.3</w:t>
            </w:r>
          </w:p>
        </w:tc>
      </w:tr>
      <w:tr w:rsidR="00867A55" w:rsidRPr="001F59EC" w14:paraId="37048E1A" w14:textId="77777777" w:rsidTr="218DE66B">
        <w:tc>
          <w:tcPr>
            <w:tcW w:w="3510" w:type="dxa"/>
          </w:tcPr>
          <w:p w14:paraId="170326B5" w14:textId="77777777" w:rsidR="00867A55" w:rsidRPr="001F59EC" w:rsidRDefault="00867A55" w:rsidP="000306ED">
            <w:pPr>
              <w:rPr>
                <w:rFonts w:asciiTheme="majorHAnsi" w:hAnsiTheme="majorHAnsi" w:cstheme="majorHAnsi"/>
              </w:rPr>
            </w:pPr>
          </w:p>
        </w:tc>
        <w:tc>
          <w:tcPr>
            <w:tcW w:w="2889" w:type="dxa"/>
          </w:tcPr>
          <w:p w14:paraId="6EF0A4D3"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lb_DNS &amp; lb_ldap*</w:t>
            </w:r>
          </w:p>
        </w:tc>
        <w:tc>
          <w:tcPr>
            <w:tcW w:w="2889" w:type="dxa"/>
          </w:tcPr>
          <w:p w14:paraId="20F01FE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10.18.11.4</w:t>
            </w:r>
          </w:p>
        </w:tc>
      </w:tr>
      <w:tr w:rsidR="00867A55" w:rsidRPr="001F59EC" w14:paraId="6D1F6D28" w14:textId="77777777" w:rsidTr="218DE66B">
        <w:tc>
          <w:tcPr>
            <w:tcW w:w="3510" w:type="dxa"/>
          </w:tcPr>
          <w:p w14:paraId="44CC433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storefront.big.krankenkasse.de</w:t>
            </w:r>
          </w:p>
        </w:tc>
        <w:tc>
          <w:tcPr>
            <w:tcW w:w="2889" w:type="dxa"/>
          </w:tcPr>
          <w:p w14:paraId="6B3BE25B"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lb_ctx_storefront</w:t>
            </w:r>
          </w:p>
        </w:tc>
        <w:tc>
          <w:tcPr>
            <w:tcW w:w="2889" w:type="dxa"/>
          </w:tcPr>
          <w:p w14:paraId="7367B88A"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10.18.11.5</w:t>
            </w:r>
          </w:p>
        </w:tc>
      </w:tr>
      <w:tr w:rsidR="00867A55" w:rsidRPr="001F59EC" w14:paraId="2A55A32C" w14:textId="77777777" w:rsidTr="218DE66B">
        <w:tc>
          <w:tcPr>
            <w:tcW w:w="3510" w:type="dxa"/>
          </w:tcPr>
          <w:p w14:paraId="69AB8E7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citrixwem.big.krankenkasse.de</w:t>
            </w:r>
          </w:p>
        </w:tc>
        <w:tc>
          <w:tcPr>
            <w:tcW w:w="2889" w:type="dxa"/>
          </w:tcPr>
          <w:p w14:paraId="7584691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lb_ctx_wem</w:t>
            </w:r>
          </w:p>
        </w:tc>
        <w:tc>
          <w:tcPr>
            <w:tcW w:w="2889" w:type="dxa"/>
          </w:tcPr>
          <w:p w14:paraId="73C010E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10.18.11.6</w:t>
            </w:r>
          </w:p>
        </w:tc>
      </w:tr>
      <w:tr w:rsidR="00867A55" w:rsidRPr="001F59EC" w14:paraId="22E1A076" w14:textId="77777777" w:rsidTr="218DE66B">
        <w:tc>
          <w:tcPr>
            <w:tcW w:w="3510" w:type="dxa"/>
          </w:tcPr>
          <w:p w14:paraId="32619172" w14:textId="77777777" w:rsidR="00867A55" w:rsidRPr="001F59EC" w:rsidRDefault="00867A55" w:rsidP="000306ED">
            <w:pPr>
              <w:rPr>
                <w:rFonts w:asciiTheme="majorHAnsi" w:hAnsiTheme="majorHAnsi" w:cstheme="majorHAnsi"/>
              </w:rPr>
            </w:pPr>
          </w:p>
        </w:tc>
        <w:tc>
          <w:tcPr>
            <w:tcW w:w="2889" w:type="dxa"/>
          </w:tcPr>
          <w:p w14:paraId="6415A0A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lb_ctx_pvs</w:t>
            </w:r>
          </w:p>
        </w:tc>
        <w:tc>
          <w:tcPr>
            <w:tcW w:w="2889" w:type="dxa"/>
          </w:tcPr>
          <w:p w14:paraId="2CC1D3A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10.18.11.7</w:t>
            </w:r>
          </w:p>
        </w:tc>
      </w:tr>
      <w:tr w:rsidR="00867A55" w:rsidRPr="001F59EC" w14:paraId="587163B4" w14:textId="77777777" w:rsidTr="218DE66B">
        <w:tc>
          <w:tcPr>
            <w:tcW w:w="3510" w:type="dxa"/>
          </w:tcPr>
          <w:p w14:paraId="44D58CD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citrixdirector.big.krankenkasse.de</w:t>
            </w:r>
          </w:p>
        </w:tc>
        <w:tc>
          <w:tcPr>
            <w:tcW w:w="2889" w:type="dxa"/>
          </w:tcPr>
          <w:p w14:paraId="4F88A98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lb_ctx_director</w:t>
            </w:r>
          </w:p>
        </w:tc>
        <w:tc>
          <w:tcPr>
            <w:tcW w:w="2889" w:type="dxa"/>
          </w:tcPr>
          <w:p w14:paraId="48DCC4A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10.18.11.8</w:t>
            </w:r>
          </w:p>
        </w:tc>
      </w:tr>
      <w:tr w:rsidR="00867A55" w:rsidRPr="001F59EC" w14:paraId="333F97DC" w14:textId="77777777" w:rsidTr="218DE66B">
        <w:tc>
          <w:tcPr>
            <w:tcW w:w="3510" w:type="dxa"/>
          </w:tcPr>
          <w:p w14:paraId="110AE83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Weitere …</w:t>
            </w:r>
          </w:p>
        </w:tc>
        <w:tc>
          <w:tcPr>
            <w:tcW w:w="2889" w:type="dxa"/>
          </w:tcPr>
          <w:p w14:paraId="6A7AD75F" w14:textId="77777777" w:rsidR="00867A55" w:rsidRPr="001F59EC" w:rsidRDefault="00867A55" w:rsidP="000306ED">
            <w:pPr>
              <w:rPr>
                <w:rFonts w:asciiTheme="majorHAnsi" w:hAnsiTheme="majorHAnsi" w:cstheme="majorHAnsi"/>
              </w:rPr>
            </w:pPr>
          </w:p>
        </w:tc>
        <w:tc>
          <w:tcPr>
            <w:tcW w:w="2889" w:type="dxa"/>
          </w:tcPr>
          <w:p w14:paraId="05A55878" w14:textId="77777777" w:rsidR="00867A55" w:rsidRPr="001F59EC" w:rsidRDefault="00867A55" w:rsidP="000306ED">
            <w:pPr>
              <w:rPr>
                <w:rFonts w:asciiTheme="majorHAnsi" w:hAnsiTheme="majorHAnsi" w:cstheme="majorHAnsi"/>
              </w:rPr>
            </w:pPr>
          </w:p>
        </w:tc>
      </w:tr>
      <w:tr w:rsidR="00867A55" w:rsidRPr="001F59EC" w14:paraId="6D392A7C" w14:textId="77777777" w:rsidTr="218DE66B">
        <w:tc>
          <w:tcPr>
            <w:tcW w:w="3510" w:type="dxa"/>
          </w:tcPr>
          <w:p w14:paraId="29B1A977" w14:textId="77777777" w:rsidR="00867A55" w:rsidRPr="001F59EC" w:rsidRDefault="00867A55" w:rsidP="000306ED">
            <w:pPr>
              <w:rPr>
                <w:rFonts w:asciiTheme="majorHAnsi" w:hAnsiTheme="majorHAnsi" w:cstheme="majorHAnsi"/>
              </w:rPr>
            </w:pPr>
          </w:p>
        </w:tc>
        <w:tc>
          <w:tcPr>
            <w:tcW w:w="2889" w:type="dxa"/>
          </w:tcPr>
          <w:p w14:paraId="1FBF0C34" w14:textId="77777777" w:rsidR="00867A55" w:rsidRPr="001F59EC" w:rsidRDefault="00867A55" w:rsidP="000306ED">
            <w:pPr>
              <w:rPr>
                <w:rFonts w:asciiTheme="majorHAnsi" w:hAnsiTheme="majorHAnsi" w:cstheme="majorHAnsi"/>
              </w:rPr>
            </w:pPr>
          </w:p>
        </w:tc>
        <w:tc>
          <w:tcPr>
            <w:tcW w:w="2889" w:type="dxa"/>
          </w:tcPr>
          <w:p w14:paraId="7F43F5C9" w14:textId="77777777" w:rsidR="00867A55" w:rsidRPr="001F59EC" w:rsidRDefault="00867A55" w:rsidP="000306ED">
            <w:pPr>
              <w:rPr>
                <w:rFonts w:asciiTheme="majorHAnsi" w:hAnsiTheme="majorHAnsi" w:cstheme="majorHAnsi"/>
              </w:rPr>
            </w:pPr>
          </w:p>
        </w:tc>
      </w:tr>
    </w:tbl>
    <w:p w14:paraId="184C305E" w14:textId="77777777" w:rsidR="00867A55" w:rsidRPr="001F59EC" w:rsidRDefault="00867A55" w:rsidP="00867A55">
      <w:pPr>
        <w:rPr>
          <w:rFonts w:asciiTheme="majorHAnsi" w:hAnsiTheme="majorHAnsi" w:cstheme="majorHAnsi"/>
        </w:rPr>
      </w:pPr>
    </w:p>
    <w:p w14:paraId="3DE837D4" w14:textId="77777777" w:rsidR="00867A55" w:rsidRPr="001F59EC" w:rsidRDefault="218DE66B" w:rsidP="6B06F679">
      <w:pPr>
        <w:pStyle w:val="berschrift2"/>
        <w:rPr>
          <w:rFonts w:asciiTheme="majorHAnsi" w:hAnsiTheme="majorHAnsi" w:cstheme="majorBidi"/>
          <w:lang w:val="en-GB"/>
        </w:rPr>
      </w:pPr>
      <w:bookmarkStart w:id="379" w:name="_Toc14100187"/>
      <w:bookmarkStart w:id="380" w:name="_Toc14100235"/>
      <w:bookmarkStart w:id="381" w:name="_Toc14100188"/>
      <w:bookmarkStart w:id="382" w:name="_Toc14100236"/>
      <w:bookmarkStart w:id="383" w:name="_Toc38376369"/>
      <w:bookmarkStart w:id="384" w:name="_Toc53566865"/>
      <w:bookmarkStart w:id="385" w:name="_Toc62024243"/>
      <w:bookmarkStart w:id="386" w:name="_Toc2082172500"/>
      <w:bookmarkEnd w:id="379"/>
      <w:bookmarkEnd w:id="380"/>
      <w:bookmarkEnd w:id="381"/>
      <w:bookmarkEnd w:id="382"/>
      <w:r w:rsidRPr="6B06F679">
        <w:rPr>
          <w:rFonts w:asciiTheme="majorHAnsi" w:hAnsiTheme="majorHAnsi" w:cstheme="majorBidi"/>
          <w:lang w:val="en-GB"/>
        </w:rPr>
        <w:t>Citrix ADC Gateway</w:t>
      </w:r>
      <w:bookmarkEnd w:id="383"/>
      <w:bookmarkEnd w:id="384"/>
      <w:bookmarkEnd w:id="385"/>
      <w:bookmarkEnd w:id="386"/>
    </w:p>
    <w:p w14:paraId="10B283E7"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Für die externe veröffentlichung von Citrix Ressourcen wird ein Citrix ADC in der DMZ aufgebaut. </w:t>
      </w:r>
    </w:p>
    <w:p w14:paraId="2B7AFE20" w14:textId="77777777" w:rsidR="00867A55" w:rsidRPr="001F59EC" w:rsidRDefault="218DE66B" w:rsidP="6B06F679">
      <w:pPr>
        <w:pStyle w:val="berschrift3"/>
        <w:rPr>
          <w:rFonts w:asciiTheme="majorHAnsi" w:hAnsiTheme="majorHAnsi" w:cstheme="majorBidi"/>
          <w:lang w:val="en-GB"/>
        </w:rPr>
      </w:pPr>
      <w:bookmarkStart w:id="387" w:name="_Toc1667766806"/>
      <w:r w:rsidRPr="6B06F679">
        <w:rPr>
          <w:rFonts w:asciiTheme="majorHAnsi" w:hAnsiTheme="majorHAnsi" w:cstheme="majorBidi"/>
          <w:lang w:val="en-GB"/>
        </w:rPr>
        <w:t>Lizensierung</w:t>
      </w:r>
      <w:bookmarkEnd w:id="387"/>
    </w:p>
    <w:p w14:paraId="2873D6DC"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Citrix ADC Advaced 1000. Die Lizenz wird durch die BIG beigestellt.  </w:t>
      </w:r>
    </w:p>
    <w:p w14:paraId="7F068977" w14:textId="77777777" w:rsidR="00867A55" w:rsidRPr="001F59EC" w:rsidRDefault="00867A55" w:rsidP="00867A55">
      <w:pPr>
        <w:rPr>
          <w:rFonts w:asciiTheme="majorHAnsi" w:hAnsiTheme="majorHAnsi" w:cstheme="majorHAnsi"/>
        </w:rPr>
      </w:pPr>
    </w:p>
    <w:p w14:paraId="38D48860" w14:textId="77777777" w:rsidR="00867A55" w:rsidRPr="001F59EC" w:rsidRDefault="218DE66B" w:rsidP="6B06F679">
      <w:pPr>
        <w:pStyle w:val="berschrift3"/>
        <w:rPr>
          <w:rFonts w:asciiTheme="majorHAnsi" w:hAnsiTheme="majorHAnsi" w:cstheme="majorBidi"/>
          <w:lang w:val="en-GB"/>
        </w:rPr>
      </w:pPr>
      <w:bookmarkStart w:id="388" w:name="_Toc1601867604"/>
      <w:r w:rsidRPr="6B06F679">
        <w:rPr>
          <w:rFonts w:asciiTheme="majorHAnsi" w:hAnsiTheme="majorHAnsi" w:cstheme="majorBidi"/>
          <w:lang w:val="en-GB"/>
        </w:rPr>
        <w:t>Setup</w:t>
      </w:r>
      <w:bookmarkEnd w:id="388"/>
    </w:p>
    <w:p w14:paraId="4C80A550"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Die Citrix ADC, wurde in der Version 12.1 53.12 ausgerollt.  Die Appliance läuft auf HyperV. </w:t>
      </w:r>
    </w:p>
    <w:p w14:paraId="7E52D11D" w14:textId="77777777" w:rsidR="00867A55" w:rsidRPr="001F59EC" w:rsidRDefault="218DE66B" w:rsidP="6B06F679">
      <w:pPr>
        <w:pStyle w:val="berschrift3"/>
        <w:rPr>
          <w:rFonts w:asciiTheme="majorHAnsi" w:hAnsiTheme="majorHAnsi" w:cstheme="majorBidi"/>
          <w:lang w:val="en-GB"/>
        </w:rPr>
      </w:pPr>
      <w:bookmarkStart w:id="389" w:name="_Toc1871941055"/>
      <w:r w:rsidRPr="6B06F679">
        <w:rPr>
          <w:rFonts w:asciiTheme="majorHAnsi" w:hAnsiTheme="majorHAnsi" w:cstheme="majorBidi"/>
          <w:lang w:val="en-GB"/>
        </w:rPr>
        <w:t>Netzwerk</w:t>
      </w:r>
      <w:bookmarkEnd w:id="389"/>
    </w:p>
    <w:tbl>
      <w:tblPr>
        <w:tblW w:w="928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3510"/>
        <w:gridCol w:w="2889"/>
        <w:gridCol w:w="2889"/>
      </w:tblGrid>
      <w:tr w:rsidR="00867A55" w:rsidRPr="001F59EC" w14:paraId="46455791" w14:textId="77777777" w:rsidTr="218DE66B">
        <w:trPr>
          <w:cantSplit/>
          <w:tblHeader/>
        </w:trPr>
        <w:tc>
          <w:tcPr>
            <w:tcW w:w="3510" w:type="dxa"/>
            <w:shd w:val="clear" w:color="auto" w:fill="C00000"/>
          </w:tcPr>
          <w:p w14:paraId="4A2D4AAF" w14:textId="77777777" w:rsidR="00867A55" w:rsidRPr="001F59EC" w:rsidRDefault="00867A55" w:rsidP="000306ED">
            <w:pPr>
              <w:rPr>
                <w:rFonts w:asciiTheme="majorHAnsi" w:hAnsiTheme="majorHAnsi" w:cstheme="majorHAnsi"/>
              </w:rPr>
            </w:pPr>
          </w:p>
        </w:tc>
        <w:tc>
          <w:tcPr>
            <w:tcW w:w="2889" w:type="dxa"/>
            <w:shd w:val="clear" w:color="auto" w:fill="C00000"/>
          </w:tcPr>
          <w:p w14:paraId="4696ECDF"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Funktion</w:t>
            </w:r>
          </w:p>
        </w:tc>
        <w:tc>
          <w:tcPr>
            <w:tcW w:w="2889" w:type="dxa"/>
            <w:shd w:val="clear" w:color="auto" w:fill="C00000"/>
          </w:tcPr>
          <w:p w14:paraId="270A03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IP-Adresse</w:t>
            </w:r>
          </w:p>
        </w:tc>
      </w:tr>
      <w:tr w:rsidR="00867A55" w:rsidRPr="001F59EC" w14:paraId="60CE6DDC" w14:textId="77777777" w:rsidTr="218DE66B">
        <w:trPr>
          <w:cantSplit/>
        </w:trPr>
        <w:tc>
          <w:tcPr>
            <w:tcW w:w="3510" w:type="dxa"/>
            <w:vAlign w:val="bottom"/>
          </w:tcPr>
          <w:p w14:paraId="6D3D1F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sv-adc01</w:t>
            </w:r>
          </w:p>
        </w:tc>
        <w:tc>
          <w:tcPr>
            <w:tcW w:w="2889" w:type="dxa"/>
          </w:tcPr>
          <w:p w14:paraId="5CF0682C"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0DD934E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192.168.216.22</w:t>
            </w:r>
          </w:p>
        </w:tc>
      </w:tr>
      <w:tr w:rsidR="00867A55" w:rsidRPr="001F59EC" w14:paraId="6BFA3184" w14:textId="77777777" w:rsidTr="218DE66B">
        <w:trPr>
          <w:cantSplit/>
        </w:trPr>
        <w:tc>
          <w:tcPr>
            <w:tcW w:w="3510" w:type="dxa"/>
            <w:vAlign w:val="bottom"/>
          </w:tcPr>
          <w:p w14:paraId="6A596DC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sv-adc02</w:t>
            </w:r>
          </w:p>
        </w:tc>
        <w:tc>
          <w:tcPr>
            <w:tcW w:w="2889" w:type="dxa"/>
          </w:tcPr>
          <w:p w14:paraId="03D4875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Management</w:t>
            </w:r>
          </w:p>
        </w:tc>
        <w:tc>
          <w:tcPr>
            <w:tcW w:w="2889" w:type="dxa"/>
          </w:tcPr>
          <w:p w14:paraId="0B58E29C" w14:textId="77777777" w:rsidR="00867A55" w:rsidRPr="001F59EC" w:rsidRDefault="00867A55" w:rsidP="000306ED">
            <w:pPr>
              <w:rPr>
                <w:rFonts w:asciiTheme="majorHAnsi" w:hAnsiTheme="majorHAnsi" w:cstheme="majorHAnsi"/>
              </w:rPr>
            </w:pPr>
            <w:r w:rsidRPr="001F59EC">
              <w:rPr>
                <w:rFonts w:asciiTheme="majorHAnsi" w:hAnsiTheme="majorHAnsi" w:cstheme="majorHAnsi"/>
              </w:rPr>
              <w:t>192.168.248.21</w:t>
            </w:r>
            <w:r w:rsidRPr="001F59EC">
              <w:rPr>
                <w:rFonts w:asciiTheme="majorHAnsi" w:hAnsiTheme="majorHAnsi" w:cstheme="majorHAnsi"/>
              </w:rPr>
              <w:tab/>
            </w:r>
          </w:p>
        </w:tc>
      </w:tr>
      <w:tr w:rsidR="00867A55" w:rsidRPr="001F59EC" w14:paraId="70746B16" w14:textId="77777777" w:rsidTr="218DE66B">
        <w:trPr>
          <w:cantSplit/>
        </w:trPr>
        <w:tc>
          <w:tcPr>
            <w:tcW w:w="3510" w:type="dxa"/>
            <w:vAlign w:val="bottom"/>
          </w:tcPr>
          <w:p w14:paraId="784A93A7" w14:textId="77777777" w:rsidR="00867A55" w:rsidRPr="001F59EC" w:rsidRDefault="00867A55" w:rsidP="000306ED">
            <w:pPr>
              <w:rPr>
                <w:rFonts w:asciiTheme="majorHAnsi" w:hAnsiTheme="majorHAnsi" w:cstheme="majorHAnsi"/>
              </w:rPr>
            </w:pPr>
          </w:p>
        </w:tc>
        <w:tc>
          <w:tcPr>
            <w:tcW w:w="2889" w:type="dxa"/>
          </w:tcPr>
          <w:p w14:paraId="600F73D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Subnet-IP </w:t>
            </w:r>
          </w:p>
        </w:tc>
        <w:tc>
          <w:tcPr>
            <w:tcW w:w="2889" w:type="dxa"/>
          </w:tcPr>
          <w:p w14:paraId="4BDCCB6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192.168.216.10</w:t>
            </w:r>
          </w:p>
        </w:tc>
      </w:tr>
      <w:tr w:rsidR="00867A55" w:rsidRPr="001F59EC" w14:paraId="0C9DAC2E" w14:textId="77777777" w:rsidTr="218DE66B">
        <w:trPr>
          <w:cantSplit/>
        </w:trPr>
        <w:tc>
          <w:tcPr>
            <w:tcW w:w="3510" w:type="dxa"/>
            <w:vAlign w:val="bottom"/>
          </w:tcPr>
          <w:p w14:paraId="3D3D131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cs_cas_exchange</w:t>
            </w:r>
          </w:p>
        </w:tc>
        <w:tc>
          <w:tcPr>
            <w:tcW w:w="2889" w:type="dxa"/>
          </w:tcPr>
          <w:p w14:paraId="6B11588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137F1036"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192.168.216.24</w:t>
            </w:r>
          </w:p>
        </w:tc>
      </w:tr>
      <w:tr w:rsidR="00867A55" w:rsidRPr="001F59EC" w14:paraId="6CA6656C" w14:textId="77777777" w:rsidTr="218DE66B">
        <w:trPr>
          <w:cantSplit/>
        </w:trPr>
        <w:tc>
          <w:tcPr>
            <w:tcW w:w="3510" w:type="dxa"/>
            <w:vAlign w:val="bottom"/>
          </w:tcPr>
          <w:p w14:paraId="17E31BE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lastRenderedPageBreak/>
              <w:t>cs_ess</w:t>
            </w:r>
          </w:p>
        </w:tc>
        <w:tc>
          <w:tcPr>
            <w:tcW w:w="2889" w:type="dxa"/>
          </w:tcPr>
          <w:p w14:paraId="7EB259C9"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1B2B714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192.168.248.25</w:t>
            </w:r>
          </w:p>
        </w:tc>
      </w:tr>
      <w:tr w:rsidR="00867A55" w:rsidRPr="001F59EC" w14:paraId="3AA70C34" w14:textId="77777777" w:rsidTr="218DE66B">
        <w:trPr>
          <w:cantSplit/>
        </w:trPr>
        <w:tc>
          <w:tcPr>
            <w:tcW w:w="3510" w:type="dxa"/>
            <w:vAlign w:val="bottom"/>
          </w:tcPr>
          <w:p w14:paraId="468DC0E4"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cs_bigipedia</w:t>
            </w:r>
          </w:p>
        </w:tc>
        <w:tc>
          <w:tcPr>
            <w:tcW w:w="2889" w:type="dxa"/>
          </w:tcPr>
          <w:p w14:paraId="472DD0F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43B61095"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192.168.248.26</w:t>
            </w:r>
          </w:p>
        </w:tc>
      </w:tr>
      <w:tr w:rsidR="00867A55" w:rsidRPr="001F59EC" w14:paraId="19384647" w14:textId="77777777" w:rsidTr="218DE66B">
        <w:trPr>
          <w:cantSplit/>
        </w:trPr>
        <w:tc>
          <w:tcPr>
            <w:tcW w:w="3510" w:type="dxa"/>
            <w:vAlign w:val="bottom"/>
          </w:tcPr>
          <w:p w14:paraId="358C0C3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cs_soap</w:t>
            </w:r>
          </w:p>
        </w:tc>
        <w:tc>
          <w:tcPr>
            <w:tcW w:w="2889" w:type="dxa"/>
          </w:tcPr>
          <w:p w14:paraId="58BCA3D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 xml:space="preserve">Citrix Gateway </w:t>
            </w:r>
          </w:p>
        </w:tc>
        <w:tc>
          <w:tcPr>
            <w:tcW w:w="2889" w:type="dxa"/>
          </w:tcPr>
          <w:p w14:paraId="57E577F8"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192.168.248.29</w:t>
            </w:r>
          </w:p>
        </w:tc>
      </w:tr>
      <w:tr w:rsidR="00867A55" w:rsidRPr="001F59EC" w14:paraId="1F844B22" w14:textId="77777777" w:rsidTr="218DE66B">
        <w:trPr>
          <w:cantSplit/>
        </w:trPr>
        <w:tc>
          <w:tcPr>
            <w:tcW w:w="3510" w:type="dxa"/>
            <w:vAlign w:val="bottom"/>
          </w:tcPr>
          <w:p w14:paraId="1EECDBD3" w14:textId="77777777" w:rsidR="00867A55" w:rsidRPr="001F59EC" w:rsidRDefault="00867A55" w:rsidP="000306ED">
            <w:pPr>
              <w:rPr>
                <w:rFonts w:asciiTheme="majorHAnsi" w:hAnsiTheme="majorHAnsi" w:cstheme="majorHAnsi"/>
              </w:rPr>
            </w:pPr>
          </w:p>
        </w:tc>
        <w:tc>
          <w:tcPr>
            <w:tcW w:w="2889" w:type="dxa"/>
          </w:tcPr>
          <w:p w14:paraId="7FB9F2CF" w14:textId="77777777" w:rsidR="00867A55" w:rsidRPr="001F59EC" w:rsidRDefault="00867A55" w:rsidP="000306ED">
            <w:pPr>
              <w:rPr>
                <w:rFonts w:asciiTheme="majorHAnsi" w:hAnsiTheme="majorHAnsi" w:cstheme="majorHAnsi"/>
              </w:rPr>
            </w:pPr>
          </w:p>
        </w:tc>
        <w:tc>
          <w:tcPr>
            <w:tcW w:w="2889" w:type="dxa"/>
          </w:tcPr>
          <w:p w14:paraId="1BA4E224" w14:textId="77777777" w:rsidR="00867A55" w:rsidRPr="001F59EC" w:rsidRDefault="00867A55" w:rsidP="000306ED">
            <w:pPr>
              <w:rPr>
                <w:rFonts w:asciiTheme="majorHAnsi" w:hAnsiTheme="majorHAnsi" w:cstheme="majorHAnsi"/>
              </w:rPr>
            </w:pPr>
          </w:p>
        </w:tc>
      </w:tr>
      <w:tr w:rsidR="00867A55" w:rsidRPr="001F59EC" w14:paraId="726CA7A8" w14:textId="77777777" w:rsidTr="218DE66B">
        <w:trPr>
          <w:cantSplit/>
        </w:trPr>
        <w:tc>
          <w:tcPr>
            <w:tcW w:w="3510" w:type="dxa"/>
            <w:vAlign w:val="bottom"/>
          </w:tcPr>
          <w:p w14:paraId="314318D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cs_miscellaneous</w:t>
            </w:r>
          </w:p>
        </w:tc>
        <w:tc>
          <w:tcPr>
            <w:tcW w:w="2889" w:type="dxa"/>
          </w:tcPr>
          <w:p w14:paraId="761CC080"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4811EAE1"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192.168.248.30</w:t>
            </w:r>
          </w:p>
        </w:tc>
      </w:tr>
      <w:tr w:rsidR="00867A55" w:rsidRPr="001F59EC" w14:paraId="23C7A133" w14:textId="77777777" w:rsidTr="218DE66B">
        <w:trPr>
          <w:cantSplit/>
        </w:trPr>
        <w:tc>
          <w:tcPr>
            <w:tcW w:w="3510" w:type="dxa"/>
            <w:vAlign w:val="bottom"/>
          </w:tcPr>
          <w:p w14:paraId="4D68C3C7"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cs_filetransfer</w:t>
            </w:r>
          </w:p>
        </w:tc>
        <w:tc>
          <w:tcPr>
            <w:tcW w:w="2889" w:type="dxa"/>
          </w:tcPr>
          <w:p w14:paraId="472B8AED"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Contentswitch</w:t>
            </w:r>
          </w:p>
        </w:tc>
        <w:tc>
          <w:tcPr>
            <w:tcW w:w="2889" w:type="dxa"/>
          </w:tcPr>
          <w:p w14:paraId="6C7D7392" w14:textId="77777777" w:rsidR="00867A55" w:rsidRPr="001F59EC" w:rsidRDefault="218DE66B" w:rsidP="000306ED">
            <w:pPr>
              <w:rPr>
                <w:rFonts w:asciiTheme="majorHAnsi" w:hAnsiTheme="majorHAnsi" w:cstheme="majorHAnsi"/>
              </w:rPr>
            </w:pPr>
            <w:r w:rsidRPr="001F59EC">
              <w:rPr>
                <w:rFonts w:asciiTheme="majorHAnsi" w:hAnsiTheme="majorHAnsi" w:cstheme="majorHAnsi"/>
              </w:rPr>
              <w:t>192.168.248.31</w:t>
            </w:r>
          </w:p>
        </w:tc>
      </w:tr>
    </w:tbl>
    <w:p w14:paraId="3C7FF06D" w14:textId="77777777" w:rsidR="00867A55" w:rsidRPr="001F59EC" w:rsidRDefault="00867A55" w:rsidP="00867A55">
      <w:pPr>
        <w:rPr>
          <w:rFonts w:asciiTheme="majorHAnsi" w:hAnsiTheme="majorHAnsi" w:cstheme="majorHAnsi"/>
          <w:lang w:val="en-GB"/>
        </w:rPr>
      </w:pPr>
    </w:p>
    <w:p w14:paraId="133769B4"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Übersicht Content  Switch virtual Server</w:t>
      </w:r>
    </w:p>
    <w:p w14:paraId="4FDEEBA4"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drawing>
          <wp:inline distT="0" distB="0" distL="0" distR="0" wp14:anchorId="11717F11" wp14:editId="4A246400">
            <wp:extent cx="5759449" cy="1739265"/>
            <wp:effectExtent l="0" t="0" r="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7"/>
                    <pic:cNvPicPr/>
                  </pic:nvPicPr>
                  <pic:blipFill>
                    <a:blip r:embed="rId118">
                      <a:extLst>
                        <a:ext uri="{28A0092B-C50C-407E-A947-70E740481C1C}">
                          <a14:useLocalDpi xmlns:a14="http://schemas.microsoft.com/office/drawing/2010/main" val="0"/>
                        </a:ext>
                      </a:extLst>
                    </a:blip>
                    <a:stretch>
                      <a:fillRect/>
                    </a:stretch>
                  </pic:blipFill>
                  <pic:spPr>
                    <a:xfrm>
                      <a:off x="0" y="0"/>
                      <a:ext cx="5759449" cy="1739265"/>
                    </a:xfrm>
                    <a:prstGeom prst="rect">
                      <a:avLst/>
                    </a:prstGeom>
                  </pic:spPr>
                </pic:pic>
              </a:graphicData>
            </a:graphic>
          </wp:inline>
        </w:drawing>
      </w:r>
    </w:p>
    <w:p w14:paraId="3602D6D5" w14:textId="77777777" w:rsidR="00867A55" w:rsidRPr="001F59EC" w:rsidRDefault="00867A55" w:rsidP="00867A55">
      <w:pPr>
        <w:rPr>
          <w:rFonts w:asciiTheme="majorHAnsi" w:hAnsiTheme="majorHAnsi" w:cstheme="majorHAnsi"/>
          <w:lang w:val="en-GB"/>
        </w:rPr>
      </w:pPr>
    </w:p>
    <w:p w14:paraId="25F88492" w14:textId="77777777" w:rsidR="00867A55" w:rsidRPr="001F59EC" w:rsidRDefault="00867A55" w:rsidP="00867A55">
      <w:pPr>
        <w:rPr>
          <w:rFonts w:asciiTheme="majorHAnsi" w:hAnsiTheme="majorHAnsi" w:cstheme="majorHAnsi"/>
          <w:lang w:val="en-GB"/>
        </w:rPr>
      </w:pPr>
    </w:p>
    <w:p w14:paraId="4A028AB0" w14:textId="77777777" w:rsidR="00867A55" w:rsidRPr="001F59EC" w:rsidRDefault="00867A55" w:rsidP="00867A55">
      <w:pPr>
        <w:rPr>
          <w:rFonts w:asciiTheme="majorHAnsi" w:hAnsiTheme="majorHAnsi" w:cstheme="majorHAnsi"/>
          <w:lang w:val="en-GB"/>
        </w:rPr>
      </w:pPr>
    </w:p>
    <w:p w14:paraId="5E8F5DDF" w14:textId="77777777" w:rsidR="00867A55" w:rsidRPr="001F59EC" w:rsidRDefault="00867A55" w:rsidP="00867A55">
      <w:pPr>
        <w:rPr>
          <w:rFonts w:asciiTheme="majorHAnsi" w:hAnsiTheme="majorHAnsi" w:cstheme="majorHAnsi"/>
          <w:lang w:val="en-GB"/>
        </w:rPr>
      </w:pPr>
    </w:p>
    <w:p w14:paraId="3D112F58" w14:textId="77777777" w:rsidR="00867A55" w:rsidRPr="001F59EC" w:rsidRDefault="00867A55" w:rsidP="00867A55">
      <w:pPr>
        <w:rPr>
          <w:rFonts w:asciiTheme="majorHAnsi" w:hAnsiTheme="majorHAnsi" w:cstheme="majorHAnsi"/>
          <w:lang w:val="en-GB"/>
        </w:rPr>
      </w:pPr>
    </w:p>
    <w:p w14:paraId="57521C0F" w14:textId="77777777" w:rsidR="00867A55" w:rsidRPr="001F59EC" w:rsidRDefault="00867A55" w:rsidP="00867A55">
      <w:pPr>
        <w:rPr>
          <w:rFonts w:asciiTheme="majorHAnsi" w:hAnsiTheme="majorHAnsi" w:cstheme="majorHAnsi"/>
          <w:lang w:val="en-GB"/>
        </w:rPr>
      </w:pPr>
    </w:p>
    <w:p w14:paraId="040B442B" w14:textId="77777777" w:rsidR="00867A55" w:rsidRPr="001F59EC" w:rsidRDefault="00867A55" w:rsidP="00867A55">
      <w:pPr>
        <w:rPr>
          <w:rFonts w:asciiTheme="majorHAnsi" w:hAnsiTheme="majorHAnsi" w:cstheme="majorHAnsi"/>
          <w:lang w:val="en-GB"/>
        </w:rPr>
      </w:pPr>
    </w:p>
    <w:p w14:paraId="3F42DB7F" w14:textId="77777777" w:rsidR="00867A55" w:rsidRPr="001F59EC" w:rsidRDefault="00867A55" w:rsidP="00867A55">
      <w:pPr>
        <w:rPr>
          <w:rFonts w:asciiTheme="majorHAnsi" w:hAnsiTheme="majorHAnsi" w:cstheme="majorHAnsi"/>
          <w:lang w:val="en-GB"/>
        </w:rPr>
      </w:pPr>
    </w:p>
    <w:p w14:paraId="02EB619F"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lang w:val="en-GB"/>
        </w:rPr>
        <w:t xml:space="preserve">Übersicht virtual Server </w:t>
      </w:r>
    </w:p>
    <w:p w14:paraId="1B0CB302"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lastRenderedPageBreak/>
        <w:drawing>
          <wp:inline distT="0" distB="0" distL="0" distR="0" wp14:anchorId="711D3002" wp14:editId="07C7BF08">
            <wp:extent cx="5759449" cy="4246880"/>
            <wp:effectExtent l="0" t="0" r="0" b="1270"/>
            <wp:docPr id="29"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9"/>
                    <pic:cNvPicPr/>
                  </pic:nvPicPr>
                  <pic:blipFill>
                    <a:blip r:embed="rId119">
                      <a:extLst>
                        <a:ext uri="{28A0092B-C50C-407E-A947-70E740481C1C}">
                          <a14:useLocalDpi xmlns:a14="http://schemas.microsoft.com/office/drawing/2010/main" val="0"/>
                        </a:ext>
                      </a:extLst>
                    </a:blip>
                    <a:stretch>
                      <a:fillRect/>
                    </a:stretch>
                  </pic:blipFill>
                  <pic:spPr>
                    <a:xfrm>
                      <a:off x="0" y="0"/>
                      <a:ext cx="5759449" cy="4246880"/>
                    </a:xfrm>
                    <a:prstGeom prst="rect">
                      <a:avLst/>
                    </a:prstGeom>
                  </pic:spPr>
                </pic:pic>
              </a:graphicData>
            </a:graphic>
          </wp:inline>
        </w:drawing>
      </w:r>
    </w:p>
    <w:p w14:paraId="513C0794" w14:textId="77777777" w:rsidR="00867A55" w:rsidRPr="001F59EC" w:rsidRDefault="218DE66B" w:rsidP="6B06F679">
      <w:pPr>
        <w:pStyle w:val="berschrift3"/>
        <w:rPr>
          <w:rFonts w:asciiTheme="majorHAnsi" w:hAnsiTheme="majorHAnsi" w:cstheme="majorBidi"/>
          <w:lang w:val="en-GB"/>
        </w:rPr>
      </w:pPr>
      <w:bookmarkStart w:id="390" w:name="_Toc360144833"/>
      <w:r w:rsidRPr="6B06F679">
        <w:rPr>
          <w:rFonts w:asciiTheme="majorHAnsi" w:hAnsiTheme="majorHAnsi" w:cstheme="majorBidi"/>
          <w:lang w:val="en-GB"/>
        </w:rPr>
        <w:t>Citrix Gateway</w:t>
      </w:r>
      <w:bookmarkEnd w:id="390"/>
    </w:p>
    <w:p w14:paraId="06FB9DEC" w14:textId="77777777" w:rsidR="00867A55" w:rsidRPr="001F59EC" w:rsidRDefault="218DE66B" w:rsidP="00867A55">
      <w:pPr>
        <w:rPr>
          <w:rFonts w:asciiTheme="majorHAnsi" w:hAnsiTheme="majorHAnsi" w:cstheme="majorHAnsi"/>
        </w:rPr>
      </w:pPr>
      <w:r w:rsidRPr="001F59EC">
        <w:rPr>
          <w:rFonts w:asciiTheme="majorHAnsi" w:hAnsiTheme="majorHAnsi" w:cstheme="majorHAnsi"/>
        </w:rPr>
        <w:t xml:space="preserve">Über das Gateway können Benutzer von extern auf Citrix Ressorucen zugreifen. Die Authentifizierung ergolgt über den AD-Benutzernamen und den 2. Faktor. Der 2. Faktor befindet sich derzeit im Rollout und wird über die Thales (Gemalto) Cloud abgebildet. </w:t>
      </w:r>
    </w:p>
    <w:p w14:paraId="7DE62273" w14:textId="77777777" w:rsidR="00867A55" w:rsidRPr="001F59EC" w:rsidRDefault="00867A55" w:rsidP="00867A55">
      <w:pPr>
        <w:rPr>
          <w:rFonts w:asciiTheme="majorHAnsi" w:hAnsiTheme="majorHAnsi" w:cstheme="majorHAnsi"/>
          <w:lang w:val="en-GB"/>
        </w:rPr>
      </w:pPr>
      <w:r w:rsidRPr="001F59EC">
        <w:rPr>
          <w:rFonts w:asciiTheme="majorHAnsi" w:hAnsiTheme="majorHAnsi" w:cstheme="majorHAnsi"/>
          <w:noProof/>
          <w:lang w:eastAsia="de-DE"/>
        </w:rPr>
        <w:drawing>
          <wp:inline distT="0" distB="0" distL="0" distR="0" wp14:anchorId="14F84497" wp14:editId="136C0E8E">
            <wp:extent cx="5759449" cy="1143635"/>
            <wp:effectExtent l="0" t="0" r="0" b="0"/>
            <wp:docPr id="3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30"/>
                    <pic:cNvPicPr/>
                  </pic:nvPicPr>
                  <pic:blipFill>
                    <a:blip r:embed="rId120">
                      <a:extLst>
                        <a:ext uri="{28A0092B-C50C-407E-A947-70E740481C1C}">
                          <a14:useLocalDpi xmlns:a14="http://schemas.microsoft.com/office/drawing/2010/main" val="0"/>
                        </a:ext>
                      </a:extLst>
                    </a:blip>
                    <a:stretch>
                      <a:fillRect/>
                    </a:stretch>
                  </pic:blipFill>
                  <pic:spPr>
                    <a:xfrm>
                      <a:off x="0" y="0"/>
                      <a:ext cx="5759449" cy="1143635"/>
                    </a:xfrm>
                    <a:prstGeom prst="rect">
                      <a:avLst/>
                    </a:prstGeom>
                  </pic:spPr>
                </pic:pic>
              </a:graphicData>
            </a:graphic>
          </wp:inline>
        </w:drawing>
      </w:r>
    </w:p>
    <w:p w14:paraId="00C48D11" w14:textId="77777777" w:rsidR="00867A55" w:rsidRPr="001F59EC" w:rsidRDefault="00867A55" w:rsidP="00867A55">
      <w:pPr>
        <w:rPr>
          <w:rFonts w:asciiTheme="majorHAnsi" w:hAnsiTheme="majorHAnsi" w:cstheme="majorHAnsi"/>
          <w:lang w:val="en-GB"/>
        </w:rPr>
      </w:pPr>
    </w:p>
    <w:p w14:paraId="1D7264F6" w14:textId="4FCDAB6B" w:rsidR="00867A55" w:rsidRPr="001F59EC" w:rsidRDefault="00867A55" w:rsidP="00867A55">
      <w:pPr>
        <w:rPr>
          <w:rFonts w:asciiTheme="majorHAnsi" w:hAnsiTheme="majorHAnsi" w:cstheme="majorHAnsi"/>
        </w:rPr>
      </w:pPr>
    </w:p>
    <w:p w14:paraId="489804E0" w14:textId="77777777" w:rsidR="00867A55" w:rsidRPr="001F59EC" w:rsidRDefault="00867A55" w:rsidP="00867A55">
      <w:pPr>
        <w:rPr>
          <w:rFonts w:asciiTheme="majorHAnsi" w:hAnsiTheme="majorHAnsi" w:cstheme="majorHAnsi"/>
          <w:lang w:val="en-GB"/>
        </w:rPr>
      </w:pPr>
    </w:p>
    <w:p w14:paraId="0AFFDCDB" w14:textId="77777777" w:rsidR="00867A55" w:rsidRPr="001F59EC" w:rsidRDefault="00867A55" w:rsidP="00867A55">
      <w:pPr>
        <w:rPr>
          <w:rFonts w:asciiTheme="majorHAnsi" w:hAnsiTheme="majorHAnsi" w:cstheme="majorHAnsi"/>
          <w:lang w:val="en-GB"/>
        </w:rPr>
      </w:pPr>
    </w:p>
    <w:p w14:paraId="14C886B1" w14:textId="77777777" w:rsidR="00867A55" w:rsidRPr="001F59EC" w:rsidRDefault="218DE66B" w:rsidP="6B06F679">
      <w:pPr>
        <w:pStyle w:val="berschrift3"/>
        <w:rPr>
          <w:rFonts w:asciiTheme="majorHAnsi" w:hAnsiTheme="majorHAnsi" w:cstheme="majorBidi"/>
          <w:lang w:val="en-GB"/>
        </w:rPr>
      </w:pPr>
      <w:bookmarkStart w:id="391" w:name="_Toc1094180887"/>
      <w:r w:rsidRPr="6B06F679">
        <w:rPr>
          <w:rFonts w:asciiTheme="majorHAnsi" w:hAnsiTheme="majorHAnsi" w:cstheme="majorBidi"/>
          <w:lang w:val="en-GB"/>
        </w:rPr>
        <w:t>Reverse Proxy Exchange</w:t>
      </w:r>
      <w:bookmarkEnd w:id="391"/>
    </w:p>
    <w:p w14:paraId="6BE3F290" w14:textId="77777777" w:rsidR="00867A55" w:rsidRPr="001F59EC" w:rsidRDefault="218DE66B" w:rsidP="218DE66B">
      <w:pPr>
        <w:rPr>
          <w:rFonts w:asciiTheme="majorHAnsi" w:hAnsiTheme="majorHAnsi" w:cstheme="majorHAnsi"/>
          <w:lang w:val="en-GB"/>
        </w:rPr>
      </w:pPr>
      <w:r w:rsidRPr="001F59EC">
        <w:rPr>
          <w:rFonts w:asciiTheme="majorHAnsi" w:hAnsiTheme="majorHAnsi" w:cstheme="majorHAnsi"/>
        </w:rPr>
        <w:lastRenderedPageBreak/>
        <w:t xml:space="preserve">Die Mailservices wie OWA, Active Sync und Outlook Anywhere werden über die Citrix ADC veröffentlich. Hierfür wurde ein dedizierter Contentswitch eingerichtet der die Anfragen an den Exchange anhand von Krieterien weiterleitet. </w:t>
      </w:r>
      <w:r w:rsidRPr="001F59EC">
        <w:rPr>
          <w:rFonts w:asciiTheme="majorHAnsi" w:hAnsiTheme="majorHAnsi" w:cstheme="majorHAnsi"/>
          <w:lang w:val="en-GB"/>
        </w:rPr>
        <w:t>Folgenden Policys wurden dafür definiert:</w:t>
      </w:r>
    </w:p>
    <w:p w14:paraId="22DD7C58" w14:textId="77777777" w:rsidR="00867A55" w:rsidRPr="001F59EC" w:rsidRDefault="00867A55" w:rsidP="00867A55">
      <w:pPr>
        <w:rPr>
          <w:rFonts w:asciiTheme="majorHAnsi" w:hAnsiTheme="majorHAnsi" w:cstheme="majorHAnsi"/>
          <w:lang w:val="en-GB"/>
        </w:rPr>
      </w:pPr>
    </w:p>
    <w:p w14:paraId="6EFBAC11" w14:textId="33739D00" w:rsidR="00867A55" w:rsidRPr="001F59EC" w:rsidRDefault="007E7CF2" w:rsidP="1584906F">
      <w:pPr>
        <w:rPr>
          <w:rFonts w:asciiTheme="majorHAnsi" w:hAnsiTheme="majorHAnsi" w:cstheme="majorHAnsi"/>
          <w:lang w:val="en-GB"/>
        </w:rPr>
      </w:pPr>
      <w:r w:rsidRPr="001F59EC">
        <w:rPr>
          <w:rFonts w:asciiTheme="majorHAnsi" w:hAnsiTheme="majorHAnsi" w:cstheme="majorHAnsi"/>
          <w:noProof/>
          <w:lang w:eastAsia="de-DE"/>
        </w:rPr>
        <w:drawing>
          <wp:anchor distT="0" distB="0" distL="114300" distR="114300" simplePos="0" relativeHeight="251658240" behindDoc="0" locked="0" layoutInCell="1" allowOverlap="1" wp14:anchorId="005763DB" wp14:editId="5D6EF7C4">
            <wp:simplePos x="0" y="0"/>
            <wp:positionH relativeFrom="column">
              <wp:posOffset>0</wp:posOffset>
            </wp:positionH>
            <wp:positionV relativeFrom="paragraph">
              <wp:posOffset>361950</wp:posOffset>
            </wp:positionV>
            <wp:extent cx="5761219" cy="2731245"/>
            <wp:effectExtent l="0" t="0" r="0" b="0"/>
            <wp:wrapTopAndBottom/>
            <wp:docPr id="41" name="Grafi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1"/>
                    <a:stretch>
                      <a:fillRect/>
                    </a:stretch>
                  </pic:blipFill>
                  <pic:spPr>
                    <a:xfrm>
                      <a:off x="0" y="0"/>
                      <a:ext cx="5761219" cy="2731245"/>
                    </a:xfrm>
                    <a:prstGeom prst="rect">
                      <a:avLst/>
                    </a:prstGeom>
                  </pic:spPr>
                </pic:pic>
              </a:graphicData>
            </a:graphic>
          </wp:anchor>
        </w:drawing>
      </w:r>
    </w:p>
    <w:p w14:paraId="74BAE2BD" w14:textId="74EDE774" w:rsidR="00867A55" w:rsidRPr="001F59EC" w:rsidRDefault="218DE66B" w:rsidP="6B06F679">
      <w:pPr>
        <w:pStyle w:val="berschrift2"/>
        <w:rPr>
          <w:rFonts w:asciiTheme="majorHAnsi" w:hAnsiTheme="majorHAnsi" w:cstheme="majorBidi"/>
        </w:rPr>
      </w:pPr>
      <w:bookmarkStart w:id="392" w:name="_Toc1813943672"/>
      <w:r w:rsidRPr="6B06F679">
        <w:rPr>
          <w:rFonts w:asciiTheme="majorHAnsi" w:hAnsiTheme="majorHAnsi" w:cstheme="majorBidi"/>
        </w:rPr>
        <w:t>Betrieb</w:t>
      </w:r>
      <w:bookmarkEnd w:id="392"/>
    </w:p>
    <w:p w14:paraId="15238272" w14:textId="38D414E7" w:rsidR="171C1BEB" w:rsidRPr="001F59EC" w:rsidRDefault="171C1BEB" w:rsidP="6B06F679">
      <w:pPr>
        <w:pStyle w:val="berschrift3"/>
        <w:rPr>
          <w:rFonts w:asciiTheme="majorHAnsi" w:hAnsiTheme="majorHAnsi" w:cstheme="majorBidi"/>
        </w:rPr>
      </w:pPr>
      <w:bookmarkStart w:id="393" w:name="_Toc839669286"/>
      <w:r w:rsidRPr="6B06F679">
        <w:rPr>
          <w:rFonts w:asciiTheme="majorHAnsi" w:hAnsiTheme="majorHAnsi" w:cstheme="majorBidi"/>
        </w:rPr>
        <w:t>Monitoring</w:t>
      </w:r>
      <w:bookmarkEnd w:id="393"/>
    </w:p>
    <w:p w14:paraId="29E0FB3D" w14:textId="77777777" w:rsidR="00DD3962" w:rsidRPr="001F59EC" w:rsidRDefault="218DE66B" w:rsidP="6B06F679">
      <w:pPr>
        <w:pStyle w:val="berschrift2"/>
        <w:numPr>
          <w:ilvl w:val="0"/>
          <w:numId w:val="0"/>
        </w:numPr>
        <w:spacing w:after="0"/>
        <w:rPr>
          <w:rFonts w:asciiTheme="majorHAnsi" w:hAnsiTheme="majorHAnsi" w:cstheme="majorBidi"/>
          <w:sz w:val="20"/>
          <w:szCs w:val="20"/>
        </w:rPr>
      </w:pPr>
      <w:bookmarkStart w:id="394" w:name="_Toc1523619475"/>
      <w:r w:rsidRPr="6B06F679">
        <w:rPr>
          <w:rFonts w:asciiTheme="majorHAnsi" w:hAnsiTheme="majorHAnsi" w:cstheme="majorBidi"/>
          <w:sz w:val="20"/>
          <w:szCs w:val="20"/>
        </w:rPr>
        <w:t>Das Monitoring im Rahmen der Citrix ADC Services beinhaltet:</w:t>
      </w:r>
      <w:bookmarkEnd w:id="394"/>
    </w:p>
    <w:p w14:paraId="37132F3F"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vServers</w:t>
      </w:r>
    </w:p>
    <w:p w14:paraId="760866CA"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License Usage</w:t>
      </w:r>
    </w:p>
    <w:p w14:paraId="3B5C4A98"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Network Interfaces</w:t>
      </w:r>
    </w:p>
    <w:p w14:paraId="5EA682C2" w14:textId="77777777"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Ressource Monitoring</w:t>
      </w:r>
    </w:p>
    <w:p w14:paraId="711B6EF6" w14:textId="59F3C529" w:rsidR="00DD3962" w:rsidRPr="001F59EC" w:rsidRDefault="218DE66B" w:rsidP="00166B55">
      <w:pPr>
        <w:numPr>
          <w:ilvl w:val="0"/>
          <w:numId w:val="25"/>
        </w:numPr>
        <w:spacing w:after="0" w:line="240" w:lineRule="auto"/>
        <w:textAlignment w:val="center"/>
        <w:rPr>
          <w:rFonts w:asciiTheme="majorHAnsi" w:hAnsiTheme="majorHAnsi" w:cstheme="majorHAnsi"/>
        </w:rPr>
      </w:pPr>
      <w:r w:rsidRPr="001F59EC">
        <w:rPr>
          <w:rFonts w:asciiTheme="majorHAnsi" w:hAnsiTheme="majorHAnsi" w:cstheme="majorHAnsi"/>
        </w:rPr>
        <w:t>NitroAPI Access Monitoring</w:t>
      </w:r>
    </w:p>
    <w:p w14:paraId="4BF64D1C" w14:textId="6FBE3269" w:rsidR="00DD3962" w:rsidRPr="001F59EC" w:rsidRDefault="00DD3962" w:rsidP="005471C3">
      <w:pPr>
        <w:rPr>
          <w:rFonts w:asciiTheme="majorHAnsi" w:hAnsiTheme="majorHAnsi" w:cstheme="majorHAnsi"/>
        </w:rPr>
      </w:pPr>
      <w:r w:rsidRPr="001F59EC">
        <w:rPr>
          <w:rFonts w:asciiTheme="majorHAnsi" w:hAnsiTheme="majorHAnsi" w:cstheme="majorHAnsi"/>
        </w:rPr>
        <w:br/>
      </w:r>
      <w:r w:rsidR="218DE66B" w:rsidRPr="001F59EC">
        <w:rPr>
          <w:rFonts w:asciiTheme="majorHAnsi" w:hAnsiTheme="majorHAnsi" w:cstheme="majorHAnsi"/>
        </w:rPr>
        <w:t>Es werden sowohl Cluster Nodes, als auch die primäre SNIP überwacht.</w:t>
      </w:r>
    </w:p>
    <w:p w14:paraId="54DBDB1B" w14:textId="341EA1AD" w:rsidR="00867A55" w:rsidRPr="001F59EC" w:rsidRDefault="00867A55" w:rsidP="1584906F">
      <w:pPr>
        <w:pStyle w:val="berschrift3"/>
        <w:numPr>
          <w:ilvl w:val="0"/>
          <w:numId w:val="0"/>
        </w:numPr>
        <w:ind w:left="1704"/>
        <w:rPr>
          <w:rFonts w:asciiTheme="majorHAnsi" w:hAnsiTheme="majorHAnsi" w:cstheme="majorHAnsi"/>
        </w:rPr>
      </w:pPr>
    </w:p>
    <w:p w14:paraId="464F23A9"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75FB9543" w14:textId="4463DE2C" w:rsidR="00C26AD1" w:rsidRPr="001F59EC" w:rsidRDefault="218DE66B" w:rsidP="6B06F679">
      <w:pPr>
        <w:pStyle w:val="berschrift1"/>
        <w:ind w:left="720"/>
        <w:rPr>
          <w:rFonts w:asciiTheme="majorHAnsi" w:hAnsiTheme="majorHAnsi" w:cstheme="majorBidi"/>
        </w:rPr>
      </w:pPr>
      <w:bookmarkStart w:id="395" w:name="_Toc1601037463"/>
      <w:r w:rsidRPr="6B06F679">
        <w:rPr>
          <w:rFonts w:asciiTheme="majorHAnsi" w:hAnsiTheme="majorHAnsi" w:cstheme="majorBidi"/>
        </w:rPr>
        <w:lastRenderedPageBreak/>
        <w:t>Citrix/Azure Mulitfaktor Authentifizierung Einführung</w:t>
      </w:r>
      <w:bookmarkEnd w:id="395"/>
    </w:p>
    <w:p w14:paraId="4F9A23E6"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Multi-Faktor-Authentifizierung ist ein Prozess, bei dem Benutzer während des Anmeldevorgangs zur Durchführung eines weiteren Identifizierungsverfahrens aufgefordert werden, z. B. per Eingabe eines Codes auf dem Smartphone oder per Fingerabdruckscan.</w:t>
      </w:r>
    </w:p>
    <w:p w14:paraId="6760126F"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6565A006" wp14:editId="06B8E7BD">
            <wp:extent cx="5324475" cy="2951586"/>
            <wp:effectExtent l="0" t="0" r="0" b="1270"/>
            <wp:docPr id="64" name="Grafik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2"/>
                    <a:stretch>
                      <a:fillRect/>
                    </a:stretch>
                  </pic:blipFill>
                  <pic:spPr>
                    <a:xfrm>
                      <a:off x="0" y="0"/>
                      <a:ext cx="5328328" cy="2953722"/>
                    </a:xfrm>
                    <a:prstGeom prst="rect">
                      <a:avLst/>
                    </a:prstGeom>
                  </pic:spPr>
                </pic:pic>
              </a:graphicData>
            </a:graphic>
          </wp:inline>
        </w:drawing>
      </w:r>
    </w:p>
    <w:p w14:paraId="6BB00B08" w14:textId="77777777" w:rsidR="00C26AD1" w:rsidRPr="001F59EC" w:rsidRDefault="00C26AD1" w:rsidP="00C26AD1">
      <w:pPr>
        <w:rPr>
          <w:rFonts w:asciiTheme="majorHAnsi" w:hAnsiTheme="majorHAnsi" w:cstheme="majorHAnsi"/>
        </w:rPr>
      </w:pPr>
    </w:p>
    <w:p w14:paraId="5BA42286" w14:textId="1DD7B836"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 BIG verwendet Azure-MFA als Multifaktor Lösung für den Zugriff auf Citrix Ressourcen via URL: </w:t>
      </w:r>
      <w:hyperlink r:id="rId123">
        <w:r w:rsidRPr="001F59EC">
          <w:rPr>
            <w:rStyle w:val="Hyperlink"/>
            <w:rFonts w:asciiTheme="majorHAnsi" w:hAnsiTheme="majorHAnsi" w:cstheme="majorHAnsi"/>
          </w:rPr>
          <w:t>https://citrixmfa.big.krankenkasse.de</w:t>
        </w:r>
      </w:hyperlink>
      <w:r w:rsidRPr="001F59EC">
        <w:rPr>
          <w:rFonts w:asciiTheme="majorHAnsi" w:hAnsiTheme="majorHAnsi" w:cstheme="majorHAnsi"/>
        </w:rPr>
        <w:t>.</w:t>
      </w:r>
    </w:p>
    <w:p w14:paraId="42CD48D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Beim Aufruf dieses URLs wird der Client an die Authentifizierung Webseite von Microsoft weitergeleitet wo nun die spezifischen Authentifizierung Anforderungen angewendet werden die per Azure Active Directory Konfiguriert worden sind. In diesem Fall werden ist die folgenden Authentifizierung Methoden angewendet:</w:t>
      </w:r>
    </w:p>
    <w:p w14:paraId="586F6778"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 xml:space="preserve">One-Timepassword + FIDO2 Auth. </w:t>
      </w:r>
    </w:p>
    <w:p w14:paraId="44E155DD"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Azure MFA Mobile-App (geringer User Kreis)</w:t>
      </w:r>
    </w:p>
    <w:p w14:paraId="13A7CF03"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lastRenderedPageBreak/>
        <w:drawing>
          <wp:inline distT="0" distB="0" distL="0" distR="0" wp14:anchorId="7E9F042A" wp14:editId="356FBC8A">
            <wp:extent cx="3448050" cy="3246016"/>
            <wp:effectExtent l="0" t="0" r="0" b="0"/>
            <wp:docPr id="62" name="Grafik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4"/>
                    <a:stretch>
                      <a:fillRect/>
                    </a:stretch>
                  </pic:blipFill>
                  <pic:spPr>
                    <a:xfrm>
                      <a:off x="0" y="0"/>
                      <a:ext cx="3455860" cy="3253368"/>
                    </a:xfrm>
                    <a:prstGeom prst="rect">
                      <a:avLst/>
                    </a:prstGeom>
                  </pic:spPr>
                </pic:pic>
              </a:graphicData>
            </a:graphic>
          </wp:inline>
        </w:drawing>
      </w:r>
    </w:p>
    <w:p w14:paraId="27BD63C2" w14:textId="0B62691A" w:rsidR="00C26AD1" w:rsidRPr="001F59EC" w:rsidRDefault="218DE66B" w:rsidP="00504B4A">
      <w:pPr>
        <w:rPr>
          <w:rFonts w:asciiTheme="majorHAnsi" w:hAnsiTheme="majorHAnsi" w:cstheme="majorHAnsi"/>
        </w:rPr>
      </w:pPr>
      <w:r w:rsidRPr="001F59EC">
        <w:rPr>
          <w:rFonts w:asciiTheme="majorHAnsi" w:hAnsiTheme="majorHAnsi" w:cstheme="majorHAnsi"/>
        </w:rPr>
        <w:t xml:space="preserve">Die Option „MFA pro Benutzer“ muss für die Konfiguration mit einem FIDO key deaktiviert sein.  </w:t>
      </w:r>
    </w:p>
    <w:p w14:paraId="5966BC6C" w14:textId="5E208965" w:rsidR="00504B4A" w:rsidRPr="001F59EC" w:rsidRDefault="00504B4A" w:rsidP="00504B4A">
      <w:pPr>
        <w:rPr>
          <w:rFonts w:asciiTheme="majorHAnsi" w:hAnsiTheme="majorHAnsi" w:cstheme="majorHAnsi"/>
        </w:rPr>
      </w:pPr>
      <w:r w:rsidRPr="001F59EC">
        <w:rPr>
          <w:rFonts w:asciiTheme="majorHAnsi" w:hAnsiTheme="majorHAnsi" w:cstheme="majorHAnsi"/>
          <w:noProof/>
        </w:rPr>
        <w:drawing>
          <wp:inline distT="0" distB="0" distL="0" distR="0" wp14:anchorId="67BDFA9A" wp14:editId="561AD314">
            <wp:extent cx="5760720" cy="890905"/>
            <wp:effectExtent l="0" t="0" r="0" b="4445"/>
            <wp:docPr id="100" name="Grafik 10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Grafik 100" descr="Ein Bild, das Text enthält.&#10;&#10;Automatisch generierte Beschreibung"/>
                    <pic:cNvPicPr/>
                  </pic:nvPicPr>
                  <pic:blipFill>
                    <a:blip r:embed="rId125"/>
                    <a:stretch>
                      <a:fillRect/>
                    </a:stretch>
                  </pic:blipFill>
                  <pic:spPr>
                    <a:xfrm>
                      <a:off x="0" y="0"/>
                      <a:ext cx="5760720" cy="890905"/>
                    </a:xfrm>
                    <a:prstGeom prst="rect">
                      <a:avLst/>
                    </a:prstGeom>
                  </pic:spPr>
                </pic:pic>
              </a:graphicData>
            </a:graphic>
          </wp:inline>
        </w:drawing>
      </w:r>
    </w:p>
    <w:p w14:paraId="2143CD72" w14:textId="6669E875" w:rsidR="00504B4A" w:rsidRPr="001F59EC" w:rsidRDefault="218DE66B" w:rsidP="00504B4A">
      <w:pPr>
        <w:rPr>
          <w:rFonts w:asciiTheme="majorHAnsi" w:hAnsiTheme="majorHAnsi" w:cstheme="majorHAnsi"/>
        </w:rPr>
      </w:pPr>
      <w:r w:rsidRPr="001F59EC">
        <w:rPr>
          <w:rFonts w:asciiTheme="majorHAnsi" w:hAnsiTheme="majorHAnsi" w:cstheme="majorHAnsi"/>
        </w:rPr>
        <w:t xml:space="preserve">Bei Benutzern die den FIDO Key wie auch ein Mobile-App mit OTP verwenden möchten müssen diese Option „Erzwungen“ haben. </w:t>
      </w:r>
    </w:p>
    <w:p w14:paraId="0914C40E" w14:textId="10A68D71" w:rsidR="00504B4A" w:rsidRPr="001F59EC" w:rsidRDefault="218DE66B" w:rsidP="00504B4A">
      <w:pPr>
        <w:rPr>
          <w:rFonts w:asciiTheme="majorHAnsi" w:hAnsiTheme="majorHAnsi" w:cstheme="majorHAnsi"/>
        </w:rPr>
      </w:pPr>
      <w:r w:rsidRPr="001F59EC">
        <w:rPr>
          <w:rFonts w:asciiTheme="majorHAnsi" w:hAnsiTheme="majorHAnsi" w:cstheme="majorHAnsi"/>
        </w:rPr>
        <w:t xml:space="preserve">Zusätzlich sind Global-Administratoren auch mit diese einstellung versehen um zusätzliche sicherheit zu gewehrleisten. </w:t>
      </w:r>
    </w:p>
    <w:p w14:paraId="608CF2AD" w14:textId="013185C0" w:rsidR="00504B4A" w:rsidRPr="001F59EC" w:rsidRDefault="00504B4A" w:rsidP="00504B4A">
      <w:pPr>
        <w:jc w:val="both"/>
        <w:rPr>
          <w:rFonts w:asciiTheme="majorHAnsi" w:hAnsiTheme="majorHAnsi" w:cstheme="majorHAnsi"/>
        </w:rPr>
      </w:pPr>
      <w:r w:rsidRPr="001F59EC">
        <w:rPr>
          <w:rFonts w:asciiTheme="majorHAnsi" w:hAnsiTheme="majorHAnsi" w:cstheme="majorHAnsi"/>
          <w:noProof/>
        </w:rPr>
        <w:drawing>
          <wp:inline distT="0" distB="0" distL="0" distR="0" wp14:anchorId="63E4CCB2" wp14:editId="528BCA7F">
            <wp:extent cx="5760720" cy="744855"/>
            <wp:effectExtent l="0" t="0" r="0" b="0"/>
            <wp:docPr id="101" name="Grafik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6"/>
                    <a:stretch>
                      <a:fillRect/>
                    </a:stretch>
                  </pic:blipFill>
                  <pic:spPr>
                    <a:xfrm>
                      <a:off x="0" y="0"/>
                      <a:ext cx="5760720" cy="744855"/>
                    </a:xfrm>
                    <a:prstGeom prst="rect">
                      <a:avLst/>
                    </a:prstGeom>
                  </pic:spPr>
                </pic:pic>
              </a:graphicData>
            </a:graphic>
          </wp:inline>
        </w:drawing>
      </w:r>
    </w:p>
    <w:p w14:paraId="27A8CFC3" w14:textId="77777777" w:rsidR="00C26AD1" w:rsidRPr="001F59EC" w:rsidRDefault="218DE66B" w:rsidP="6B06F679">
      <w:pPr>
        <w:pStyle w:val="berschrift2"/>
        <w:rPr>
          <w:rFonts w:asciiTheme="majorHAnsi" w:hAnsiTheme="majorHAnsi" w:cstheme="majorBidi"/>
        </w:rPr>
      </w:pPr>
      <w:bookmarkStart w:id="396" w:name="_Toc934473433"/>
      <w:r w:rsidRPr="6B06F679">
        <w:rPr>
          <w:rFonts w:asciiTheme="majorHAnsi" w:hAnsiTheme="majorHAnsi" w:cstheme="majorBidi"/>
        </w:rPr>
        <w:t>Azure AD Connect Konfiguration</w:t>
      </w:r>
      <w:bookmarkEnd w:id="396"/>
    </w:p>
    <w:p w14:paraId="12372DDB"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Azure AD Connect ist eine lokale Microsoft-Anwendung, die entwickelt wurde, um Ihre Hybrididentitätsziele zu erfüllen und zu erreichen.</w:t>
      </w:r>
    </w:p>
    <w:p w14:paraId="69E6DF02" w14:textId="268D51F9" w:rsidR="00C26AD1" w:rsidRPr="001F59EC" w:rsidRDefault="218DE66B" w:rsidP="65CD1BD0">
      <w:pPr>
        <w:rPr>
          <w:rFonts w:asciiTheme="majorHAnsi" w:hAnsiTheme="majorHAnsi" w:cstheme="majorBidi"/>
        </w:rPr>
      </w:pPr>
      <w:r w:rsidRPr="65CD1BD0">
        <w:rPr>
          <w:rFonts w:asciiTheme="majorHAnsi" w:hAnsiTheme="majorHAnsi" w:cstheme="majorBidi"/>
        </w:rPr>
        <w:t>Diese Komponente ist auf dem big-vadsync.big.krankenkasse installiert. Diese Konfiguration wird einmalig eingerichtet und muss im Nachgang nur bei bestimmten Anforderungen geändert werden.</w:t>
      </w:r>
      <w:r w:rsidR="1E85C2DB" w:rsidRPr="65CD1BD0">
        <w:rPr>
          <w:rFonts w:asciiTheme="majorHAnsi" w:hAnsiTheme="majorHAnsi" w:cstheme="majorBidi"/>
        </w:rPr>
        <w:t xml:space="preserve"> Im Rahmen des Changes </w:t>
      </w:r>
      <w:r w:rsidR="1D5A64F4" w:rsidRPr="65CD1BD0">
        <w:rPr>
          <w:rFonts w:asciiTheme="majorHAnsi" w:hAnsiTheme="majorHAnsi" w:cstheme="majorBidi"/>
        </w:rPr>
        <w:t xml:space="preserve">CHGPRO0139867 </w:t>
      </w:r>
      <w:r w:rsidR="1E85C2DB" w:rsidRPr="65CD1BD0">
        <w:rPr>
          <w:rFonts w:asciiTheme="majorHAnsi" w:hAnsiTheme="majorHAnsi" w:cstheme="majorBidi"/>
        </w:rPr>
        <w:t>wurde ein weitere</w:t>
      </w:r>
      <w:r w:rsidR="49E3FAA2" w:rsidRPr="65CD1BD0">
        <w:rPr>
          <w:rFonts w:asciiTheme="majorHAnsi" w:hAnsiTheme="majorHAnsi" w:cstheme="majorBidi"/>
        </w:rPr>
        <w:t xml:space="preserve">r </w:t>
      </w:r>
      <w:r w:rsidR="1E85C2DB" w:rsidRPr="65CD1BD0">
        <w:rPr>
          <w:rFonts w:asciiTheme="majorHAnsi" w:hAnsiTheme="majorHAnsi" w:cstheme="majorBidi"/>
        </w:rPr>
        <w:t>Azure AD Sync bzw. EntraID Sync Connector eingerichtet. Dieser läuft auf dem big-vadsync02 im Staging Modus</w:t>
      </w:r>
      <w:r w:rsidR="72EC7A9D" w:rsidRPr="65CD1BD0">
        <w:rPr>
          <w:rFonts w:asciiTheme="majorHAnsi" w:hAnsiTheme="majorHAnsi" w:cstheme="majorBidi"/>
        </w:rPr>
        <w:t xml:space="preserve"> und wird nur für den Notfall benutzt, sollte der Primäre Connector ausfallen</w:t>
      </w:r>
      <w:r w:rsidR="1E85C2DB" w:rsidRPr="65CD1BD0">
        <w:rPr>
          <w:rFonts w:asciiTheme="majorHAnsi" w:hAnsiTheme="majorHAnsi" w:cstheme="majorBidi"/>
        </w:rPr>
        <w:t xml:space="preserve">. </w:t>
      </w:r>
      <w:r w:rsidRPr="65CD1BD0">
        <w:rPr>
          <w:rFonts w:asciiTheme="majorHAnsi" w:hAnsiTheme="majorHAnsi" w:cstheme="majorBidi"/>
        </w:rPr>
        <w:t xml:space="preserve"> Momentan werden die folgen „OU’s“ der BIG in das Azure AD synchronisiert:</w:t>
      </w:r>
    </w:p>
    <w:p w14:paraId="59062F42"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lastRenderedPageBreak/>
        <w:t>Achen</w:t>
      </w:r>
    </w:p>
    <w:p w14:paraId="5D4FE784"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Berlin</w:t>
      </w:r>
    </w:p>
    <w:p w14:paraId="5D71AC69"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Dortmund</w:t>
      </w:r>
    </w:p>
    <w:p w14:paraId="6CF022D7"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Duesseldorf</w:t>
      </w:r>
    </w:p>
    <w:p w14:paraId="5375851F"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Koeln</w:t>
      </w:r>
    </w:p>
    <w:p w14:paraId="5E80C935"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Kundenservice</w:t>
      </w:r>
    </w:p>
    <w:p w14:paraId="0DB3D305"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Moenchengladbach</w:t>
      </w:r>
    </w:p>
    <w:p w14:paraId="46B31559"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Muenchen</w:t>
      </w:r>
    </w:p>
    <w:p w14:paraId="5F46C974"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Dies bedeutet also das User die für die MFA-Lösung in Frage kommen in einer der jeweiligen Active Directory OU’s vorhanden sein muss um eine erfolgreiche Synchronisierung des Accounts zu Azure Active Directory vorzunehmen. </w:t>
      </w:r>
    </w:p>
    <w:p w14:paraId="39AB43FA" w14:textId="77777777" w:rsidR="00C26AD1" w:rsidRPr="001F59EC" w:rsidRDefault="00C26AD1" w:rsidP="00C26AD1">
      <w:pPr>
        <w:rPr>
          <w:rFonts w:asciiTheme="majorHAnsi" w:hAnsiTheme="majorHAnsi" w:cstheme="majorHAnsi"/>
        </w:rPr>
      </w:pPr>
    </w:p>
    <w:p w14:paraId="7A5BA9AE"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1AA0C896" wp14:editId="253BDCCA">
            <wp:extent cx="4655820" cy="3907563"/>
            <wp:effectExtent l="0" t="0" r="0" b="0"/>
            <wp:docPr id="72" name="Grafik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7"/>
                    <a:stretch>
                      <a:fillRect/>
                    </a:stretch>
                  </pic:blipFill>
                  <pic:spPr>
                    <a:xfrm>
                      <a:off x="0" y="0"/>
                      <a:ext cx="4663247" cy="3913797"/>
                    </a:xfrm>
                    <a:prstGeom prst="rect">
                      <a:avLst/>
                    </a:prstGeom>
                  </pic:spPr>
                </pic:pic>
              </a:graphicData>
            </a:graphic>
          </wp:inline>
        </w:drawing>
      </w:r>
    </w:p>
    <w:p w14:paraId="29896C94"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lastRenderedPageBreak/>
        <w:drawing>
          <wp:inline distT="0" distB="0" distL="0" distR="0" wp14:anchorId="0491F100" wp14:editId="6DD748A4">
            <wp:extent cx="3820354" cy="3495675"/>
            <wp:effectExtent l="0" t="0" r="8890" b="0"/>
            <wp:docPr id="73" name="Grafik 7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2" descr="Ein Bild, das Text enthält.&#10;&#10;Automatisch generierte Beschreibung"/>
                    <pic:cNvPicPr/>
                  </pic:nvPicPr>
                  <pic:blipFill>
                    <a:blip r:embed="rId128"/>
                    <a:stretch>
                      <a:fillRect/>
                    </a:stretch>
                  </pic:blipFill>
                  <pic:spPr>
                    <a:xfrm>
                      <a:off x="0" y="0"/>
                      <a:ext cx="3834656" cy="3508761"/>
                    </a:xfrm>
                    <a:prstGeom prst="rect">
                      <a:avLst/>
                    </a:prstGeom>
                  </pic:spPr>
                </pic:pic>
              </a:graphicData>
            </a:graphic>
          </wp:inline>
        </w:drawing>
      </w:r>
    </w:p>
    <w:p w14:paraId="181720B1"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Die Benutzerdaten, die für die Konfiguration verwendet worden sind, können im RDM unter „Azure AD Connect Account“ gefunden werden. </w:t>
      </w:r>
    </w:p>
    <w:p w14:paraId="4A4DDF3F" w14:textId="77777777" w:rsidR="00C26AD1" w:rsidRPr="001F59EC" w:rsidRDefault="00C26AD1" w:rsidP="00C26AD1">
      <w:pPr>
        <w:rPr>
          <w:rFonts w:asciiTheme="majorHAnsi" w:hAnsiTheme="majorHAnsi" w:cstheme="majorHAnsi"/>
        </w:rPr>
      </w:pPr>
      <w:r w:rsidRPr="001F59EC">
        <w:rPr>
          <w:rFonts w:asciiTheme="majorHAnsi" w:hAnsiTheme="majorHAnsi" w:cstheme="majorHAnsi"/>
        </w:rPr>
        <w:br w:type="page"/>
      </w:r>
    </w:p>
    <w:p w14:paraId="287A4F87" w14:textId="77777777" w:rsidR="00C26AD1" w:rsidRPr="001F59EC" w:rsidRDefault="218DE66B" w:rsidP="6B06F679">
      <w:pPr>
        <w:pStyle w:val="berschrift2"/>
        <w:rPr>
          <w:rFonts w:asciiTheme="majorHAnsi" w:hAnsiTheme="majorHAnsi" w:cstheme="majorBidi"/>
          <w:lang w:val="en-US"/>
        </w:rPr>
      </w:pPr>
      <w:bookmarkStart w:id="397" w:name="_Toc1719030888"/>
      <w:r w:rsidRPr="6B06F679">
        <w:rPr>
          <w:rFonts w:asciiTheme="majorHAnsi" w:hAnsiTheme="majorHAnsi" w:cstheme="majorBidi"/>
          <w:lang w:val="en-US"/>
        </w:rPr>
        <w:lastRenderedPageBreak/>
        <w:t>Citrix FAS (Federated Authentication Services)</w:t>
      </w:r>
      <w:bookmarkEnd w:id="397"/>
    </w:p>
    <w:p w14:paraId="7749A723"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Der Verbundauthentifizierungsdienst (Federated Authentication Service, Kurz: FAS) ist eine Citrix Komponente zur Integration in die Active Directory-Zertifizierungsstelle (ZS), die eine nahtlose Authentifizierung der Benutzer innerhalb einer Citrix Umgebung ermöglicht. In dieser Konfiguration wird anhand des Citrix FAS Servers der Benutzer per Benutzer-Zertifikat mit Single-Sign On in die jeweilige Citrix Session authentifiziert. Dies ermöglicht also eine nahtlose Authentifizierung von AzureMFA und Citrix.</w:t>
      </w:r>
    </w:p>
    <w:p w14:paraId="5F9DD34A"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Der Citrix FAS Server – big-ctxfas.big.krankenkasse.de ist wie folgt konfiguriert:</w:t>
      </w:r>
    </w:p>
    <w:p w14:paraId="44BF952D"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770AABE5" wp14:editId="6F7154D1">
            <wp:extent cx="4547021" cy="3818255"/>
            <wp:effectExtent l="0" t="0" r="6350" b="0"/>
            <wp:docPr id="84" name="Grafik 84"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rafik 3" descr="Ein Bild, das Text enthält.&#10;&#10;Automatisch generierte Beschreibung"/>
                    <pic:cNvPicPr/>
                  </pic:nvPicPr>
                  <pic:blipFill>
                    <a:blip r:embed="rId129"/>
                    <a:stretch>
                      <a:fillRect/>
                    </a:stretch>
                  </pic:blipFill>
                  <pic:spPr>
                    <a:xfrm>
                      <a:off x="0" y="0"/>
                      <a:ext cx="4550331" cy="3821035"/>
                    </a:xfrm>
                    <a:prstGeom prst="rect">
                      <a:avLst/>
                    </a:prstGeom>
                  </pic:spPr>
                </pic:pic>
              </a:graphicData>
            </a:graphic>
          </wp:inline>
        </w:drawing>
      </w:r>
    </w:p>
    <w:p w14:paraId="04CAAA48"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lastRenderedPageBreak/>
        <w:drawing>
          <wp:inline distT="0" distB="0" distL="0" distR="0" wp14:anchorId="69CFD407" wp14:editId="6506055B">
            <wp:extent cx="4514850" cy="2696866"/>
            <wp:effectExtent l="0" t="0" r="0" b="8255"/>
            <wp:docPr id="88" name="Grafik 88"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afik 4" descr="Ein Bild, das Text enthält.&#10;&#10;Automatisch generierte Beschreibung"/>
                    <pic:cNvPicPr/>
                  </pic:nvPicPr>
                  <pic:blipFill>
                    <a:blip r:embed="rId130"/>
                    <a:stretch>
                      <a:fillRect/>
                    </a:stretch>
                  </pic:blipFill>
                  <pic:spPr>
                    <a:xfrm>
                      <a:off x="0" y="0"/>
                      <a:ext cx="4525278" cy="2703095"/>
                    </a:xfrm>
                    <a:prstGeom prst="rect">
                      <a:avLst/>
                    </a:prstGeom>
                  </pic:spPr>
                </pic:pic>
              </a:graphicData>
            </a:graphic>
          </wp:inline>
        </w:drawing>
      </w:r>
    </w:p>
    <w:p w14:paraId="6DF331D8" w14:textId="77777777" w:rsidR="00C26AD1" w:rsidRPr="001F59EC" w:rsidRDefault="00C26AD1" w:rsidP="00C26AD1">
      <w:pPr>
        <w:jc w:val="center"/>
        <w:rPr>
          <w:rFonts w:asciiTheme="majorHAnsi" w:hAnsiTheme="majorHAnsi" w:cstheme="majorHAnsi"/>
        </w:rPr>
      </w:pPr>
      <w:r w:rsidRPr="001F59EC">
        <w:rPr>
          <w:rFonts w:asciiTheme="majorHAnsi" w:hAnsiTheme="majorHAnsi" w:cstheme="majorHAnsi"/>
          <w:noProof/>
        </w:rPr>
        <w:drawing>
          <wp:inline distT="0" distB="0" distL="0" distR="0" wp14:anchorId="330854B8" wp14:editId="61A6D675">
            <wp:extent cx="5397172" cy="4525010"/>
            <wp:effectExtent l="0" t="0" r="0" b="8890"/>
            <wp:docPr id="89" name="Grafik 89"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afik 6" descr="Ein Bild, das Text enthält.&#10;&#10;Automatisch generierte Beschreibung"/>
                    <pic:cNvPicPr/>
                  </pic:nvPicPr>
                  <pic:blipFill>
                    <a:blip r:embed="rId131"/>
                    <a:stretch>
                      <a:fillRect/>
                    </a:stretch>
                  </pic:blipFill>
                  <pic:spPr>
                    <a:xfrm>
                      <a:off x="0" y="0"/>
                      <a:ext cx="5398232" cy="4525899"/>
                    </a:xfrm>
                    <a:prstGeom prst="rect">
                      <a:avLst/>
                    </a:prstGeom>
                  </pic:spPr>
                </pic:pic>
              </a:graphicData>
            </a:graphic>
          </wp:inline>
        </w:drawing>
      </w:r>
    </w:p>
    <w:p w14:paraId="25CC1352" w14:textId="77777777" w:rsidR="00C26AD1" w:rsidRPr="001F59EC" w:rsidRDefault="00C26AD1" w:rsidP="00C26AD1">
      <w:pPr>
        <w:jc w:val="center"/>
        <w:rPr>
          <w:rFonts w:asciiTheme="majorHAnsi" w:hAnsiTheme="majorHAnsi" w:cstheme="majorHAnsi"/>
        </w:rPr>
      </w:pPr>
    </w:p>
    <w:p w14:paraId="210E0157" w14:textId="77777777" w:rsidR="00C26AD1" w:rsidRPr="001F59EC" w:rsidRDefault="218DE66B" w:rsidP="6B06F679">
      <w:pPr>
        <w:pStyle w:val="berschrift2"/>
        <w:rPr>
          <w:rFonts w:asciiTheme="majorHAnsi" w:hAnsiTheme="majorHAnsi" w:cstheme="majorBidi"/>
        </w:rPr>
      </w:pPr>
      <w:bookmarkStart w:id="398" w:name="_Toc1191849547"/>
      <w:r w:rsidRPr="6B06F679">
        <w:rPr>
          <w:rFonts w:asciiTheme="majorHAnsi" w:hAnsiTheme="majorHAnsi" w:cstheme="majorBidi"/>
        </w:rPr>
        <w:t>Citrix ADC Gateway</w:t>
      </w:r>
      <w:bookmarkEnd w:id="398"/>
    </w:p>
    <w:p w14:paraId="31562433" w14:textId="0DBE46EB" w:rsidR="00C26AD1" w:rsidRPr="001F59EC" w:rsidRDefault="218DE66B" w:rsidP="00C26AD1">
      <w:pPr>
        <w:rPr>
          <w:rFonts w:asciiTheme="majorHAnsi" w:hAnsiTheme="majorHAnsi" w:cstheme="majorHAnsi"/>
        </w:rPr>
      </w:pPr>
      <w:r w:rsidRPr="001F59EC">
        <w:rPr>
          <w:rFonts w:asciiTheme="majorHAnsi" w:hAnsiTheme="majorHAnsi" w:cstheme="majorHAnsi"/>
        </w:rPr>
        <w:lastRenderedPageBreak/>
        <w:t xml:space="preserve">Momentan ist ein zweites Citrix Gateway vorhanden – citrixmfa.big.krankenkasse.de was für die Mutlifaktor-Authentifizierung von Azure-MFA verwendet wird. </w:t>
      </w:r>
    </w:p>
    <w:p w14:paraId="50B777D7"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An diesem ADC-Gateway ist kein LDAP Policy vorhanden (wie typischen weise bei eine On-Prem AD Authentifizierung) sondern ein Authentifikation-Profil was die Konfiguration des Azure IdP konfiguriert hat. </w:t>
      </w:r>
    </w:p>
    <w:p w14:paraId="297D5F9A"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587E2882" wp14:editId="7AE4F38A">
            <wp:extent cx="5760720" cy="1398905"/>
            <wp:effectExtent l="0" t="0" r="0" b="0"/>
            <wp:docPr id="90" name="Grafik 90"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rafik 11" descr="Ein Bild, das Text enthält.&#10;&#10;Automatisch generierte Beschreibung"/>
                    <pic:cNvPicPr/>
                  </pic:nvPicPr>
                  <pic:blipFill>
                    <a:blip r:embed="rId132"/>
                    <a:stretch>
                      <a:fillRect/>
                    </a:stretch>
                  </pic:blipFill>
                  <pic:spPr>
                    <a:xfrm>
                      <a:off x="0" y="0"/>
                      <a:ext cx="5760720" cy="1398905"/>
                    </a:xfrm>
                    <a:prstGeom prst="rect">
                      <a:avLst/>
                    </a:prstGeom>
                  </pic:spPr>
                </pic:pic>
              </a:graphicData>
            </a:graphic>
          </wp:inline>
        </w:drawing>
      </w:r>
    </w:p>
    <w:p w14:paraId="49C97162" w14:textId="77777777" w:rsidR="00C26AD1" w:rsidRPr="001F59EC" w:rsidRDefault="218DE66B" w:rsidP="218DE66B">
      <w:pPr>
        <w:rPr>
          <w:rFonts w:asciiTheme="majorHAnsi" w:hAnsiTheme="majorHAnsi" w:cstheme="majorHAnsi"/>
          <w:b/>
          <w:bCs/>
          <w:lang w:val="en-US"/>
        </w:rPr>
      </w:pPr>
      <w:r w:rsidRPr="001F59EC">
        <w:rPr>
          <w:rFonts w:asciiTheme="majorHAnsi" w:hAnsiTheme="majorHAnsi" w:cstheme="majorHAnsi"/>
          <w:b/>
          <w:bCs/>
          <w:lang w:val="en-US"/>
        </w:rPr>
        <w:t>Authentication SAML Server – SAML Metadata File:</w:t>
      </w:r>
    </w:p>
    <w:p w14:paraId="500F9FA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&lt;md:EntityDescriptor ID="_263c9331a13789827d6998c43256ec43" entityID="https://citrixmfa.big.krankenkasse.de"&gt;</w:t>
      </w:r>
    </w:p>
    <w:p w14:paraId="026CCED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&lt;ds:Signature&gt;</w:t>
      </w:r>
    </w:p>
    <w:p w14:paraId="2346F926"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&lt;ds:SignedInfo&gt;</w:t>
      </w:r>
    </w:p>
    <w:p w14:paraId="74D0FCB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&lt;ds:CanonicalizationMethod Algorithm="http://www.w3.org/2001/10/xml-exc-c14n#"/&gt;</w:t>
      </w:r>
    </w:p>
    <w:p w14:paraId="107D295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&lt;ds:SignatureMethod Algorithm="http://www.w3.org/2001/04/xmldsig-more#rsa-sha256"/&gt;</w:t>
      </w:r>
    </w:p>
    <w:p w14:paraId="2CA7D57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&lt;ds:Reference URI="#_263c9331a13789827d6998c43256ec43"&gt;</w:t>
      </w:r>
    </w:p>
    <w:p w14:paraId="3DB5B895"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&lt;ds:Transforms&gt;</w:t>
      </w:r>
    </w:p>
    <w:p w14:paraId="7F77115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 Algorithm="http://www.w3.org/2000/09/xmldsig#enveloped-signature"/&gt;</w:t>
      </w:r>
    </w:p>
    <w:p w14:paraId="15E1B91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 Algorithm="http://www.w3.org/2001/10/xml-exc-c14n#"/&gt;</w:t>
      </w:r>
    </w:p>
    <w:p w14:paraId="0F87342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&lt;/ds:Transforms&gt;</w:t>
      </w:r>
    </w:p>
    <w:p w14:paraId="50E7780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&lt;ds:DigestMethod Algorithm="http://www.w3.org/2001/04/xmlenc#sha256"/&gt;</w:t>
      </w:r>
    </w:p>
    <w:p w14:paraId="5AF3AA0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&lt;ds:DigestValue&gt;UvAX5SBelMMJBCuapXbFz483q0ndE/yFcavvzU0sbPI=&lt;/ds:DigestValue&gt;</w:t>
      </w:r>
    </w:p>
    <w:p w14:paraId="50CEF5C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&lt;/ds:Reference&gt;</w:t>
      </w:r>
    </w:p>
    <w:p w14:paraId="2EB7E3A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&lt;/ds:SignedInfo&gt;</w:t>
      </w:r>
    </w:p>
    <w:p w14:paraId="5FA664D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&lt;ds:SignatureValue&gt;</w:t>
      </w:r>
    </w:p>
    <w:p w14:paraId="0D78B6F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IqNS3nSKWplRrfaJTTWNzOB/vVywFAFOFAkSmvyGbJxdOquH9nXM4RW7vtJbpeaMBb9evl5wPdru9gwtrdt2glLBxnEnXht58D3CDtpUmPZfJRx+QyUUmgH0ab9aWZ+aedBlf3WIjxTHH/Wah/hm5jkI/suTqx+FAEj1oAqkLW95tNO3/wNrG0D3Rxr/VVzmKpCXCeYmy/AUIYSgCkjoM1p+nK6r/e6Lx4OOaHcy0LD8p8/9nTM6svVvdtZic4itwyORr5k5PaEIKQwcFE0TohLkeMrOn1ERpzjm2NdXcXATFdQFUakZ1TfLgWB639Fmyd0qZI+g04jtzVrXG3UJSw==</w:t>
      </w:r>
    </w:p>
    <w:p w14:paraId="6B1040E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&lt;/ds:SignatureValue&gt;</w:t>
      </w:r>
    </w:p>
    <w:p w14:paraId="6995CA15"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3276797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lastRenderedPageBreak/>
        <w:t>&lt;ds:X509Data&gt;</w:t>
      </w:r>
    </w:p>
    <w:p w14:paraId="061DE0E3"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4349091B"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63EF23D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683E5FB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3BEBF32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65DC3E63"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&lt;/ds:Signature&gt;</w:t>
      </w:r>
    </w:p>
    <w:p w14:paraId="4D525BA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&lt;md:SPSSODescriptor AuthnRequestsSigned="true" WantAssertionsSigned="false" protocolSupportEnumeration="urn:oasis:names:tc:SAML:2.0:protocol"&gt;</w:t>
      </w:r>
    </w:p>
    <w:p w14:paraId="6B92903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 use="signing"&gt;</w:t>
      </w:r>
    </w:p>
    <w:p w14:paraId="70B2C466"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15256F2C"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5826B709"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6048BC1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w:t>
      </w:r>
      <w:r w:rsidRPr="001F59EC">
        <w:rPr>
          <w:rFonts w:asciiTheme="majorHAnsi" w:hAnsiTheme="majorHAnsi" w:cstheme="majorHAnsi"/>
          <w:lang w:val="en-US"/>
        </w:rPr>
        <w:lastRenderedPageBreak/>
        <w:t>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6165C1A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17C3466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3971181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42B5098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&lt;/md:KeyDescriptor&gt;</w:t>
      </w:r>
    </w:p>
    <w:p w14:paraId="363C946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 use="encryption"&gt;</w:t>
      </w:r>
    </w:p>
    <w:p w14:paraId="4D1725DD"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0C146A54"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063FC03B"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56BE5540"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</w:t>
      </w:r>
      <w:r w:rsidRPr="001F59EC">
        <w:rPr>
          <w:rFonts w:asciiTheme="majorHAnsi" w:hAnsiTheme="majorHAnsi" w:cstheme="majorHAnsi"/>
          <w:lang w:val="en-US"/>
        </w:rPr>
        <w:lastRenderedPageBreak/>
        <w:t>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</w:t>
      </w:r>
    </w:p>
    <w:p w14:paraId="5ED94C7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&lt;/ds:X509Certificate&gt;</w:t>
      </w:r>
    </w:p>
    <w:p w14:paraId="515777BA"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&lt;/ds:X509Data&gt;</w:t>
      </w:r>
    </w:p>
    <w:p w14:paraId="2398F622"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&lt;/ds:KeyInfo&gt;</w:t>
      </w:r>
    </w:p>
    <w:p w14:paraId="3E274ED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&lt;/md:KeyDescriptor&gt;</w:t>
      </w:r>
    </w:p>
    <w:p w14:paraId="05087BCE"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&lt;md:SingleLogoutService Binding="urn:oasis:names:tc:SAML:2.0:bindings:HTTP-Redirect" Location="https://192.168.248.27/cgi/logout"/&gt;</w:t>
      </w:r>
    </w:p>
    <w:p w14:paraId="31823E51"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&lt;md:SingleLogoutService Binding="urn:oasis:names:tc:SAML:2.0:bindings:HTTP-POST" Location="https://192.168.248.27/cgi/logout"/&gt;</w:t>
      </w:r>
    </w:p>
    <w:p w14:paraId="6C9D70E8"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&lt;md:AssertionConsumerService Binding="urn:oasis:names:tc:SAML:2.0:bindings:HTTP-Redirect" Location="https://192.168.248.27/cgi/samlauth" index="0"/&gt;</w:t>
      </w:r>
    </w:p>
    <w:p w14:paraId="6F01590F" w14:textId="77777777" w:rsidR="00C26AD1" w:rsidRPr="001F59EC" w:rsidRDefault="218DE66B" w:rsidP="218DE66B">
      <w:pPr>
        <w:rPr>
          <w:rFonts w:asciiTheme="majorHAnsi" w:hAnsiTheme="majorHAnsi" w:cstheme="majorHAnsi"/>
          <w:lang w:val="en-US"/>
        </w:rPr>
      </w:pPr>
      <w:r w:rsidRPr="001F59EC">
        <w:rPr>
          <w:rFonts w:asciiTheme="majorHAnsi" w:hAnsiTheme="majorHAnsi" w:cstheme="majorHAnsi"/>
          <w:lang w:val="en-US"/>
        </w:rPr>
        <w:t>&lt;md:AssertionConsumerService Binding="urn:oasis:names:tc:SAML:2.0:bindings:HTTP-POST" Location="https://192.168.248.27/cgi/samlauth" index="1"/&gt;</w:t>
      </w:r>
    </w:p>
    <w:p w14:paraId="21C27A21"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&lt;/md:SPSSODescriptor&gt;</w:t>
      </w:r>
    </w:p>
    <w:p w14:paraId="3CD40A3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&lt;/md:EntityDescriptor&gt;</w:t>
      </w:r>
    </w:p>
    <w:p w14:paraId="2D980193" w14:textId="77777777" w:rsidR="00C26AD1" w:rsidRPr="001F59EC" w:rsidRDefault="218DE66B" w:rsidP="6B06F679">
      <w:pPr>
        <w:pStyle w:val="berschrift2"/>
        <w:rPr>
          <w:rFonts w:asciiTheme="majorHAnsi" w:hAnsiTheme="majorHAnsi" w:cstheme="majorBidi"/>
        </w:rPr>
      </w:pPr>
      <w:bookmarkStart w:id="399" w:name="_Toc1613381707"/>
      <w:r w:rsidRPr="6B06F679">
        <w:rPr>
          <w:rFonts w:asciiTheme="majorHAnsi" w:hAnsiTheme="majorHAnsi" w:cstheme="majorBidi"/>
        </w:rPr>
        <w:t>Besonderheiten</w:t>
      </w:r>
      <w:bookmarkEnd w:id="399"/>
    </w:p>
    <w:p w14:paraId="3B811CF9" w14:textId="77777777" w:rsidR="00C26AD1" w:rsidRPr="001F59EC" w:rsidRDefault="218DE66B" w:rsidP="6B06F679">
      <w:pPr>
        <w:pStyle w:val="berschrift3"/>
        <w:rPr>
          <w:rFonts w:asciiTheme="majorHAnsi" w:hAnsiTheme="majorHAnsi" w:cstheme="majorBidi"/>
        </w:rPr>
      </w:pPr>
      <w:bookmarkStart w:id="400" w:name="_Toc1258171461"/>
      <w:r w:rsidRPr="6B06F679">
        <w:rPr>
          <w:rFonts w:asciiTheme="majorHAnsi" w:hAnsiTheme="majorHAnsi" w:cstheme="majorBidi"/>
        </w:rPr>
        <w:t>PowerShell Skripte:</w:t>
      </w:r>
      <w:bookmarkEnd w:id="400"/>
    </w:p>
    <w:p w14:paraId="63415B9D" w14:textId="69F76533" w:rsidR="00C26AD1" w:rsidRPr="001F59EC" w:rsidRDefault="218DE66B" w:rsidP="00C26AD1">
      <w:pPr>
        <w:rPr>
          <w:rFonts w:asciiTheme="majorHAnsi" w:hAnsiTheme="majorHAnsi" w:cstheme="majorHAnsi"/>
        </w:rPr>
      </w:pPr>
      <w:r w:rsidRPr="001F59EC">
        <w:rPr>
          <w:rFonts w:asciiTheme="majorHAnsi" w:hAnsiTheme="majorHAnsi" w:cstheme="majorHAnsi"/>
        </w:rPr>
        <w:t>Auf dem big-vadsync.big.krankenkasse.de, unter „C:\Skripte“ liegen diverse PowerShell Skripte die zur Anwendung von Azure AD-Connect wie auch zur Bereitstellung der OneTime-Passwörter.</w:t>
      </w:r>
    </w:p>
    <w:p w14:paraId="5D648A19"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Da die Skripte von diversen Leuten bearbeitet werden und immer wieder aktualisiert ist hier zu empfehlen direkt auf das Remote-Workplace Team zuzugehen, um näheres zu erfahren oder auch weiter PowerShell Experten.  Dazu sind auch innerhalb der Skripte diverse Erklärungen zu den einzelnen schritten. </w:t>
      </w:r>
    </w:p>
    <w:p w14:paraId="7512C8C8" w14:textId="77777777" w:rsidR="00C26AD1" w:rsidRPr="001F59EC" w:rsidRDefault="218DE66B" w:rsidP="6B06F679">
      <w:pPr>
        <w:pStyle w:val="berschrift3"/>
        <w:rPr>
          <w:rFonts w:asciiTheme="majorHAnsi" w:hAnsiTheme="majorHAnsi" w:cstheme="majorBidi"/>
        </w:rPr>
      </w:pPr>
      <w:bookmarkStart w:id="401" w:name="_Toc466688645"/>
      <w:r w:rsidRPr="6B06F679">
        <w:rPr>
          <w:rFonts w:asciiTheme="majorHAnsi" w:hAnsiTheme="majorHAnsi" w:cstheme="majorBidi"/>
        </w:rPr>
        <w:t>Azure Enterprise Applikation</w:t>
      </w:r>
      <w:bookmarkEnd w:id="401"/>
    </w:p>
    <w:p w14:paraId="6CAD897B" w14:textId="623AC112"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Zur Bereitstellung von Azure AD MFA als Identity Provider ist eine Azure Enterprise Applikation nötig. Hier wird anhand eine SAML-basierte Anmeldung konfiguriert. Hier müssen nach der initialen Konfiguration auch keine weiteren Änderungen vorgenommen werden.  </w:t>
      </w:r>
    </w:p>
    <w:p w14:paraId="005EA138" w14:textId="030DB11A" w:rsidR="00504B4A" w:rsidRPr="001F59EC" w:rsidRDefault="218DE66B" w:rsidP="00C26AD1">
      <w:pPr>
        <w:rPr>
          <w:rFonts w:asciiTheme="majorHAnsi" w:hAnsiTheme="majorHAnsi" w:cstheme="majorHAnsi"/>
        </w:rPr>
      </w:pPr>
      <w:r w:rsidRPr="001F59EC">
        <w:rPr>
          <w:rFonts w:asciiTheme="majorHAnsi" w:hAnsiTheme="majorHAnsi" w:cstheme="majorHAnsi"/>
        </w:rPr>
        <w:lastRenderedPageBreak/>
        <w:t xml:space="preserve">Die Zuweisung der Enterprise Applikation wird über die lokale Active Directory Gruppe „G_Citrix_Azure_MFA“ zugewiesen. Ohne diese AD-Gruppe ist die Anmeldung mit Azure MFA und dem Citrix Gateway nicht möglich.  </w:t>
      </w:r>
    </w:p>
    <w:p w14:paraId="58801204" w14:textId="43ECCE2B" w:rsidR="00C26AD1" w:rsidRPr="001F59EC" w:rsidRDefault="00504B4A" w:rsidP="00504B4A">
      <w:pPr>
        <w:jc w:val="center"/>
        <w:rPr>
          <w:rFonts w:asciiTheme="majorHAnsi" w:hAnsiTheme="majorHAnsi" w:cstheme="majorHAnsi"/>
        </w:rPr>
      </w:pPr>
      <w:r w:rsidRPr="001F59EC">
        <w:rPr>
          <w:rFonts w:asciiTheme="majorHAnsi" w:hAnsiTheme="majorHAnsi" w:cstheme="majorHAnsi"/>
          <w:noProof/>
        </w:rPr>
        <w:drawing>
          <wp:inline distT="0" distB="0" distL="0" distR="0" wp14:anchorId="6EAE0ECD" wp14:editId="07513924">
            <wp:extent cx="3438525" cy="2292350"/>
            <wp:effectExtent l="0" t="0" r="9525" b="0"/>
            <wp:docPr id="98" name="Grafik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3"/>
                    <a:stretch>
                      <a:fillRect/>
                    </a:stretch>
                  </pic:blipFill>
                  <pic:spPr>
                    <a:xfrm>
                      <a:off x="0" y="0"/>
                      <a:ext cx="3438525" cy="2292350"/>
                    </a:xfrm>
                    <a:prstGeom prst="rect">
                      <a:avLst/>
                    </a:prstGeom>
                  </pic:spPr>
                </pic:pic>
              </a:graphicData>
            </a:graphic>
          </wp:inline>
        </w:drawing>
      </w:r>
      <w:r w:rsidR="00C26AD1" w:rsidRPr="001F59EC">
        <w:rPr>
          <w:rFonts w:asciiTheme="majorHAnsi" w:hAnsiTheme="majorHAnsi" w:cstheme="majorHAnsi"/>
        </w:rPr>
        <w:br w:type="page"/>
      </w:r>
    </w:p>
    <w:p w14:paraId="042D0310" w14:textId="77777777" w:rsidR="00504B4A" w:rsidRPr="001F59EC" w:rsidRDefault="218DE66B" w:rsidP="00C26AD1">
      <w:pPr>
        <w:rPr>
          <w:rFonts w:asciiTheme="majorHAnsi" w:hAnsiTheme="majorHAnsi" w:cstheme="majorHAnsi"/>
        </w:rPr>
      </w:pPr>
      <w:r w:rsidRPr="001F59EC">
        <w:rPr>
          <w:rFonts w:asciiTheme="majorHAnsi" w:hAnsiTheme="majorHAnsi" w:cstheme="majorHAnsi"/>
        </w:rPr>
        <w:lastRenderedPageBreak/>
        <w:t>Es wurde eine eigene Anwendung in dem Azure Tennant angelegt:</w:t>
      </w:r>
    </w:p>
    <w:p w14:paraId="0C6CAE63" w14:textId="62E62C12" w:rsidR="00504B4A" w:rsidRPr="001F59EC" w:rsidRDefault="00504B4A" w:rsidP="00C26AD1">
      <w:pPr>
        <w:rPr>
          <w:rFonts w:asciiTheme="majorHAnsi" w:hAnsiTheme="majorHAnsi" w:cstheme="majorHAnsi"/>
        </w:rPr>
      </w:pPr>
      <w:r w:rsidRPr="001F59EC">
        <w:rPr>
          <w:rFonts w:asciiTheme="majorHAnsi" w:hAnsiTheme="majorHAnsi" w:cstheme="majorHAnsi"/>
          <w:noProof/>
        </w:rPr>
        <w:drawing>
          <wp:inline distT="0" distB="0" distL="0" distR="0" wp14:anchorId="3335ABBF" wp14:editId="0614C30F">
            <wp:extent cx="5760720" cy="2371090"/>
            <wp:effectExtent l="0" t="0" r="0" b="0"/>
            <wp:docPr id="99" name="Grafik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4"/>
                    <a:stretch>
                      <a:fillRect/>
                    </a:stretch>
                  </pic:blipFill>
                  <pic:spPr>
                    <a:xfrm>
                      <a:off x="0" y="0"/>
                      <a:ext cx="5760720" cy="2371090"/>
                    </a:xfrm>
                    <a:prstGeom prst="rect">
                      <a:avLst/>
                    </a:prstGeom>
                  </pic:spPr>
                </pic:pic>
              </a:graphicData>
            </a:graphic>
          </wp:inline>
        </w:drawing>
      </w:r>
      <w:r w:rsidRPr="001F59EC">
        <w:rPr>
          <w:rFonts w:asciiTheme="majorHAnsi" w:hAnsiTheme="majorHAnsi" w:cstheme="majorHAnsi"/>
        </w:rPr>
        <w:t xml:space="preserve"> </w:t>
      </w:r>
    </w:p>
    <w:p w14:paraId="444017AB" w14:textId="744EC1C6" w:rsidR="00C26AD1" w:rsidRPr="001F59EC" w:rsidRDefault="218DE66B" w:rsidP="00C26AD1">
      <w:pPr>
        <w:rPr>
          <w:rFonts w:asciiTheme="majorHAnsi" w:hAnsiTheme="majorHAnsi" w:cstheme="majorHAnsi"/>
        </w:rPr>
      </w:pPr>
      <w:r w:rsidRPr="001F59EC">
        <w:rPr>
          <w:rFonts w:asciiTheme="majorHAnsi" w:hAnsiTheme="majorHAnsi" w:cstheme="majorHAnsi"/>
        </w:rPr>
        <w:t>Die Konfiguration sieht wie folgt aus:</w:t>
      </w:r>
    </w:p>
    <w:p w14:paraId="69D8CA65"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3C60000D" wp14:editId="49EEC392">
            <wp:extent cx="5760720" cy="1584325"/>
            <wp:effectExtent l="0" t="0" r="0" b="0"/>
            <wp:docPr id="91" name="Grafik 91"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7" descr="Ein Bild, das Text enthält.&#10;&#10;Automatisch generierte Beschreibung"/>
                    <pic:cNvPicPr/>
                  </pic:nvPicPr>
                  <pic:blipFill>
                    <a:blip r:embed="rId135"/>
                    <a:stretch>
                      <a:fillRect/>
                    </a:stretch>
                  </pic:blipFill>
                  <pic:spPr>
                    <a:xfrm>
                      <a:off x="0" y="0"/>
                      <a:ext cx="5760720" cy="1584325"/>
                    </a:xfrm>
                    <a:prstGeom prst="rect">
                      <a:avLst/>
                    </a:prstGeom>
                  </pic:spPr>
                </pic:pic>
              </a:graphicData>
            </a:graphic>
          </wp:inline>
        </w:drawing>
      </w:r>
    </w:p>
    <w:p w14:paraId="3CD96546"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67D19180" wp14:editId="6DC7D70E">
            <wp:extent cx="5760720" cy="1470660"/>
            <wp:effectExtent l="0" t="0" r="0" b="0"/>
            <wp:docPr id="92" name="Grafik 92"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afik 8" descr="Ein Bild, das Text enthält.&#10;&#10;Automatisch generierte Beschreibung"/>
                    <pic:cNvPicPr/>
                  </pic:nvPicPr>
                  <pic:blipFill>
                    <a:blip r:embed="rId136"/>
                    <a:stretch>
                      <a:fillRect/>
                    </a:stretch>
                  </pic:blipFill>
                  <pic:spPr>
                    <a:xfrm>
                      <a:off x="0" y="0"/>
                      <a:ext cx="5760720" cy="1470660"/>
                    </a:xfrm>
                    <a:prstGeom prst="rect">
                      <a:avLst/>
                    </a:prstGeom>
                  </pic:spPr>
                </pic:pic>
              </a:graphicData>
            </a:graphic>
          </wp:inline>
        </w:drawing>
      </w:r>
    </w:p>
    <w:p w14:paraId="7B0F0D6F"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26922215" wp14:editId="4F324BFB">
            <wp:extent cx="5760720" cy="2845435"/>
            <wp:effectExtent l="0" t="0" r="0" b="0"/>
            <wp:docPr id="93" name="Grafik 93"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fik 9" descr="Ein Bild, das Text enthält.&#10;&#10;Automatisch generierte Beschreibung"/>
                    <pic:cNvPicPr/>
                  </pic:nvPicPr>
                  <pic:blipFill>
                    <a:blip r:embed="rId137"/>
                    <a:stretch>
                      <a:fillRect/>
                    </a:stretch>
                  </pic:blipFill>
                  <pic:spPr>
                    <a:xfrm>
                      <a:off x="0" y="0"/>
                      <a:ext cx="5760720" cy="2845435"/>
                    </a:xfrm>
                    <a:prstGeom prst="rect">
                      <a:avLst/>
                    </a:prstGeom>
                  </pic:spPr>
                </pic:pic>
              </a:graphicData>
            </a:graphic>
          </wp:inline>
        </w:drawing>
      </w:r>
    </w:p>
    <w:p w14:paraId="0B8367D1" w14:textId="77777777" w:rsidR="00C26AD1" w:rsidRPr="001F59EC" w:rsidRDefault="00C26AD1" w:rsidP="00C26AD1">
      <w:pPr>
        <w:rPr>
          <w:rFonts w:asciiTheme="majorHAnsi" w:hAnsiTheme="majorHAnsi" w:cstheme="majorHAnsi"/>
        </w:rPr>
      </w:pPr>
      <w:r w:rsidRPr="001F59EC">
        <w:rPr>
          <w:rFonts w:asciiTheme="majorHAnsi" w:hAnsiTheme="majorHAnsi" w:cstheme="majorHAnsi"/>
          <w:noProof/>
        </w:rPr>
        <w:drawing>
          <wp:inline distT="0" distB="0" distL="0" distR="0" wp14:anchorId="5799B98B" wp14:editId="3F6FEFC6">
            <wp:extent cx="5760720" cy="1445895"/>
            <wp:effectExtent l="0" t="0" r="0" b="1905"/>
            <wp:docPr id="97" name="Grafik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8"/>
                    <a:stretch>
                      <a:fillRect/>
                    </a:stretch>
                  </pic:blipFill>
                  <pic:spPr>
                    <a:xfrm>
                      <a:off x="0" y="0"/>
                      <a:ext cx="5760720" cy="1445895"/>
                    </a:xfrm>
                    <a:prstGeom prst="rect">
                      <a:avLst/>
                    </a:prstGeom>
                  </pic:spPr>
                </pic:pic>
              </a:graphicData>
            </a:graphic>
          </wp:inline>
        </w:drawing>
      </w:r>
    </w:p>
    <w:p w14:paraId="4B328694" w14:textId="77777777" w:rsidR="00C26AD1" w:rsidRPr="001F59EC" w:rsidRDefault="00C26AD1" w:rsidP="00C26AD1">
      <w:pPr>
        <w:rPr>
          <w:rFonts w:asciiTheme="majorHAnsi" w:hAnsiTheme="majorHAnsi" w:cstheme="majorHAnsi"/>
        </w:rPr>
      </w:pPr>
      <w:r w:rsidRPr="001F59EC">
        <w:rPr>
          <w:rFonts w:asciiTheme="majorHAnsi" w:hAnsiTheme="majorHAnsi" w:cstheme="majorHAnsi"/>
        </w:rPr>
        <w:br w:type="page"/>
      </w:r>
    </w:p>
    <w:p w14:paraId="6C61CACF" w14:textId="77777777" w:rsidR="00C26AD1" w:rsidRPr="001F59EC" w:rsidRDefault="218DE66B" w:rsidP="6B06F679">
      <w:pPr>
        <w:pStyle w:val="berschrift3"/>
        <w:rPr>
          <w:rFonts w:asciiTheme="majorHAnsi" w:hAnsiTheme="majorHAnsi" w:cstheme="majorBidi"/>
        </w:rPr>
      </w:pPr>
      <w:r w:rsidRPr="6B06F679">
        <w:rPr>
          <w:rFonts w:asciiTheme="majorHAnsi" w:hAnsiTheme="majorHAnsi" w:cstheme="majorBidi"/>
        </w:rPr>
        <w:lastRenderedPageBreak/>
        <w:t xml:space="preserve"> </w:t>
      </w:r>
      <w:bookmarkStart w:id="402" w:name="_Toc735997324"/>
      <w:r w:rsidRPr="6B06F679">
        <w:rPr>
          <w:rFonts w:asciiTheme="majorHAnsi" w:hAnsiTheme="majorHAnsi" w:cstheme="majorBidi"/>
        </w:rPr>
        <w:t>Zertifikate</w:t>
      </w:r>
      <w:bookmarkEnd w:id="402"/>
    </w:p>
    <w:p w14:paraId="7EAE4861" w14:textId="52134886"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Es sind für diese </w:t>
      </w:r>
      <w:r w:rsidR="0086249A" w:rsidRPr="001F59EC">
        <w:rPr>
          <w:rFonts w:asciiTheme="majorHAnsi" w:hAnsiTheme="majorHAnsi" w:cstheme="majorHAnsi"/>
        </w:rPr>
        <w:t>U</w:t>
      </w:r>
      <w:r w:rsidRPr="001F59EC">
        <w:rPr>
          <w:rFonts w:asciiTheme="majorHAnsi" w:hAnsiTheme="majorHAnsi" w:cstheme="majorHAnsi"/>
        </w:rPr>
        <w:t xml:space="preserve">mgebung 3 Wichtige Zertifikate, die ablaufen können. </w:t>
      </w:r>
    </w:p>
    <w:p w14:paraId="7F1BA1B4"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Citrix-SAML-Azure-AD-Cert – Gültig bis 29.06.2025</w:t>
      </w:r>
    </w:p>
    <w:p w14:paraId="621768F4"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Dieses Zertifikat wird von Azure erstellt und bereitgestellt.</w:t>
      </w:r>
    </w:p>
    <w:p w14:paraId="37224E81"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Wc.big.krankenkasse.de2023 – Gültig bis 06.04.2024</w:t>
      </w:r>
    </w:p>
    <w:p w14:paraId="3A2A79FD"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Diese Zertifikat ist das übliche Wildcard Zertifikat was auch für diverser anderer Dienste innerhalb des Citrix ADC verwendet wird.</w:t>
      </w:r>
    </w:p>
    <w:p w14:paraId="0A96B18F" w14:textId="77777777" w:rsidR="00C26AD1" w:rsidRPr="001F59EC" w:rsidRDefault="218DE66B" w:rsidP="00166B55">
      <w:pPr>
        <w:pStyle w:val="Listenabsatz"/>
        <w:numPr>
          <w:ilvl w:val="0"/>
          <w:numId w:val="29"/>
        </w:numPr>
        <w:rPr>
          <w:rFonts w:asciiTheme="majorHAnsi" w:hAnsiTheme="majorHAnsi" w:cstheme="majorHAnsi"/>
        </w:rPr>
      </w:pPr>
      <w:r w:rsidRPr="001F59EC">
        <w:rPr>
          <w:rFonts w:asciiTheme="majorHAnsi" w:hAnsiTheme="majorHAnsi" w:cstheme="majorHAnsi"/>
        </w:rPr>
        <w:t>Authoriziation-Certificate für den FAS Service – Gültig bis 29.06.2024</w:t>
      </w:r>
    </w:p>
    <w:p w14:paraId="52267BD6" w14:textId="77777777" w:rsidR="00C26AD1" w:rsidRPr="001F59EC" w:rsidRDefault="218DE66B" w:rsidP="00166B55">
      <w:pPr>
        <w:pStyle w:val="Listenabsatz"/>
        <w:numPr>
          <w:ilvl w:val="1"/>
          <w:numId w:val="29"/>
        </w:numPr>
        <w:rPr>
          <w:rFonts w:asciiTheme="majorHAnsi" w:hAnsiTheme="majorHAnsi" w:cstheme="majorHAnsi"/>
        </w:rPr>
      </w:pPr>
      <w:r w:rsidRPr="001F59EC">
        <w:rPr>
          <w:rFonts w:asciiTheme="majorHAnsi" w:hAnsiTheme="majorHAnsi" w:cstheme="majorHAnsi"/>
        </w:rPr>
        <w:t xml:space="preserve">Dieses Zertifikat ist auf dem big-ctxfas01 hinterlegt. </w:t>
      </w:r>
    </w:p>
    <w:p w14:paraId="5516C3E2" w14:textId="77777777" w:rsidR="00C26AD1" w:rsidRPr="001F59EC" w:rsidRDefault="218DE66B" w:rsidP="00C26AD1">
      <w:pPr>
        <w:rPr>
          <w:rFonts w:asciiTheme="majorHAnsi" w:hAnsiTheme="majorHAnsi" w:cstheme="majorHAnsi"/>
        </w:rPr>
      </w:pPr>
      <w:r w:rsidRPr="001F59EC">
        <w:rPr>
          <w:rFonts w:asciiTheme="majorHAnsi" w:hAnsiTheme="majorHAnsi" w:cstheme="majorHAnsi"/>
        </w:rPr>
        <w:t xml:space="preserve">Alle diese Zertifikate werden mit in das Monitoring übernommen. </w:t>
      </w:r>
    </w:p>
    <w:p w14:paraId="433F6273" w14:textId="0CE170E4" w:rsidR="00BB0E08" w:rsidRPr="001F59EC" w:rsidRDefault="0086249A" w:rsidP="00C26AD1">
      <w:pPr>
        <w:rPr>
          <w:rFonts w:asciiTheme="majorHAnsi" w:hAnsiTheme="majorHAnsi" w:cstheme="majorHAnsi"/>
        </w:rPr>
      </w:pPr>
      <w:r w:rsidRPr="001F59EC">
        <w:rPr>
          <w:rFonts w:asciiTheme="majorHAnsi" w:hAnsiTheme="majorHAnsi" w:cstheme="majorHAnsi"/>
        </w:rPr>
        <w:t xml:space="preserve">Für die </w:t>
      </w:r>
      <w:r w:rsidR="00CB3F15" w:rsidRPr="001F59EC">
        <w:rPr>
          <w:rFonts w:asciiTheme="majorHAnsi" w:hAnsiTheme="majorHAnsi" w:cstheme="majorHAnsi"/>
        </w:rPr>
        <w:t>Authentifizierung über die FAS werden an den Domain-Controllern ein Zertifikat mit dem Zweck „Smartcard-Anmeldung“ benötigt. Hierfür gibt es die Vorlage „LDAPSSL“, welche diesen Zweck beinhaltet:</w:t>
      </w:r>
    </w:p>
    <w:p w14:paraId="0C84DADB" w14:textId="42AEEC90" w:rsidR="00CB3F15" w:rsidRPr="001F59EC" w:rsidRDefault="00CB3F15" w:rsidP="00C26AD1">
      <w:pPr>
        <w:rPr>
          <w:rFonts w:asciiTheme="majorHAnsi" w:hAnsiTheme="majorHAnsi" w:cstheme="majorHAnsi"/>
        </w:rPr>
      </w:pPr>
      <w:r w:rsidRPr="001F59EC">
        <w:rPr>
          <w:rFonts w:asciiTheme="majorHAnsi" w:hAnsiTheme="majorHAnsi" w:cstheme="majorHAnsi"/>
          <w:noProof/>
        </w:rPr>
        <w:drawing>
          <wp:inline distT="0" distB="0" distL="0" distR="0" wp14:anchorId="4BB63B89" wp14:editId="5E6E4922">
            <wp:extent cx="3269857" cy="3286125"/>
            <wp:effectExtent l="0" t="0" r="6985" b="0"/>
            <wp:docPr id="73837776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377763" name=""/>
                    <pic:cNvPicPr/>
                  </pic:nvPicPr>
                  <pic:blipFill>
                    <a:blip r:embed="rId139"/>
                    <a:stretch>
                      <a:fillRect/>
                    </a:stretch>
                  </pic:blipFill>
                  <pic:spPr>
                    <a:xfrm>
                      <a:off x="0" y="0"/>
                      <a:ext cx="3271133" cy="3287407"/>
                    </a:xfrm>
                    <a:prstGeom prst="rect">
                      <a:avLst/>
                    </a:prstGeom>
                  </pic:spPr>
                </pic:pic>
              </a:graphicData>
            </a:graphic>
          </wp:inline>
        </w:drawing>
      </w:r>
    </w:p>
    <w:p w14:paraId="64B896AF" w14:textId="53D2DB71" w:rsidR="0086249A" w:rsidRPr="001F59EC" w:rsidRDefault="00CB3F15" w:rsidP="00C26AD1">
      <w:pPr>
        <w:rPr>
          <w:rFonts w:asciiTheme="majorHAnsi" w:hAnsiTheme="majorHAnsi" w:cstheme="majorHAnsi"/>
        </w:rPr>
      </w:pPr>
      <w:r w:rsidRPr="001F59EC">
        <w:rPr>
          <w:rFonts w:asciiTheme="majorHAnsi" w:hAnsiTheme="majorHAnsi" w:cstheme="majorHAnsi"/>
        </w:rPr>
        <w:t>Alternativ kann die Vorlage „Domain Controller Authentication“ genutzt werden.</w:t>
      </w:r>
    </w:p>
    <w:p w14:paraId="63676344"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23B28209" w14:textId="6517F6E4" w:rsidR="00BB0E08" w:rsidRPr="001F59EC" w:rsidRDefault="218DE66B" w:rsidP="6B06F679">
      <w:pPr>
        <w:pStyle w:val="berschrift1"/>
        <w:rPr>
          <w:rFonts w:asciiTheme="majorHAnsi" w:hAnsiTheme="majorHAnsi" w:cstheme="majorBidi"/>
        </w:rPr>
      </w:pPr>
      <w:bookmarkStart w:id="403" w:name="_Toc15275437"/>
      <w:r w:rsidRPr="6B06F679">
        <w:rPr>
          <w:rFonts w:asciiTheme="majorHAnsi" w:hAnsiTheme="majorHAnsi" w:cstheme="majorBidi"/>
        </w:rPr>
        <w:lastRenderedPageBreak/>
        <w:t>Intune</w:t>
      </w:r>
      <w:bookmarkEnd w:id="403"/>
    </w:p>
    <w:p w14:paraId="513825B3" w14:textId="1B793C10" w:rsidR="00D852E2" w:rsidRPr="001F59EC" w:rsidRDefault="218DE66B" w:rsidP="6B06F679">
      <w:pPr>
        <w:pStyle w:val="berschrift2"/>
        <w:rPr>
          <w:rFonts w:asciiTheme="majorHAnsi" w:hAnsiTheme="majorHAnsi" w:cstheme="majorBidi"/>
        </w:rPr>
      </w:pPr>
      <w:bookmarkStart w:id="404" w:name="_Toc28962780"/>
      <w:r w:rsidRPr="6B06F679">
        <w:rPr>
          <w:rFonts w:asciiTheme="majorHAnsi" w:hAnsiTheme="majorHAnsi" w:cstheme="majorBidi"/>
        </w:rPr>
        <w:t>SCEP</w:t>
      </w:r>
      <w:bookmarkEnd w:id="404"/>
    </w:p>
    <w:p w14:paraId="63DC41BD" w14:textId="46A3C78D" w:rsidR="00D852E2" w:rsidRPr="001F59EC" w:rsidRDefault="218DE66B" w:rsidP="7501D898">
      <w:pPr>
        <w:rPr>
          <w:rFonts w:asciiTheme="majorHAnsi" w:hAnsiTheme="majorHAnsi" w:cstheme="majorBidi"/>
        </w:rPr>
      </w:pPr>
      <w:r w:rsidRPr="7501D898">
        <w:rPr>
          <w:rFonts w:asciiTheme="majorHAnsi" w:hAnsiTheme="majorHAnsi" w:cstheme="majorBidi"/>
        </w:rPr>
        <w:t>Damit Intune Geräte via SCEP Zertifikate von der Internen PKI erhalten, wurde eine neue VM namens big-v</w:t>
      </w:r>
      <w:r w:rsidR="3EBF1CE9" w:rsidRPr="7501D898">
        <w:rPr>
          <w:rFonts w:asciiTheme="majorHAnsi" w:hAnsiTheme="majorHAnsi" w:cstheme="majorBidi"/>
        </w:rPr>
        <w:t>adysnc02</w:t>
      </w:r>
      <w:r w:rsidRPr="7501D898">
        <w:rPr>
          <w:rFonts w:asciiTheme="majorHAnsi" w:hAnsiTheme="majorHAnsi" w:cstheme="majorBidi"/>
        </w:rPr>
        <w:t xml:space="preserve"> erstellt. Auf dieser VM wurde der NDES Dienst installiert und konfiguriert. Folgende Rollen wurden installiert: </w:t>
      </w:r>
    </w:p>
    <w:p w14:paraId="439037DF" w14:textId="2545813B" w:rsidR="00D852E2" w:rsidRPr="001F59EC" w:rsidRDefault="00D852E2" w:rsidP="00D852E2">
      <w:pPr>
        <w:rPr>
          <w:rFonts w:asciiTheme="majorHAnsi" w:hAnsiTheme="majorHAnsi" w:cstheme="majorHAnsi"/>
        </w:rPr>
      </w:pPr>
      <w:r w:rsidRPr="001F59EC">
        <w:rPr>
          <w:rFonts w:asciiTheme="majorHAnsi" w:hAnsiTheme="majorHAnsi" w:cstheme="majorHAnsi"/>
          <w:noProof/>
        </w:rPr>
        <w:drawing>
          <wp:inline distT="0" distB="0" distL="0" distR="0" wp14:anchorId="767B704C" wp14:editId="789018D4">
            <wp:extent cx="3219048" cy="1152381"/>
            <wp:effectExtent l="0" t="0" r="635" b="0"/>
            <wp:docPr id="9"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0"/>
                    <a:stretch>
                      <a:fillRect/>
                    </a:stretch>
                  </pic:blipFill>
                  <pic:spPr>
                    <a:xfrm>
                      <a:off x="0" y="0"/>
                      <a:ext cx="3219048" cy="1152381"/>
                    </a:xfrm>
                    <a:prstGeom prst="rect">
                      <a:avLst/>
                    </a:prstGeom>
                  </pic:spPr>
                </pic:pic>
              </a:graphicData>
            </a:graphic>
          </wp:inline>
        </w:drawing>
      </w:r>
    </w:p>
    <w:p w14:paraId="185EF152" w14:textId="73248280" w:rsidR="00D852E2" w:rsidRPr="001F59EC" w:rsidRDefault="00D852E2" w:rsidP="00D852E2">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5AAF6C99" wp14:editId="16E60C6A">
            <wp:extent cx="3676190" cy="6247619"/>
            <wp:effectExtent l="0" t="0" r="635" b="1270"/>
            <wp:docPr id="43" name="Grafi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1"/>
                    <a:stretch>
                      <a:fillRect/>
                    </a:stretch>
                  </pic:blipFill>
                  <pic:spPr>
                    <a:xfrm>
                      <a:off x="0" y="0"/>
                      <a:ext cx="3676190" cy="6247619"/>
                    </a:xfrm>
                    <a:prstGeom prst="rect">
                      <a:avLst/>
                    </a:prstGeom>
                  </pic:spPr>
                </pic:pic>
              </a:graphicData>
            </a:graphic>
          </wp:inline>
        </w:drawing>
      </w:r>
    </w:p>
    <w:p w14:paraId="3D6099BA" w14:textId="7192E2D7" w:rsidR="00D852E2" w:rsidRPr="001F59EC" w:rsidRDefault="00D852E2" w:rsidP="00D852E2">
      <w:pPr>
        <w:rPr>
          <w:rFonts w:asciiTheme="majorHAnsi" w:hAnsiTheme="majorHAnsi" w:cstheme="majorHAnsi"/>
        </w:rPr>
      </w:pPr>
      <w:r w:rsidRPr="001F59EC">
        <w:rPr>
          <w:rFonts w:asciiTheme="majorHAnsi" w:hAnsiTheme="majorHAnsi" w:cstheme="majorHAnsi"/>
          <w:noProof/>
        </w:rPr>
        <w:drawing>
          <wp:inline distT="0" distB="0" distL="0" distR="0" wp14:anchorId="2B1551C9" wp14:editId="6BEF5346">
            <wp:extent cx="3038095" cy="1152381"/>
            <wp:effectExtent l="0" t="0" r="0" b="0"/>
            <wp:docPr id="1275955456" name="Grafik 1275955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2"/>
                    <a:stretch>
                      <a:fillRect/>
                    </a:stretch>
                  </pic:blipFill>
                  <pic:spPr>
                    <a:xfrm>
                      <a:off x="0" y="0"/>
                      <a:ext cx="3038095" cy="1152381"/>
                    </a:xfrm>
                    <a:prstGeom prst="rect">
                      <a:avLst/>
                    </a:prstGeom>
                  </pic:spPr>
                </pic:pic>
              </a:graphicData>
            </a:graphic>
          </wp:inline>
        </w:drawing>
      </w:r>
    </w:p>
    <w:p w14:paraId="06B0A7E3" w14:textId="4BAE253E" w:rsidR="00E86B7E" w:rsidRPr="001F59EC" w:rsidRDefault="218DE66B" w:rsidP="00C26AD1">
      <w:pPr>
        <w:rPr>
          <w:rFonts w:asciiTheme="majorHAnsi" w:hAnsiTheme="majorHAnsi" w:cstheme="majorHAnsi"/>
        </w:rPr>
      </w:pPr>
      <w:r w:rsidRPr="001F59EC">
        <w:rPr>
          <w:rFonts w:asciiTheme="majorHAnsi" w:hAnsiTheme="majorHAnsi" w:cstheme="majorHAnsi"/>
        </w:rPr>
        <w:t xml:space="preserve">Des Weiteren wurde auf diesem Server einmal der Intune Connector installiert und ein Azure Application Proxy. Mit dem Intune Connector stellt der Server eine Verbindung zu Azure her. Der Azure Application Proxy ist dafür da, dass die NDES IIS Seite aus dem Internet erreichbar ist. Der </w:t>
      </w:r>
      <w:r w:rsidRPr="001F59EC">
        <w:rPr>
          <w:rFonts w:asciiTheme="majorHAnsi" w:hAnsiTheme="majorHAnsi" w:cstheme="majorHAnsi"/>
        </w:rPr>
        <w:lastRenderedPageBreak/>
        <w:t xml:space="preserve">AAP dient als Reverse Proxy und ermöglicht uns, die Seite zu Publishen ohne eine Public IP zu verwenden und ohne eingehenden Firewall Regeln.   </w:t>
      </w:r>
    </w:p>
    <w:p w14:paraId="5CA0B9B2" w14:textId="77777777" w:rsidR="00E86B7E" w:rsidRPr="001F59EC" w:rsidRDefault="218DE66B" w:rsidP="00C26AD1">
      <w:pPr>
        <w:rPr>
          <w:rFonts w:asciiTheme="majorHAnsi" w:hAnsiTheme="majorHAnsi" w:cstheme="majorHAnsi"/>
        </w:rPr>
      </w:pPr>
      <w:r w:rsidRPr="001F59EC">
        <w:rPr>
          <w:rFonts w:asciiTheme="majorHAnsi" w:hAnsiTheme="majorHAnsi" w:cstheme="majorHAnsi"/>
        </w:rPr>
        <w:t>Die Konfiguration sieht wie folgt aus:</w:t>
      </w:r>
    </w:p>
    <w:p w14:paraId="366FBCAB" w14:textId="77777777" w:rsidR="00E86B7E" w:rsidRPr="001F59EC" w:rsidRDefault="00E86B7E" w:rsidP="00C26AD1">
      <w:pPr>
        <w:rPr>
          <w:rFonts w:asciiTheme="majorHAnsi" w:hAnsiTheme="majorHAnsi" w:cstheme="majorHAnsi"/>
        </w:rPr>
      </w:pPr>
      <w:r w:rsidRPr="001F59EC">
        <w:rPr>
          <w:rFonts w:asciiTheme="majorHAnsi" w:hAnsiTheme="majorHAnsi" w:cstheme="majorHAnsi"/>
          <w:noProof/>
        </w:rPr>
        <w:drawing>
          <wp:inline distT="0" distB="0" distL="0" distR="0" wp14:anchorId="7B25928E" wp14:editId="48235D64">
            <wp:extent cx="5760720" cy="3474085"/>
            <wp:effectExtent l="0" t="0" r="0" b="0"/>
            <wp:docPr id="1275955459" name="Grafik 12759554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3"/>
                    <a:stretch>
                      <a:fillRect/>
                    </a:stretch>
                  </pic:blipFill>
                  <pic:spPr>
                    <a:xfrm>
                      <a:off x="0" y="0"/>
                      <a:ext cx="5760720" cy="3474085"/>
                    </a:xfrm>
                    <a:prstGeom prst="rect">
                      <a:avLst/>
                    </a:prstGeom>
                  </pic:spPr>
                </pic:pic>
              </a:graphicData>
            </a:graphic>
          </wp:inline>
        </w:drawing>
      </w:r>
    </w:p>
    <w:p w14:paraId="13209BD6" w14:textId="459DA968" w:rsidR="00D852E2" w:rsidRPr="001F59EC" w:rsidRDefault="00E86B7E" w:rsidP="00C26AD1">
      <w:pPr>
        <w:rPr>
          <w:rFonts w:asciiTheme="majorHAnsi" w:hAnsiTheme="majorHAnsi" w:cstheme="majorHAnsi"/>
        </w:rPr>
      </w:pPr>
      <w:r w:rsidRPr="001F59EC">
        <w:rPr>
          <w:rFonts w:asciiTheme="majorHAnsi" w:hAnsiTheme="majorHAnsi" w:cstheme="majorHAnsi"/>
          <w:noProof/>
        </w:rPr>
        <w:drawing>
          <wp:inline distT="0" distB="0" distL="0" distR="0" wp14:anchorId="4C78DE6F" wp14:editId="741E2FD3">
            <wp:extent cx="5760720" cy="1524635"/>
            <wp:effectExtent l="0" t="0" r="0" b="0"/>
            <wp:docPr id="1275955460" name="Grafik 1275955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4"/>
                    <a:stretch>
                      <a:fillRect/>
                    </a:stretch>
                  </pic:blipFill>
                  <pic:spPr>
                    <a:xfrm>
                      <a:off x="0" y="0"/>
                      <a:ext cx="5760720" cy="1524635"/>
                    </a:xfrm>
                    <a:prstGeom prst="rect">
                      <a:avLst/>
                    </a:prstGeom>
                  </pic:spPr>
                </pic:pic>
              </a:graphicData>
            </a:graphic>
          </wp:inline>
        </w:drawing>
      </w:r>
      <w:r w:rsidR="00D852E2" w:rsidRPr="001F59EC">
        <w:rPr>
          <w:rFonts w:asciiTheme="majorHAnsi" w:hAnsiTheme="majorHAnsi" w:cstheme="majorHAnsi"/>
        </w:rPr>
        <w:t xml:space="preserve">Das Zertifikat Template welches die Clients erhalten sollen, wird auf dem NDES Server in der Registry definiert. </w:t>
      </w:r>
    </w:p>
    <w:p w14:paraId="6D46AECF" w14:textId="54658C56" w:rsidR="00D852E2" w:rsidRPr="001F59EC" w:rsidRDefault="00D852E2" w:rsidP="00C26AD1">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3AFB5AB6" wp14:editId="77D8FD61">
            <wp:extent cx="5760720" cy="2323465"/>
            <wp:effectExtent l="0" t="0" r="0" b="635"/>
            <wp:docPr id="1275955457" name="Grafik 1275955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
                    <a:stretch>
                      <a:fillRect/>
                    </a:stretch>
                  </pic:blipFill>
                  <pic:spPr>
                    <a:xfrm>
                      <a:off x="0" y="0"/>
                      <a:ext cx="5760720" cy="2323465"/>
                    </a:xfrm>
                    <a:prstGeom prst="rect">
                      <a:avLst/>
                    </a:prstGeom>
                  </pic:spPr>
                </pic:pic>
              </a:graphicData>
            </a:graphic>
          </wp:inline>
        </w:drawing>
      </w:r>
    </w:p>
    <w:p w14:paraId="760BECB0" w14:textId="62D6093E" w:rsidR="00D852E2" w:rsidRPr="001F59EC" w:rsidRDefault="00E86B7E" w:rsidP="7501D898">
      <w:pPr>
        <w:rPr>
          <w:rFonts w:asciiTheme="majorHAnsi" w:hAnsiTheme="majorHAnsi" w:cstheme="majorBidi"/>
        </w:rPr>
      </w:pPr>
      <w:r w:rsidRPr="001F59EC">
        <w:rPr>
          <w:rFonts w:asciiTheme="majorHAnsi" w:hAnsiTheme="majorHAnsi" w:cstheme="majorHAnsi"/>
          <w:noProof/>
        </w:rPr>
        <w:drawing>
          <wp:anchor distT="0" distB="0" distL="114300" distR="114300" simplePos="0" relativeHeight="251658241" behindDoc="0" locked="0" layoutInCell="1" allowOverlap="1" wp14:anchorId="0272A5C5" wp14:editId="052403A2">
            <wp:simplePos x="0" y="0"/>
            <wp:positionH relativeFrom="margin">
              <wp:posOffset>3114040</wp:posOffset>
            </wp:positionH>
            <wp:positionV relativeFrom="paragraph">
              <wp:posOffset>9525</wp:posOffset>
            </wp:positionV>
            <wp:extent cx="3228571" cy="1638095"/>
            <wp:effectExtent l="0" t="0" r="0" b="635"/>
            <wp:wrapSquare wrapText="bothSides"/>
            <wp:docPr id="1275955458" name="Grafik 1275955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6">
                      <a:extLst>
                        <a:ext uri="{28A0092B-C50C-407E-A947-70E740481C1C}">
                          <a14:useLocalDpi xmlns:a14="http://schemas.microsoft.com/office/drawing/2010/main" val="0"/>
                        </a:ext>
                      </a:extLst>
                    </a:blip>
                    <a:stretch>
                      <a:fillRect/>
                    </a:stretch>
                  </pic:blipFill>
                  <pic:spPr>
                    <a:xfrm>
                      <a:off x="0" y="0"/>
                      <a:ext cx="3228571" cy="1638095"/>
                    </a:xfrm>
                    <a:prstGeom prst="rect">
                      <a:avLst/>
                    </a:prstGeom>
                  </pic:spPr>
                </pic:pic>
              </a:graphicData>
            </a:graphic>
          </wp:anchor>
        </w:drawing>
      </w:r>
      <w:r w:rsidR="00D852E2" w:rsidRPr="7501D898">
        <w:rPr>
          <w:rFonts w:asciiTheme="majorHAnsi" w:hAnsiTheme="majorHAnsi" w:cstheme="majorBidi"/>
        </w:rPr>
        <w:t>Es wurde ein Service User namens „svc_vndes“ erstellt. Dieser hat auf dem Zertifikatstemplate Rechte. Außerdem ist dieser User auf dem big-v</w:t>
      </w:r>
      <w:r w:rsidR="63082F6C" w:rsidRPr="7501D898">
        <w:rPr>
          <w:rFonts w:asciiTheme="majorHAnsi" w:hAnsiTheme="majorHAnsi" w:cstheme="majorBidi"/>
        </w:rPr>
        <w:t>adsync02</w:t>
      </w:r>
      <w:r w:rsidR="00D852E2" w:rsidRPr="7501D898">
        <w:rPr>
          <w:rFonts w:asciiTheme="majorHAnsi" w:hAnsiTheme="majorHAnsi" w:cstheme="majorBidi"/>
        </w:rPr>
        <w:t xml:space="preserve"> Server in der lokalen „IIS_IUSRS“ Gruppe und </w:t>
      </w:r>
      <w:r w:rsidRPr="7501D898">
        <w:rPr>
          <w:rFonts w:asciiTheme="majorHAnsi" w:hAnsiTheme="majorHAnsi" w:cstheme="majorBidi"/>
        </w:rPr>
        <w:t>ist in der lokalen Group Policys „Log on as a Service“</w:t>
      </w:r>
    </w:p>
    <w:p w14:paraId="4A18B485" w14:textId="77777777" w:rsidR="008A783C" w:rsidRPr="001F59EC" w:rsidRDefault="008A783C" w:rsidP="00C26AD1">
      <w:pPr>
        <w:rPr>
          <w:rFonts w:asciiTheme="majorHAnsi" w:hAnsiTheme="majorHAnsi" w:cstheme="majorHAnsi"/>
        </w:rPr>
      </w:pPr>
    </w:p>
    <w:p w14:paraId="0C2B12BB" w14:textId="77777777" w:rsidR="008A783C" w:rsidRPr="001F59EC" w:rsidRDefault="008A783C" w:rsidP="00C26AD1">
      <w:pPr>
        <w:rPr>
          <w:rFonts w:asciiTheme="majorHAnsi" w:hAnsiTheme="majorHAnsi" w:cstheme="majorHAnsi"/>
        </w:rPr>
      </w:pPr>
    </w:p>
    <w:p w14:paraId="4B791053" w14:textId="77777777" w:rsidR="008A783C" w:rsidRPr="001F59EC" w:rsidRDefault="008A783C" w:rsidP="00C26AD1">
      <w:pPr>
        <w:rPr>
          <w:rFonts w:asciiTheme="majorHAnsi" w:hAnsiTheme="majorHAnsi" w:cstheme="majorHAnsi"/>
        </w:rPr>
      </w:pPr>
    </w:p>
    <w:p w14:paraId="4A40927A" w14:textId="77777777" w:rsidR="008A783C" w:rsidRPr="001F59EC" w:rsidRDefault="008A783C" w:rsidP="00C26AD1">
      <w:pPr>
        <w:rPr>
          <w:rFonts w:asciiTheme="majorHAnsi" w:hAnsiTheme="majorHAnsi" w:cstheme="majorHAnsi"/>
        </w:rPr>
      </w:pPr>
    </w:p>
    <w:p w14:paraId="792A86BD" w14:textId="740A3F85" w:rsidR="008A783C" w:rsidRPr="001F59EC" w:rsidRDefault="218DE66B" w:rsidP="6B06F679">
      <w:pPr>
        <w:pStyle w:val="berschrift2"/>
        <w:rPr>
          <w:rFonts w:asciiTheme="majorHAnsi" w:hAnsiTheme="majorHAnsi" w:cstheme="majorBidi"/>
        </w:rPr>
      </w:pPr>
      <w:bookmarkStart w:id="405" w:name="_Toc1106630770"/>
      <w:r w:rsidRPr="6B06F679">
        <w:rPr>
          <w:rFonts w:asciiTheme="majorHAnsi" w:hAnsiTheme="majorHAnsi" w:cstheme="majorBidi"/>
        </w:rPr>
        <w:t>Intune Profiles</w:t>
      </w:r>
      <w:bookmarkEnd w:id="405"/>
    </w:p>
    <w:p w14:paraId="059DDCCA" w14:textId="5644E9EE" w:rsidR="008A783C" w:rsidRPr="001F59EC" w:rsidRDefault="218DE66B" w:rsidP="008A783C">
      <w:pPr>
        <w:rPr>
          <w:rFonts w:asciiTheme="majorHAnsi" w:hAnsiTheme="majorHAnsi" w:cstheme="majorHAnsi"/>
        </w:rPr>
      </w:pPr>
      <w:r w:rsidRPr="001F59EC">
        <w:rPr>
          <w:rFonts w:asciiTheme="majorHAnsi" w:hAnsiTheme="majorHAnsi" w:cstheme="majorHAnsi"/>
        </w:rPr>
        <w:t>Es wurden folgende Intune iOS Profile erstellt:</w:t>
      </w:r>
    </w:p>
    <w:p w14:paraId="2239A31B" w14:textId="4B8A0A3E" w:rsidR="008A783C" w:rsidRPr="001F59EC" w:rsidRDefault="008A783C" w:rsidP="008A783C">
      <w:pPr>
        <w:rPr>
          <w:rFonts w:asciiTheme="majorHAnsi" w:hAnsiTheme="majorHAnsi" w:cstheme="majorHAnsi"/>
        </w:rPr>
      </w:pPr>
      <w:r w:rsidRPr="001F59EC">
        <w:rPr>
          <w:rFonts w:asciiTheme="majorHAnsi" w:hAnsiTheme="majorHAnsi" w:cstheme="majorHAnsi"/>
          <w:noProof/>
        </w:rPr>
        <w:drawing>
          <wp:inline distT="0" distB="0" distL="0" distR="0" wp14:anchorId="09B7B74E" wp14:editId="54C67650">
            <wp:extent cx="5760720" cy="514350"/>
            <wp:effectExtent l="0" t="0" r="0" b="0"/>
            <wp:docPr id="1275955461" name="Grafik 12759554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7"/>
                    <a:stretch>
                      <a:fillRect/>
                    </a:stretch>
                  </pic:blipFill>
                  <pic:spPr>
                    <a:xfrm>
                      <a:off x="0" y="0"/>
                      <a:ext cx="5760720" cy="514350"/>
                    </a:xfrm>
                    <a:prstGeom prst="rect">
                      <a:avLst/>
                    </a:prstGeom>
                  </pic:spPr>
                </pic:pic>
              </a:graphicData>
            </a:graphic>
          </wp:inline>
        </w:drawing>
      </w:r>
    </w:p>
    <w:p w14:paraId="2E3B3A48" w14:textId="2A6115AF" w:rsidR="008A783C" w:rsidRPr="001F59EC" w:rsidRDefault="218DE66B" w:rsidP="008A783C">
      <w:pPr>
        <w:rPr>
          <w:rFonts w:asciiTheme="majorHAnsi" w:hAnsiTheme="majorHAnsi" w:cstheme="majorHAnsi"/>
        </w:rPr>
      </w:pPr>
      <w:r w:rsidRPr="001F59EC">
        <w:rPr>
          <w:rFonts w:asciiTheme="majorHAnsi" w:hAnsiTheme="majorHAnsi" w:cstheme="majorHAnsi"/>
        </w:rPr>
        <w:t xml:space="preserve">Das TrustedRoot Profil ist dafür, um auf den Clients das Root CA der internen PKI zu übertragen. Das SCEP Zertifikat Profil fordert von der Internen PKI ein Zertifikat an. Die folgenden Einstellungen wurden vorgenommen: </w:t>
      </w:r>
    </w:p>
    <w:p w14:paraId="5F46216F" w14:textId="6852FF5A" w:rsidR="008A783C" w:rsidRPr="001F59EC" w:rsidRDefault="008A783C" w:rsidP="008A783C">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531B109D" wp14:editId="358059F2">
            <wp:extent cx="5760720" cy="2962275"/>
            <wp:effectExtent l="0" t="0" r="0" b="9525"/>
            <wp:docPr id="1275955462" name="Grafik 1275955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275955462"/>
                    <pic:cNvPicPr/>
                  </pic:nvPicPr>
                  <pic:blipFill>
                    <a:blip r:embed="rId148">
                      <a:extLst>
                        <a:ext uri="{28A0092B-C50C-407E-A947-70E740481C1C}">
                          <a14:useLocalDpi xmlns:a14="http://schemas.microsoft.com/office/drawing/2010/main" val="0"/>
                        </a:ext>
                      </a:extLst>
                    </a:blip>
                    <a:stretch>
                      <a:fillRect/>
                    </a:stretch>
                  </pic:blipFill>
                  <pic:spPr>
                    <a:xfrm>
                      <a:off x="0" y="0"/>
                      <a:ext cx="5760720" cy="2962275"/>
                    </a:xfrm>
                    <a:prstGeom prst="rect">
                      <a:avLst/>
                    </a:prstGeom>
                  </pic:spPr>
                </pic:pic>
              </a:graphicData>
            </a:graphic>
          </wp:inline>
        </w:drawing>
      </w:r>
    </w:p>
    <w:p w14:paraId="3ADB5C80" w14:textId="72D5B4F7" w:rsidR="4E50A29F" w:rsidRPr="001F59EC" w:rsidRDefault="4E50A29F" w:rsidP="6B06F679">
      <w:pPr>
        <w:pStyle w:val="berschrift2"/>
        <w:rPr>
          <w:rFonts w:asciiTheme="majorHAnsi" w:hAnsiTheme="majorHAnsi" w:cstheme="majorBidi"/>
        </w:rPr>
      </w:pPr>
      <w:bookmarkStart w:id="406" w:name="_Toc1683530386"/>
      <w:r w:rsidRPr="6B06F679">
        <w:rPr>
          <w:rFonts w:asciiTheme="majorHAnsi" w:hAnsiTheme="majorHAnsi" w:cstheme="majorBidi"/>
        </w:rPr>
        <w:t>Besonderheit</w:t>
      </w:r>
      <w:bookmarkEnd w:id="406"/>
    </w:p>
    <w:p w14:paraId="0F01EF3E" w14:textId="639A99EC" w:rsidR="4E50A29F" w:rsidRPr="001F59EC" w:rsidRDefault="4E50A29F" w:rsidP="3D6CA1BC">
      <w:pPr>
        <w:rPr>
          <w:rFonts w:asciiTheme="majorHAnsi" w:hAnsiTheme="majorHAnsi" w:cstheme="majorHAnsi"/>
        </w:rPr>
      </w:pPr>
      <w:r w:rsidRPr="001F59EC">
        <w:rPr>
          <w:rFonts w:asciiTheme="majorHAnsi" w:hAnsiTheme="majorHAnsi" w:cstheme="majorHAnsi"/>
        </w:rPr>
        <w:t>Aufgrund der PKI Migration vom Windows Server 2012R2 auf ein Windows Server 2022 wurde in Abstimmung mit TKLO und Patryk Berger die NDES Rolle auf der PKI  erstmal nur installiert und nicht wieder k</w:t>
      </w:r>
      <w:r w:rsidR="1131E2A2" w:rsidRPr="001F59EC">
        <w:rPr>
          <w:rFonts w:asciiTheme="majorHAnsi" w:hAnsiTheme="majorHAnsi" w:cstheme="majorHAnsi"/>
        </w:rPr>
        <w:t xml:space="preserve">onfiguriert. Die BIG Möchte die Option zu einem anderen Zeitpunkt wieder in Betracht ziehen. Bis dahin ist diese Funktion außer Kraft. </w:t>
      </w:r>
    </w:p>
    <w:p w14:paraId="2E633370" w14:textId="3777C54D" w:rsidR="3D6CA1BC" w:rsidRPr="001F59EC" w:rsidRDefault="3D6CA1BC">
      <w:pPr>
        <w:rPr>
          <w:rFonts w:asciiTheme="majorHAnsi" w:hAnsiTheme="majorHAnsi" w:cstheme="majorHAnsi"/>
        </w:rPr>
      </w:pPr>
    </w:p>
    <w:p w14:paraId="0F2C39D9" w14:textId="58A48872" w:rsidR="00E86B7E" w:rsidRPr="001F59EC" w:rsidRDefault="00E86B7E" w:rsidP="00C26AD1">
      <w:pPr>
        <w:rPr>
          <w:rFonts w:asciiTheme="majorHAnsi" w:hAnsiTheme="majorHAnsi" w:cstheme="majorHAnsi"/>
        </w:rPr>
      </w:pPr>
    </w:p>
    <w:p w14:paraId="1CA19343"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13D123DF" w14:textId="10580AC3" w:rsidR="00F37BFC" w:rsidRPr="001F59EC" w:rsidRDefault="218DE66B" w:rsidP="6B06F679">
      <w:pPr>
        <w:pStyle w:val="berschrift1"/>
        <w:rPr>
          <w:rFonts w:asciiTheme="majorHAnsi" w:hAnsiTheme="majorHAnsi" w:cstheme="majorBidi"/>
        </w:rPr>
      </w:pPr>
      <w:bookmarkStart w:id="407" w:name="_Toc1965450475"/>
      <w:r w:rsidRPr="6B06F679">
        <w:rPr>
          <w:rFonts w:asciiTheme="majorHAnsi" w:hAnsiTheme="majorHAnsi" w:cstheme="majorBidi"/>
        </w:rPr>
        <w:lastRenderedPageBreak/>
        <w:t>SQL Services</w:t>
      </w:r>
      <w:bookmarkEnd w:id="238"/>
      <w:bookmarkEnd w:id="407"/>
    </w:p>
    <w:p w14:paraId="5959E4EC"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Bei den SQL Servern handelt es sich jeweils um einzelne Server mit einer oder mehrerer SQL Instanzen.</w:t>
      </w:r>
    </w:p>
    <w:p w14:paraId="68B01370" w14:textId="77777777" w:rsidR="00F37BFC" w:rsidRPr="001F59EC" w:rsidRDefault="218DE66B" w:rsidP="6B06F679">
      <w:pPr>
        <w:pStyle w:val="berschrift2"/>
        <w:rPr>
          <w:rFonts w:asciiTheme="majorHAnsi" w:hAnsiTheme="majorHAnsi" w:cstheme="majorBidi"/>
        </w:rPr>
      </w:pPr>
      <w:bookmarkStart w:id="408" w:name="_Toc62024171"/>
      <w:bookmarkStart w:id="409" w:name="_Toc966849027"/>
      <w:r w:rsidRPr="6B06F679">
        <w:rPr>
          <w:rFonts w:asciiTheme="majorHAnsi" w:hAnsiTheme="majorHAnsi" w:cstheme="majorBidi"/>
        </w:rPr>
        <w:t>Infrastruktur</w:t>
      </w:r>
      <w:bookmarkEnd w:id="408"/>
      <w:bookmarkEnd w:id="409"/>
    </w:p>
    <w:tbl>
      <w:tblPr>
        <w:tblStyle w:val="ahdFormatvorlage1"/>
        <w:tblW w:w="9669" w:type="dxa"/>
        <w:tblLook w:val="04A0" w:firstRow="1" w:lastRow="0" w:firstColumn="1" w:lastColumn="0" w:noHBand="0" w:noVBand="1"/>
      </w:tblPr>
      <w:tblGrid>
        <w:gridCol w:w="1271"/>
        <w:gridCol w:w="3119"/>
        <w:gridCol w:w="2875"/>
        <w:gridCol w:w="2404"/>
      </w:tblGrid>
      <w:tr w:rsidR="00F37BFC" w:rsidRPr="001F59EC" w14:paraId="73B21145" w14:textId="77777777" w:rsidTr="218DE66B">
        <w:trPr>
          <w:cnfStyle w:val="100000000000" w:firstRow="1" w:lastRow="0" w:firstColumn="0" w:lastColumn="0" w:oddVBand="0" w:evenVBand="0" w:oddHBand="0" w:evenHBand="0" w:firstRowFirstColumn="0" w:firstRowLastColumn="0" w:lastRowFirstColumn="0" w:lastRowLastColumn="0"/>
          <w:trHeight w:val="387"/>
        </w:trPr>
        <w:tc>
          <w:tcPr>
            <w:cnfStyle w:val="001000000000" w:firstRow="0" w:lastRow="0" w:firstColumn="1" w:lastColumn="0" w:oddVBand="0" w:evenVBand="0" w:oddHBand="0" w:evenHBand="0" w:firstRowFirstColumn="0" w:firstRowLastColumn="0" w:lastRowFirstColumn="0" w:lastRowLastColumn="0"/>
            <w:tcW w:w="1271" w:type="dxa"/>
          </w:tcPr>
          <w:p w14:paraId="45E6AA7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Hostname</w:t>
            </w:r>
          </w:p>
        </w:tc>
        <w:tc>
          <w:tcPr>
            <w:tcW w:w="3119" w:type="dxa"/>
          </w:tcPr>
          <w:p w14:paraId="3D2798D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Instanz</w:t>
            </w:r>
          </w:p>
        </w:tc>
        <w:tc>
          <w:tcPr>
            <w:tcW w:w="2875" w:type="dxa"/>
          </w:tcPr>
          <w:p w14:paraId="331E32C3"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Version</w:t>
            </w:r>
          </w:p>
        </w:tc>
        <w:tc>
          <w:tcPr>
            <w:tcW w:w="2404" w:type="dxa"/>
          </w:tcPr>
          <w:p w14:paraId="288E3C75"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F37BFC" w:rsidRPr="001F59EC" w14:paraId="64E59259" w14:textId="77777777" w:rsidTr="218DE66B">
        <w:trPr>
          <w:trHeight w:val="1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114D69D2"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big-vsql01</w:t>
            </w:r>
          </w:p>
        </w:tc>
        <w:tc>
          <w:tcPr>
            <w:tcW w:w="3119" w:type="dxa"/>
            <w:vAlign w:val="center"/>
          </w:tcPr>
          <w:p w14:paraId="61E16A8A"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p w14:paraId="1FC11464"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p w14:paraId="2CAE996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BIG-VSQL01\ICKVARCHIVAC</w:t>
            </w:r>
          </w:p>
          <w:p w14:paraId="4D37F527" w14:textId="1A05FC42" w:rsidR="002322F8"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BIG-VSQL01\INSTANZREPORT</w:t>
            </w:r>
          </w:p>
        </w:tc>
        <w:tc>
          <w:tcPr>
            <w:tcW w:w="2875" w:type="dxa"/>
            <w:vAlign w:val="center"/>
          </w:tcPr>
          <w:p w14:paraId="76C4B52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2019 Enterprise</w:t>
            </w:r>
          </w:p>
        </w:tc>
        <w:tc>
          <w:tcPr>
            <w:tcW w:w="2404" w:type="dxa"/>
            <w:vAlign w:val="center"/>
          </w:tcPr>
          <w:p w14:paraId="736781A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37BFC" w:rsidRPr="001F59EC" w14:paraId="6E210B7C" w14:textId="77777777" w:rsidTr="218DE66B">
        <w:trPr>
          <w:cnfStyle w:val="000000010000" w:firstRow="0" w:lastRow="0" w:firstColumn="0" w:lastColumn="0" w:oddVBand="0" w:evenVBand="0" w:oddHBand="0" w:evenHBand="1" w:firstRowFirstColumn="0" w:firstRowLastColumn="0" w:lastRowFirstColumn="0" w:lastRowLastColumn="0"/>
          <w:trHeight w:val="190"/>
        </w:trPr>
        <w:tc>
          <w:tcPr>
            <w:cnfStyle w:val="001000000000" w:firstRow="0" w:lastRow="0" w:firstColumn="1" w:lastColumn="0" w:oddVBand="0" w:evenVBand="0" w:oddHBand="0" w:evenHBand="0" w:firstRowFirstColumn="0" w:firstRowLastColumn="0" w:lastRowFirstColumn="0" w:lastRowLastColumn="0"/>
            <w:tcW w:w="1271" w:type="dxa"/>
            <w:vAlign w:val="center"/>
          </w:tcPr>
          <w:p w14:paraId="562C407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big-vsql02</w:t>
            </w:r>
          </w:p>
        </w:tc>
        <w:tc>
          <w:tcPr>
            <w:tcW w:w="3119" w:type="dxa"/>
            <w:vAlign w:val="center"/>
          </w:tcPr>
          <w:p w14:paraId="7AB1F0C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BIG-VSQL02\ARCHIVAC</w:t>
            </w:r>
          </w:p>
        </w:tc>
        <w:tc>
          <w:tcPr>
            <w:tcW w:w="2875" w:type="dxa"/>
            <w:vAlign w:val="center"/>
          </w:tcPr>
          <w:p w14:paraId="176F743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SQL Server 2019 Enterprise</w:t>
            </w:r>
          </w:p>
        </w:tc>
        <w:tc>
          <w:tcPr>
            <w:tcW w:w="2404" w:type="dxa"/>
            <w:vAlign w:val="center"/>
          </w:tcPr>
          <w:p w14:paraId="29CB0F9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DB Archiv Actimonda</w:t>
            </w:r>
          </w:p>
        </w:tc>
      </w:tr>
    </w:tbl>
    <w:p w14:paraId="04C27DC6"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Die Instanzen wurden mit dem Patchstand Oktober 2020 installiert. Jeder SQL Instanz hat zusätzlich zum Datenbankmodul auch die Analyses Services installiert</w:t>
      </w:r>
    </w:p>
    <w:p w14:paraId="345FD3CC" w14:textId="77777777" w:rsidR="00F37BFC" w:rsidRPr="001F59EC" w:rsidRDefault="218DE66B" w:rsidP="6B06F679">
      <w:pPr>
        <w:pStyle w:val="berschrift2"/>
        <w:rPr>
          <w:rFonts w:asciiTheme="majorHAnsi" w:hAnsiTheme="majorHAnsi" w:cstheme="majorBidi"/>
        </w:rPr>
      </w:pPr>
      <w:bookmarkStart w:id="410" w:name="_Toc62024172"/>
      <w:bookmarkStart w:id="411" w:name="_Toc15867574"/>
      <w:r w:rsidRPr="6B06F679">
        <w:rPr>
          <w:rFonts w:asciiTheme="majorHAnsi" w:hAnsiTheme="majorHAnsi" w:cstheme="majorBidi"/>
        </w:rPr>
        <w:t>Konfiguration</w:t>
      </w:r>
      <w:bookmarkEnd w:id="410"/>
      <w:bookmarkEnd w:id="411"/>
    </w:p>
    <w:p w14:paraId="5B4CFBCB" w14:textId="77777777" w:rsidR="00F37BFC" w:rsidRPr="001F59EC" w:rsidRDefault="00F37BFC" w:rsidP="00F37BFC">
      <w:pPr>
        <w:rPr>
          <w:rFonts w:asciiTheme="majorHAnsi" w:hAnsiTheme="majorHAnsi" w:cstheme="majorHAnsi"/>
        </w:rPr>
      </w:pPr>
    </w:p>
    <w:p w14:paraId="33648DE9" w14:textId="77777777" w:rsidR="00F37BFC" w:rsidRPr="001F59EC" w:rsidRDefault="218DE66B" w:rsidP="6B06F679">
      <w:pPr>
        <w:pStyle w:val="berschrift3"/>
        <w:rPr>
          <w:rFonts w:asciiTheme="majorHAnsi" w:hAnsiTheme="majorHAnsi" w:cstheme="majorBidi"/>
        </w:rPr>
      </w:pPr>
      <w:bookmarkStart w:id="412" w:name="_Toc62024173"/>
      <w:bookmarkStart w:id="413" w:name="_Toc1025522797"/>
      <w:r w:rsidRPr="6B06F679">
        <w:rPr>
          <w:rFonts w:asciiTheme="majorHAnsi" w:hAnsiTheme="majorHAnsi" w:cstheme="majorBidi"/>
        </w:rPr>
        <w:t>BIG-VSQL01\INSTANZ02</w:t>
      </w:r>
      <w:bookmarkEnd w:id="412"/>
      <w:bookmarkEnd w:id="413"/>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2E5C31E1"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33A50474" w14:textId="77777777" w:rsidR="00F37BFC" w:rsidRPr="001F59EC" w:rsidRDefault="00F37BFC" w:rsidP="004D4A8C">
            <w:pPr>
              <w:rPr>
                <w:rFonts w:asciiTheme="majorHAnsi" w:hAnsiTheme="majorHAnsi" w:cstheme="majorHAnsi"/>
              </w:rPr>
            </w:pPr>
          </w:p>
        </w:tc>
        <w:tc>
          <w:tcPr>
            <w:tcW w:w="3602" w:type="dxa"/>
          </w:tcPr>
          <w:p w14:paraId="5CA8A3B1"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4C9C9710"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5F640E6D"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F2624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6AAFFF1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2421" w:type="dxa"/>
          </w:tcPr>
          <w:p w14:paraId="7CDA57B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D4E04FB"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8A4AA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005FE25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7979B628"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43ADF25"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522015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449AB050"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7D6AC60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5D173A63"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18F4CB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517E936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7FEA5DA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1595F9C"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F27D1B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15A4321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 GB</w:t>
            </w:r>
          </w:p>
        </w:tc>
        <w:tc>
          <w:tcPr>
            <w:tcW w:w="2421" w:type="dxa"/>
          </w:tcPr>
          <w:p w14:paraId="57227E6F"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AFCD900"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CB5C41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243110E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1433</w:t>
            </w:r>
          </w:p>
        </w:tc>
        <w:tc>
          <w:tcPr>
            <w:tcW w:w="2421" w:type="dxa"/>
          </w:tcPr>
          <w:p w14:paraId="0961761C"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27E016C"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11DC41E"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7DF99B1F"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G_VSQL01_INSTANZ02_SA</w:t>
            </w:r>
          </w:p>
        </w:tc>
        <w:tc>
          <w:tcPr>
            <w:tcW w:w="2421" w:type="dxa"/>
          </w:tcPr>
          <w:p w14:paraId="6BC0E78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0BACDBB1"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7098A0B"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64017A7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PWS</w:t>
            </w:r>
          </w:p>
          <w:p w14:paraId="27C5445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VEDA_ENTGELT</w:t>
            </w:r>
          </w:p>
          <w:p w14:paraId="641DF0C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VEDA_HORIZON</w:t>
            </w:r>
          </w:p>
          <w:p w14:paraId="65E7FE25" w14:textId="77777777" w:rsidR="009D6B16"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big_report,</w:t>
            </w:r>
          </w:p>
          <w:p w14:paraId="55DA734C" w14:textId="315723B9" w:rsidR="002F6031"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big-vsql-docusnap</w:t>
            </w:r>
          </w:p>
        </w:tc>
        <w:tc>
          <w:tcPr>
            <w:tcW w:w="2421" w:type="dxa"/>
          </w:tcPr>
          <w:p w14:paraId="38861A54"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A80E3C3"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174BA3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7619A50D" w14:textId="4684B2CF"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PWS, VEDA,</w:t>
            </w:r>
          </w:p>
        </w:tc>
        <w:tc>
          <w:tcPr>
            <w:tcW w:w="2421" w:type="dxa"/>
          </w:tcPr>
          <w:p w14:paraId="50DDDD5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bl>
    <w:p w14:paraId="6DAEA088" w14:textId="77777777" w:rsidR="00F37BFC" w:rsidRPr="001F59EC" w:rsidRDefault="218DE66B" w:rsidP="6B06F679">
      <w:pPr>
        <w:pStyle w:val="berschrift3"/>
        <w:rPr>
          <w:rFonts w:asciiTheme="majorHAnsi" w:hAnsiTheme="majorHAnsi" w:cstheme="majorBidi"/>
        </w:rPr>
      </w:pPr>
      <w:bookmarkStart w:id="414" w:name="_Toc62024174"/>
      <w:bookmarkStart w:id="415" w:name="_Toc792954347"/>
      <w:r w:rsidRPr="6B06F679">
        <w:rPr>
          <w:rFonts w:asciiTheme="majorHAnsi" w:hAnsiTheme="majorHAnsi" w:cstheme="majorBidi"/>
        </w:rPr>
        <w:t>BIG-VSQL01\INTRACONAC</w:t>
      </w:r>
      <w:bookmarkEnd w:id="414"/>
      <w:bookmarkEnd w:id="415"/>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15DEB931" w14:textId="77777777" w:rsidTr="3237BD14">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5F516270" w14:textId="77777777" w:rsidR="00F37BFC" w:rsidRPr="001F59EC" w:rsidRDefault="00F37BFC" w:rsidP="004D4A8C">
            <w:pPr>
              <w:rPr>
                <w:rFonts w:asciiTheme="majorHAnsi" w:hAnsiTheme="majorHAnsi" w:cstheme="majorHAnsi"/>
              </w:rPr>
            </w:pPr>
          </w:p>
        </w:tc>
        <w:tc>
          <w:tcPr>
            <w:tcW w:w="3602" w:type="dxa"/>
          </w:tcPr>
          <w:p w14:paraId="503A4538"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667E49B6"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1E3AB35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7339C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0B7BA0B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tc>
        <w:tc>
          <w:tcPr>
            <w:tcW w:w="2421" w:type="dxa"/>
          </w:tcPr>
          <w:p w14:paraId="20D17322"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40669812"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CFF288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73C3DDD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3C23B1BE"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F373EBF"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AE4C06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Serversortierung</w:t>
            </w:r>
          </w:p>
        </w:tc>
        <w:tc>
          <w:tcPr>
            <w:tcW w:w="3602" w:type="dxa"/>
          </w:tcPr>
          <w:p w14:paraId="74B635C3"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Latin1_General_CI_AS</w:t>
            </w:r>
          </w:p>
        </w:tc>
        <w:tc>
          <w:tcPr>
            <w:tcW w:w="2421" w:type="dxa"/>
          </w:tcPr>
          <w:p w14:paraId="0D396DD5"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31C3F38"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56F125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011F24E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22D7FD47"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21B964C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DB2360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8D065B1"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20 GB</w:t>
            </w:r>
          </w:p>
        </w:tc>
        <w:tc>
          <w:tcPr>
            <w:tcW w:w="2421" w:type="dxa"/>
          </w:tcPr>
          <w:p w14:paraId="2DDA108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C1A2C14"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05C470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4F1D2FA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1434</w:t>
            </w:r>
          </w:p>
        </w:tc>
        <w:tc>
          <w:tcPr>
            <w:tcW w:w="2421" w:type="dxa"/>
          </w:tcPr>
          <w:p w14:paraId="2DBB0E2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6BA1957"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319F38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65A04A0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G_VSQL01_INTRACONAC_SA</w:t>
            </w:r>
          </w:p>
        </w:tc>
        <w:tc>
          <w:tcPr>
            <w:tcW w:w="2421" w:type="dxa"/>
          </w:tcPr>
          <w:p w14:paraId="51459D8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1D049127" w14:textId="77777777" w:rsidTr="3237BD14">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C6B06C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10EF068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21c_iskv_ickv_actimonda</w:t>
            </w:r>
          </w:p>
          <w:p w14:paraId="3CDA893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21c_iskv_ivkv_actimonda_temp</w:t>
            </w:r>
          </w:p>
          <w:p w14:paraId="26CFD05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austausch</w:t>
            </w:r>
          </w:p>
          <w:p w14:paraId="0D7851A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Briefdatenbank</w:t>
            </w:r>
          </w:p>
          <w:p w14:paraId="5BE1486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w:t>
            </w:r>
          </w:p>
          <w:p w14:paraId="6CA3CEB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DatacenterServiceTest</w:t>
            </w:r>
          </w:p>
          <w:p w14:paraId="633D416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digigs_actimonda</w:t>
            </w:r>
          </w:p>
          <w:p w14:paraId="4002016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lastRenderedPageBreak/>
              <w:t>hc_analyse</w:t>
            </w:r>
          </w:p>
          <w:p w14:paraId="27FD8E9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ickv_21c</w:t>
            </w:r>
          </w:p>
          <w:p w14:paraId="4554D29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ickv_21c_actimonda</w:t>
            </w:r>
          </w:p>
          <w:p w14:paraId="62207FA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import_temp</w:t>
            </w:r>
          </w:p>
          <w:p w14:paraId="13CD8FAC"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lei_ext_actimonda</w:t>
            </w:r>
          </w:p>
          <w:p w14:paraId="500D6BD6"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ReportServer</w:t>
            </w:r>
          </w:p>
          <w:p w14:paraId="2DEECCF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TerportServerTempDB</w:t>
            </w:r>
          </w:p>
          <w:p w14:paraId="3D3A83AA"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Rule</w:t>
            </w:r>
          </w:p>
          <w:p w14:paraId="08D9D95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user_orga</w:t>
            </w:r>
          </w:p>
        </w:tc>
        <w:tc>
          <w:tcPr>
            <w:tcW w:w="2421" w:type="dxa"/>
          </w:tcPr>
          <w:p w14:paraId="28749F00"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508F9DA9" w14:textId="77777777" w:rsidTr="3237BD14">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34149F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0ABEE5B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2421" w:type="dxa"/>
          </w:tcPr>
          <w:p w14:paraId="5880642B"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30A046A5" w14:textId="77777777" w:rsidR="00F37BFC" w:rsidRPr="001F59EC" w:rsidRDefault="00F37BFC" w:rsidP="00F37BFC">
      <w:pPr>
        <w:rPr>
          <w:rFonts w:asciiTheme="majorHAnsi" w:hAnsiTheme="majorHAnsi" w:cstheme="majorHAnsi"/>
        </w:rPr>
      </w:pPr>
    </w:p>
    <w:p w14:paraId="0FC2F126" w14:textId="77777777" w:rsidR="00F37BFC" w:rsidRPr="001F59EC" w:rsidRDefault="218DE66B" w:rsidP="6B06F679">
      <w:pPr>
        <w:pStyle w:val="berschrift3"/>
        <w:rPr>
          <w:rFonts w:asciiTheme="majorHAnsi" w:hAnsiTheme="majorHAnsi" w:cstheme="majorBidi"/>
        </w:rPr>
      </w:pPr>
      <w:bookmarkStart w:id="416" w:name="_Toc62024175"/>
      <w:bookmarkStart w:id="417" w:name="_Toc725905174"/>
      <w:r w:rsidRPr="6B06F679">
        <w:rPr>
          <w:rFonts w:asciiTheme="majorHAnsi" w:hAnsiTheme="majorHAnsi" w:cstheme="majorBidi"/>
        </w:rPr>
        <w:t>BIG-VSQL01\ICKVARCHIVAC</w:t>
      </w:r>
      <w:bookmarkEnd w:id="416"/>
      <w:bookmarkEnd w:id="417"/>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11C57711"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44AA040A" w14:textId="77777777" w:rsidR="00F37BFC" w:rsidRPr="001F59EC" w:rsidRDefault="00F37BFC" w:rsidP="004D4A8C">
            <w:pPr>
              <w:rPr>
                <w:rFonts w:asciiTheme="majorHAnsi" w:hAnsiTheme="majorHAnsi" w:cstheme="majorHAnsi"/>
              </w:rPr>
            </w:pPr>
          </w:p>
        </w:tc>
        <w:tc>
          <w:tcPr>
            <w:tcW w:w="3602" w:type="dxa"/>
          </w:tcPr>
          <w:p w14:paraId="4969C72D"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7A0AF77D"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1A74AC4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F75760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383CF25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BIG-VSQL01\INTRACONAC</w:t>
            </w:r>
          </w:p>
        </w:tc>
        <w:tc>
          <w:tcPr>
            <w:tcW w:w="2421" w:type="dxa"/>
          </w:tcPr>
          <w:p w14:paraId="152A7FC7"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5420E4DF"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902792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3EEEF16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6FB028FA"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6F2F13A"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CF92824"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4D859A7C"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Latin1_General_CI_AS</w:t>
            </w:r>
          </w:p>
        </w:tc>
        <w:tc>
          <w:tcPr>
            <w:tcW w:w="2421" w:type="dxa"/>
          </w:tcPr>
          <w:p w14:paraId="198463BC"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0884999"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11CEDF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3DE15FB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0A22B50C"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5D302F78"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77C7449"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C85D82E"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8 GB</w:t>
            </w:r>
          </w:p>
        </w:tc>
        <w:tc>
          <w:tcPr>
            <w:tcW w:w="2421" w:type="dxa"/>
          </w:tcPr>
          <w:p w14:paraId="75C3375F"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FAC31B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9A077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5C1CC67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1435</w:t>
            </w:r>
          </w:p>
        </w:tc>
        <w:tc>
          <w:tcPr>
            <w:tcW w:w="2421" w:type="dxa"/>
          </w:tcPr>
          <w:p w14:paraId="56F63DC2"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132425AE"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4BFC051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1E5BDB0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G_VSQL01_ICKVARCHIVAC_SA</w:t>
            </w:r>
          </w:p>
        </w:tc>
        <w:tc>
          <w:tcPr>
            <w:tcW w:w="2421" w:type="dxa"/>
          </w:tcPr>
          <w:p w14:paraId="44EEAB08"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2492152B"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CC63A88"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0BC067B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ASPState</w:t>
            </w:r>
          </w:p>
          <w:p w14:paraId="6F56EDE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big_report</w:t>
            </w:r>
          </w:p>
          <w:p w14:paraId="74F1B9B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DatacenterSErvice</w:t>
            </w:r>
          </w:p>
          <w:p w14:paraId="786F8D8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digigs_actimonda</w:t>
            </w:r>
          </w:p>
          <w:p w14:paraId="6A96713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hc_analyse</w:t>
            </w:r>
          </w:p>
          <w:p w14:paraId="2881B20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w:t>
            </w:r>
          </w:p>
          <w:p w14:paraId="1297A417"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ickv_alp</w:t>
            </w:r>
          </w:p>
          <w:p w14:paraId="5E7ECF42"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w:t>
            </w:r>
          </w:p>
          <w:p w14:paraId="41E20D1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import_temp</w:t>
            </w:r>
          </w:p>
          <w:p w14:paraId="181C02D8"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infonet_dat</w:t>
            </w:r>
          </w:p>
          <w:p w14:paraId="05A5DEC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lei_ext_alp</w:t>
            </w:r>
          </w:p>
          <w:p w14:paraId="475F542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Quartz</w:t>
            </w:r>
          </w:p>
          <w:p w14:paraId="2F2B2A70"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riskkv</w:t>
            </w:r>
          </w:p>
          <w:p w14:paraId="2607EA39"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user_orga</w:t>
            </w:r>
          </w:p>
          <w:p w14:paraId="18B156E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user_orga_x</w:t>
            </w:r>
          </w:p>
          <w:p w14:paraId="665F158F"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Views_Analyse</w:t>
            </w:r>
          </w:p>
          <w:p w14:paraId="68CAF9A5"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b/>
                <w:bCs/>
              </w:rPr>
            </w:pPr>
            <w:r w:rsidRPr="001F59EC">
              <w:rPr>
                <w:rFonts w:asciiTheme="majorHAnsi" w:hAnsiTheme="majorHAnsi" w:cstheme="majorHAnsi"/>
              </w:rPr>
              <w:t>hc_analyse_03 (Analyses Service)</w:t>
            </w:r>
          </w:p>
          <w:p w14:paraId="4DD821F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2421" w:type="dxa"/>
          </w:tcPr>
          <w:p w14:paraId="779B86DF"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4B7EE7E0"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342EBB7"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 xml:space="preserve">Anwendung </w:t>
            </w:r>
          </w:p>
        </w:tc>
        <w:tc>
          <w:tcPr>
            <w:tcW w:w="3602" w:type="dxa"/>
          </w:tcPr>
          <w:p w14:paraId="09597DD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2421" w:type="dxa"/>
          </w:tcPr>
          <w:p w14:paraId="493D309E"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5E926B58" w14:textId="3CBEB9DD" w:rsidR="00F37BFC" w:rsidRPr="001F59EC" w:rsidRDefault="00F37BFC" w:rsidP="00F37BFC">
      <w:pPr>
        <w:rPr>
          <w:rFonts w:asciiTheme="majorHAnsi" w:hAnsiTheme="majorHAnsi" w:cstheme="majorHAnsi"/>
        </w:rPr>
      </w:pPr>
    </w:p>
    <w:p w14:paraId="561108FA" w14:textId="6A8333AF" w:rsidR="009B34F3" w:rsidRPr="001F59EC" w:rsidRDefault="218DE66B" w:rsidP="6B06F679">
      <w:pPr>
        <w:pStyle w:val="berschrift3"/>
        <w:rPr>
          <w:rFonts w:asciiTheme="majorHAnsi" w:hAnsiTheme="majorHAnsi" w:cstheme="majorBidi"/>
        </w:rPr>
      </w:pPr>
      <w:bookmarkStart w:id="418" w:name="_Toc84468565"/>
      <w:r w:rsidRPr="6B06F679">
        <w:rPr>
          <w:rFonts w:asciiTheme="majorHAnsi" w:hAnsiTheme="majorHAnsi" w:cstheme="majorBidi"/>
        </w:rPr>
        <w:t>BIG-VSQL01\INSTANZREPORT</w:t>
      </w:r>
      <w:bookmarkEnd w:id="418"/>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35437732"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669235CF" w14:textId="77777777" w:rsidR="009B34F3" w:rsidRPr="001F59EC" w:rsidRDefault="009B34F3" w:rsidP="00B738C4">
            <w:pPr>
              <w:rPr>
                <w:rFonts w:asciiTheme="majorHAnsi" w:hAnsiTheme="majorHAnsi" w:cstheme="majorHAnsi"/>
              </w:rPr>
            </w:pPr>
          </w:p>
        </w:tc>
        <w:tc>
          <w:tcPr>
            <w:tcW w:w="3602" w:type="dxa"/>
          </w:tcPr>
          <w:p w14:paraId="122741FC" w14:textId="77777777" w:rsidR="009B34F3" w:rsidRPr="001F59EC" w:rsidRDefault="009B34F3"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071B16B9" w14:textId="77777777" w:rsidR="009B34F3"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24974F31"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784097A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Instanz</w:t>
            </w:r>
          </w:p>
        </w:tc>
        <w:tc>
          <w:tcPr>
            <w:tcW w:w="3602" w:type="dxa"/>
          </w:tcPr>
          <w:p w14:paraId="61069704" w14:textId="0D023581"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BIG-VSQL01\INSTANZREPORT</w:t>
            </w:r>
          </w:p>
        </w:tc>
        <w:tc>
          <w:tcPr>
            <w:tcW w:w="2421" w:type="dxa"/>
          </w:tcPr>
          <w:p w14:paraId="54DC5AE1"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7BE56CB8"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BC5E264"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Installiere Module</w:t>
            </w:r>
          </w:p>
        </w:tc>
        <w:tc>
          <w:tcPr>
            <w:tcW w:w="3602" w:type="dxa"/>
          </w:tcPr>
          <w:p w14:paraId="518AFD21" w14:textId="77777777"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 Analyses Service</w:t>
            </w:r>
          </w:p>
        </w:tc>
        <w:tc>
          <w:tcPr>
            <w:tcW w:w="2421" w:type="dxa"/>
          </w:tcPr>
          <w:p w14:paraId="5C1DBCEB"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2B2AB10F"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B88B78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Zeichensatz</w:t>
            </w:r>
          </w:p>
        </w:tc>
        <w:tc>
          <w:tcPr>
            <w:tcW w:w="3602" w:type="dxa"/>
          </w:tcPr>
          <w:p w14:paraId="36F539B7" w14:textId="77777777" w:rsidR="009B34F3"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78B3F77F" w14:textId="7777777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0334D3E6"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FD751E9"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CPU</w:t>
            </w:r>
          </w:p>
        </w:tc>
        <w:tc>
          <w:tcPr>
            <w:tcW w:w="3602" w:type="dxa"/>
          </w:tcPr>
          <w:p w14:paraId="226E19BC" w14:textId="77777777"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74DDFCB6"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30F724B1"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CB1C2BF"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RAM</w:t>
            </w:r>
          </w:p>
        </w:tc>
        <w:tc>
          <w:tcPr>
            <w:tcW w:w="3602" w:type="dxa"/>
          </w:tcPr>
          <w:p w14:paraId="6A88E8F6" w14:textId="227ED18F"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16 GB</w:t>
            </w:r>
          </w:p>
        </w:tc>
        <w:tc>
          <w:tcPr>
            <w:tcW w:w="2421" w:type="dxa"/>
          </w:tcPr>
          <w:p w14:paraId="215E1277"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27B5006"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4475C64"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SQL Portzuweisung</w:t>
            </w:r>
          </w:p>
        </w:tc>
        <w:tc>
          <w:tcPr>
            <w:tcW w:w="3602" w:type="dxa"/>
          </w:tcPr>
          <w:p w14:paraId="10B023C0" w14:textId="2BF8C321" w:rsidR="009B34F3"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dynamisch</w:t>
            </w:r>
          </w:p>
        </w:tc>
        <w:tc>
          <w:tcPr>
            <w:tcW w:w="2421" w:type="dxa"/>
          </w:tcPr>
          <w:p w14:paraId="505831CC"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743AAFB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FB9EC1E"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Gruppen</w:t>
            </w:r>
          </w:p>
        </w:tc>
        <w:tc>
          <w:tcPr>
            <w:tcW w:w="3602" w:type="dxa"/>
          </w:tcPr>
          <w:p w14:paraId="0AA410FF" w14:textId="28BDC78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G_VSQL01_INSTANZREPORT_SA</w:t>
            </w:r>
          </w:p>
        </w:tc>
        <w:tc>
          <w:tcPr>
            <w:tcW w:w="2421" w:type="dxa"/>
          </w:tcPr>
          <w:p w14:paraId="532CAECC" w14:textId="77777777" w:rsidR="009B34F3"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E9680B" w14:paraId="32F95182"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A74A128"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Datenbanken</w:t>
            </w:r>
          </w:p>
        </w:tc>
        <w:tc>
          <w:tcPr>
            <w:tcW w:w="3602" w:type="dxa"/>
          </w:tcPr>
          <w:p w14:paraId="375737B3" w14:textId="0ACD1EB7"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big_report</w:t>
            </w:r>
          </w:p>
          <w:p w14:paraId="2800A266" w14:textId="1B79386A"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DBA</w:t>
            </w:r>
          </w:p>
          <w:p w14:paraId="5CD50E29" w14:textId="4B8FDCEF"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lastRenderedPageBreak/>
              <w:t>ReportServerPBI</w:t>
            </w:r>
          </w:p>
          <w:p w14:paraId="748D1422" w14:textId="59AD36A4" w:rsidR="009B34F3"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ReportServerPBITempDB</w:t>
            </w:r>
          </w:p>
        </w:tc>
        <w:tc>
          <w:tcPr>
            <w:tcW w:w="2421" w:type="dxa"/>
          </w:tcPr>
          <w:p w14:paraId="634A4300" w14:textId="77777777" w:rsidR="009B34F3" w:rsidRPr="001F59EC" w:rsidRDefault="009B34F3"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C55551" w:rsidRPr="001F59EC" w14:paraId="78BA7C1B"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B8C165" w14:textId="77777777" w:rsidR="009B34F3" w:rsidRPr="001F59EC" w:rsidRDefault="218DE66B" w:rsidP="00B738C4">
            <w:pPr>
              <w:rPr>
                <w:rFonts w:asciiTheme="majorHAnsi" w:hAnsiTheme="majorHAnsi" w:cstheme="majorHAnsi"/>
              </w:rPr>
            </w:pPr>
            <w:r w:rsidRPr="001F59EC">
              <w:rPr>
                <w:rFonts w:asciiTheme="majorHAnsi" w:hAnsiTheme="majorHAnsi" w:cstheme="majorHAnsi"/>
              </w:rPr>
              <w:t>Anwendungen</w:t>
            </w:r>
          </w:p>
        </w:tc>
        <w:tc>
          <w:tcPr>
            <w:tcW w:w="3602" w:type="dxa"/>
          </w:tcPr>
          <w:p w14:paraId="47DFF903" w14:textId="2210C687" w:rsidR="009B34F3"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Reporting (big-vreport01)</w:t>
            </w:r>
          </w:p>
        </w:tc>
        <w:tc>
          <w:tcPr>
            <w:tcW w:w="2421" w:type="dxa"/>
          </w:tcPr>
          <w:p w14:paraId="7660C034" w14:textId="77777777" w:rsidR="009B34F3" w:rsidRPr="001F59EC" w:rsidRDefault="009B34F3"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bl>
    <w:p w14:paraId="7BED34D7" w14:textId="77777777" w:rsidR="009B34F3" w:rsidRPr="001F59EC" w:rsidRDefault="009B34F3" w:rsidP="00F37BFC">
      <w:pPr>
        <w:rPr>
          <w:rFonts w:asciiTheme="majorHAnsi" w:hAnsiTheme="majorHAnsi" w:cstheme="majorHAnsi"/>
        </w:rPr>
      </w:pPr>
    </w:p>
    <w:p w14:paraId="322CE92F" w14:textId="77777777" w:rsidR="00F37BFC" w:rsidRPr="001F59EC" w:rsidRDefault="218DE66B" w:rsidP="6B06F679">
      <w:pPr>
        <w:pStyle w:val="berschrift3"/>
        <w:rPr>
          <w:rFonts w:asciiTheme="majorHAnsi" w:hAnsiTheme="majorHAnsi" w:cstheme="majorBidi"/>
        </w:rPr>
      </w:pPr>
      <w:bookmarkStart w:id="419" w:name="_Toc62024176"/>
      <w:bookmarkStart w:id="420" w:name="_Toc1509699677"/>
      <w:r w:rsidRPr="6B06F679">
        <w:rPr>
          <w:rFonts w:asciiTheme="majorHAnsi" w:hAnsiTheme="majorHAnsi" w:cstheme="majorBidi"/>
        </w:rPr>
        <w:t>BIG-VSQL02\ARCHIVAC</w:t>
      </w:r>
      <w:bookmarkEnd w:id="419"/>
      <w:bookmarkEnd w:id="420"/>
    </w:p>
    <w:p w14:paraId="7FFA7E39"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Archiv Datenbankinstanz für Datenbanken der Actimonda, deren Applikationen nicht migriert wurden</w:t>
      </w:r>
    </w:p>
    <w:tbl>
      <w:tblPr>
        <w:tblStyle w:val="ahdFormatvorlage1"/>
        <w:tblW w:w="8615" w:type="dxa"/>
        <w:tblInd w:w="-5" w:type="dxa"/>
        <w:tblLook w:val="04A0" w:firstRow="1" w:lastRow="0" w:firstColumn="1" w:lastColumn="0" w:noHBand="0" w:noVBand="1"/>
      </w:tblPr>
      <w:tblGrid>
        <w:gridCol w:w="2592"/>
        <w:gridCol w:w="3602"/>
        <w:gridCol w:w="2421"/>
      </w:tblGrid>
      <w:tr w:rsidR="00D970CF" w:rsidRPr="001F59EC" w14:paraId="5E25A2F4" w14:textId="77777777" w:rsidTr="218DE66B">
        <w:trPr>
          <w:cnfStyle w:val="100000000000" w:firstRow="1" w:lastRow="0" w:firstColumn="0" w:lastColumn="0" w:oddVBand="0" w:evenVBand="0" w:oddHBand="0" w:evenHBand="0" w:firstRowFirstColumn="0" w:firstRowLastColumn="0" w:lastRowFirstColumn="0" w:lastRowLastColumn="0"/>
          <w:trHeight w:val="262"/>
        </w:trPr>
        <w:tc>
          <w:tcPr>
            <w:cnfStyle w:val="001000000000" w:firstRow="0" w:lastRow="0" w:firstColumn="1" w:lastColumn="0" w:oddVBand="0" w:evenVBand="0" w:oddHBand="0" w:evenHBand="0" w:firstRowFirstColumn="0" w:firstRowLastColumn="0" w:lastRowFirstColumn="0" w:lastRowLastColumn="0"/>
            <w:tcW w:w="2592" w:type="dxa"/>
          </w:tcPr>
          <w:p w14:paraId="47C93BDB" w14:textId="77777777" w:rsidR="00F37BFC" w:rsidRPr="001F59EC" w:rsidRDefault="00F37BFC" w:rsidP="004D4A8C">
            <w:pPr>
              <w:rPr>
                <w:rFonts w:asciiTheme="majorHAnsi" w:hAnsiTheme="majorHAnsi" w:cstheme="majorHAnsi"/>
              </w:rPr>
            </w:pPr>
          </w:p>
        </w:tc>
        <w:tc>
          <w:tcPr>
            <w:tcW w:w="3602" w:type="dxa"/>
          </w:tcPr>
          <w:p w14:paraId="0E0A10CF" w14:textId="77777777" w:rsidR="00F37BFC" w:rsidRPr="001F59EC" w:rsidRDefault="00F37BFC"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2421" w:type="dxa"/>
          </w:tcPr>
          <w:p w14:paraId="33339D48" w14:textId="77777777" w:rsidR="00F37BFC" w:rsidRPr="001F59EC" w:rsidRDefault="218DE66B" w:rsidP="004D4A8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55551" w:rsidRPr="001F59EC" w14:paraId="34E06870"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4E955A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Instanz</w:t>
            </w:r>
          </w:p>
        </w:tc>
        <w:tc>
          <w:tcPr>
            <w:tcW w:w="3602" w:type="dxa"/>
          </w:tcPr>
          <w:p w14:paraId="668736BD"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BIG-VSQL02\ARCHIVAC</w:t>
            </w:r>
          </w:p>
        </w:tc>
        <w:tc>
          <w:tcPr>
            <w:tcW w:w="2421" w:type="dxa"/>
          </w:tcPr>
          <w:p w14:paraId="6C4BD968"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3606C01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0135BB1"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Installiere Module</w:t>
            </w:r>
          </w:p>
        </w:tc>
        <w:tc>
          <w:tcPr>
            <w:tcW w:w="3602" w:type="dxa"/>
          </w:tcPr>
          <w:p w14:paraId="21B1685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Datenbank</w:t>
            </w:r>
          </w:p>
        </w:tc>
        <w:tc>
          <w:tcPr>
            <w:tcW w:w="2421" w:type="dxa"/>
          </w:tcPr>
          <w:p w14:paraId="2DFBF585"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4DC7D4B5"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3C0404DA"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Zeichensatz</w:t>
            </w:r>
          </w:p>
        </w:tc>
        <w:tc>
          <w:tcPr>
            <w:tcW w:w="3602" w:type="dxa"/>
          </w:tcPr>
          <w:p w14:paraId="013AF884" w14:textId="77777777" w:rsidR="00F37BF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SQL_Latin1_General_CP1_CI_AS</w:t>
            </w:r>
          </w:p>
        </w:tc>
        <w:tc>
          <w:tcPr>
            <w:tcW w:w="2421" w:type="dxa"/>
          </w:tcPr>
          <w:p w14:paraId="4E5C80D9"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Default</w:t>
            </w:r>
          </w:p>
        </w:tc>
      </w:tr>
      <w:tr w:rsidR="003A2F46" w:rsidRPr="001F59EC" w14:paraId="5DA45811"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637FAD3"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CPU</w:t>
            </w:r>
          </w:p>
        </w:tc>
        <w:tc>
          <w:tcPr>
            <w:tcW w:w="3602" w:type="dxa"/>
          </w:tcPr>
          <w:p w14:paraId="2C9E26AD"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4A3E9343"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E85E4B8"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04D35F25"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RAM</w:t>
            </w:r>
          </w:p>
        </w:tc>
        <w:tc>
          <w:tcPr>
            <w:tcW w:w="3602" w:type="dxa"/>
          </w:tcPr>
          <w:p w14:paraId="3BF5AF3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Nicht zugeordnet</w:t>
            </w:r>
          </w:p>
        </w:tc>
        <w:tc>
          <w:tcPr>
            <w:tcW w:w="2421" w:type="dxa"/>
          </w:tcPr>
          <w:p w14:paraId="5B4E8660"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3A2F46" w:rsidRPr="001F59EC" w14:paraId="61C2155C"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21A44A80"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SQL Portzuweisung</w:t>
            </w:r>
          </w:p>
        </w:tc>
        <w:tc>
          <w:tcPr>
            <w:tcW w:w="3602" w:type="dxa"/>
          </w:tcPr>
          <w:p w14:paraId="36CADA75"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Statisch 1433</w:t>
            </w:r>
          </w:p>
        </w:tc>
        <w:tc>
          <w:tcPr>
            <w:tcW w:w="2421" w:type="dxa"/>
          </w:tcPr>
          <w:p w14:paraId="1F2B78B2"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0A1159DF"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6DBA5C4F"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Gruppen</w:t>
            </w:r>
          </w:p>
        </w:tc>
        <w:tc>
          <w:tcPr>
            <w:tcW w:w="3602" w:type="dxa"/>
          </w:tcPr>
          <w:p w14:paraId="21744680"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G_VSQL02_ARCHIVAC_SA</w:t>
            </w:r>
          </w:p>
        </w:tc>
        <w:tc>
          <w:tcPr>
            <w:tcW w:w="2421" w:type="dxa"/>
          </w:tcPr>
          <w:p w14:paraId="04C1637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Admin Zugriff</w:t>
            </w:r>
          </w:p>
        </w:tc>
      </w:tr>
      <w:tr w:rsidR="003A2F46" w:rsidRPr="001F59EC" w14:paraId="41A2DBB7" w14:textId="77777777" w:rsidTr="218DE66B">
        <w:trPr>
          <w:cnfStyle w:val="000000010000" w:firstRow="0" w:lastRow="0" w:firstColumn="0" w:lastColumn="0" w:oddVBand="0" w:evenVBand="0" w:oddHBand="0" w:evenHBand="1" w:firstRowFirstColumn="0" w:firstRowLastColumn="0" w:lastRowFirstColumn="0" w:lastRowLastColumn="0"/>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56B175BC"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Datenbanken</w:t>
            </w:r>
          </w:p>
        </w:tc>
        <w:tc>
          <w:tcPr>
            <w:tcW w:w="3602" w:type="dxa"/>
          </w:tcPr>
          <w:p w14:paraId="70FE9033"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bkk_online_live</w:t>
            </w:r>
          </w:p>
          <w:p w14:paraId="70EEEBBC"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ims_bkk_test</w:t>
            </w:r>
          </w:p>
          <w:p w14:paraId="18D68B34"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ims_log</w:t>
            </w:r>
          </w:p>
          <w:p w14:paraId="79A6FFC3"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w:t>
            </w:r>
          </w:p>
          <w:p w14:paraId="16AECCAF"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501Kolumbus_conf</w:t>
            </w:r>
          </w:p>
          <w:p w14:paraId="4AEF1E54"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501Kolumbus_test</w:t>
            </w:r>
          </w:p>
          <w:p w14:paraId="526B64AA"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aukgfm</w:t>
            </w:r>
          </w:p>
          <w:p w14:paraId="7D01BA07"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aukgfm_t</w:t>
            </w:r>
          </w:p>
          <w:p w14:paraId="464A8A71"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CopyOf501Kolumbus</w:t>
            </w:r>
          </w:p>
          <w:p w14:paraId="34ADDA1B"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CoRF21cAufbereitet_Acti</w:t>
            </w:r>
          </w:p>
          <w:p w14:paraId="0C951B79" w14:textId="77777777" w:rsidR="00F37BFC"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CoRF21cImport_Acti</w:t>
            </w:r>
          </w:p>
          <w:p w14:paraId="4F4BA66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Kaps4kolumbus</w:t>
            </w:r>
          </w:p>
          <w:p w14:paraId="243AC4A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Kaps4kolumbus_gesch</w:t>
            </w:r>
          </w:p>
          <w:p w14:paraId="7D965C2E"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Kaps501</w:t>
            </w:r>
          </w:p>
          <w:p w14:paraId="0C5B4F0B"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Kaps501_gesch</w:t>
            </w:r>
          </w:p>
          <w:p w14:paraId="25F41611"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KAPSFMDNonProd501</w:t>
            </w:r>
          </w:p>
          <w:p w14:paraId="1FFF3F14"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KAPSFMDSteuerung</w:t>
            </w:r>
          </w:p>
          <w:p w14:paraId="1E239EE3" w14:textId="77777777" w:rsidR="00F37BFC" w:rsidRPr="001F59EC" w:rsidRDefault="218DE66B"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kv365acti</w:t>
            </w:r>
          </w:p>
        </w:tc>
        <w:tc>
          <w:tcPr>
            <w:tcW w:w="2421" w:type="dxa"/>
          </w:tcPr>
          <w:p w14:paraId="57931BEB" w14:textId="77777777" w:rsidR="00F37BFC" w:rsidRPr="001F59EC" w:rsidRDefault="00F37BFC" w:rsidP="004D4A8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55551" w:rsidRPr="001F59EC" w14:paraId="62909AA4" w14:textId="77777777" w:rsidTr="218DE66B">
        <w:trPr>
          <w:trHeight w:val="127"/>
        </w:trPr>
        <w:tc>
          <w:tcPr>
            <w:cnfStyle w:val="001000000000" w:firstRow="0" w:lastRow="0" w:firstColumn="1" w:lastColumn="0" w:oddVBand="0" w:evenVBand="0" w:oddHBand="0" w:evenHBand="0" w:firstRowFirstColumn="0" w:firstRowLastColumn="0" w:lastRowFirstColumn="0" w:lastRowLastColumn="0"/>
            <w:tcW w:w="2592" w:type="dxa"/>
            <w:vAlign w:val="center"/>
          </w:tcPr>
          <w:p w14:paraId="1FD3D10D" w14:textId="77777777" w:rsidR="00F37BFC" w:rsidRPr="001F59EC" w:rsidRDefault="218DE66B" w:rsidP="004D4A8C">
            <w:pPr>
              <w:rPr>
                <w:rFonts w:asciiTheme="majorHAnsi" w:hAnsiTheme="majorHAnsi" w:cstheme="majorHAnsi"/>
              </w:rPr>
            </w:pPr>
            <w:r w:rsidRPr="001F59EC">
              <w:rPr>
                <w:rFonts w:asciiTheme="majorHAnsi" w:hAnsiTheme="majorHAnsi" w:cstheme="majorHAnsi"/>
              </w:rPr>
              <w:t>Anwendungen</w:t>
            </w:r>
          </w:p>
        </w:tc>
        <w:tc>
          <w:tcPr>
            <w:tcW w:w="3602" w:type="dxa"/>
          </w:tcPr>
          <w:p w14:paraId="1C07A3D6" w14:textId="77777777" w:rsidR="00F37BFC" w:rsidRPr="001F59EC" w:rsidRDefault="218DE66B"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2421" w:type="dxa"/>
          </w:tcPr>
          <w:p w14:paraId="6C25007D" w14:textId="77777777" w:rsidR="00F37BFC" w:rsidRPr="001F59EC" w:rsidRDefault="00F37BFC" w:rsidP="004D4A8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08980AF" w14:textId="77777777" w:rsidR="00F37BFC" w:rsidRPr="001F59EC" w:rsidRDefault="00F37BFC" w:rsidP="00F37BFC">
      <w:pPr>
        <w:rPr>
          <w:rFonts w:asciiTheme="majorHAnsi" w:hAnsiTheme="majorHAnsi" w:cstheme="majorHAnsi"/>
        </w:rPr>
      </w:pPr>
    </w:p>
    <w:p w14:paraId="45CFF08E" w14:textId="77777777" w:rsidR="009B2138" w:rsidRPr="001F59EC" w:rsidRDefault="218DE66B" w:rsidP="6B06F679">
      <w:pPr>
        <w:pStyle w:val="berschrift3"/>
        <w:rPr>
          <w:rFonts w:asciiTheme="majorHAnsi" w:hAnsiTheme="majorHAnsi" w:cstheme="majorBidi"/>
        </w:rPr>
      </w:pPr>
      <w:bookmarkStart w:id="421" w:name="_Toc1627694324"/>
      <w:r w:rsidRPr="6B06F679">
        <w:rPr>
          <w:rFonts w:asciiTheme="majorHAnsi" w:hAnsiTheme="majorHAnsi" w:cstheme="majorBidi"/>
        </w:rPr>
        <w:t>BIG-VSQL-DEV01</w:t>
      </w:r>
      <w:bookmarkEnd w:id="421"/>
      <w:r w:rsidRPr="6B06F679">
        <w:rPr>
          <w:rFonts w:asciiTheme="majorHAnsi" w:hAnsiTheme="majorHAnsi" w:cstheme="majorBidi"/>
        </w:rPr>
        <w:t xml:space="preserve"> </w:t>
      </w:r>
    </w:p>
    <w:p w14:paraId="554C4BBB" w14:textId="77777777" w:rsidR="009B2138" w:rsidRPr="001F59EC" w:rsidRDefault="218DE66B" w:rsidP="009B2138">
      <w:pPr>
        <w:rPr>
          <w:rFonts w:asciiTheme="majorHAnsi" w:hAnsiTheme="majorHAnsi" w:cstheme="majorHAnsi"/>
        </w:rPr>
      </w:pPr>
      <w:r w:rsidRPr="001F59EC">
        <w:rPr>
          <w:rFonts w:asciiTheme="majorHAnsi" w:hAnsiTheme="majorHAnsi" w:cstheme="majorHAnsi"/>
        </w:rPr>
        <w:t>Developer SQL</w:t>
      </w:r>
    </w:p>
    <w:tbl>
      <w:tblPr>
        <w:tblStyle w:val="ahdFormatvorlage1"/>
        <w:tblW w:w="0" w:type="auto"/>
        <w:tblLook w:val="04A0" w:firstRow="1" w:lastRow="0" w:firstColumn="1" w:lastColumn="0" w:noHBand="0" w:noVBand="1"/>
      </w:tblPr>
      <w:tblGrid>
        <w:gridCol w:w="3020"/>
        <w:gridCol w:w="3021"/>
        <w:gridCol w:w="3021"/>
      </w:tblGrid>
      <w:tr w:rsidR="009B2138" w:rsidRPr="001F59EC" w14:paraId="1CC89384"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021E19" w14:textId="77777777" w:rsidR="009B2138" w:rsidRPr="001F59EC" w:rsidRDefault="009B2138" w:rsidP="008473A9">
            <w:pPr>
              <w:rPr>
                <w:rFonts w:asciiTheme="majorHAnsi" w:hAnsiTheme="majorHAnsi" w:cstheme="majorHAnsi"/>
              </w:rPr>
            </w:pPr>
          </w:p>
        </w:tc>
        <w:tc>
          <w:tcPr>
            <w:tcW w:w="3021" w:type="dxa"/>
          </w:tcPr>
          <w:p w14:paraId="4B4984C4" w14:textId="77777777" w:rsidR="009B2138" w:rsidRPr="001F59EC" w:rsidRDefault="009B2138"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5E772B64" w14:textId="77777777" w:rsidR="009B2138" w:rsidRPr="001F59EC" w:rsidRDefault="218DE66B"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9B2138" w:rsidRPr="001F59EC" w14:paraId="0674FC4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5CFEFEA"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Application Server</w:t>
            </w:r>
          </w:p>
        </w:tc>
        <w:tc>
          <w:tcPr>
            <w:tcW w:w="3021" w:type="dxa"/>
          </w:tcPr>
          <w:p w14:paraId="2533D05B"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BIG-VSQL-DEV01</w:t>
            </w:r>
          </w:p>
        </w:tc>
        <w:tc>
          <w:tcPr>
            <w:tcW w:w="3021" w:type="dxa"/>
          </w:tcPr>
          <w:p w14:paraId="4FCCFF8F"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26E34897"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FDDAEC" w14:textId="77777777" w:rsidR="009B2138" w:rsidRPr="001F59EC" w:rsidRDefault="218DE66B" w:rsidP="008473A9">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35C4680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MSSQLSERVER</w:t>
            </w:r>
          </w:p>
        </w:tc>
        <w:tc>
          <w:tcPr>
            <w:tcW w:w="3021" w:type="dxa"/>
          </w:tcPr>
          <w:p w14:paraId="4AD6A0CA"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6679C419"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8648F3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Datenbanken</w:t>
            </w:r>
          </w:p>
        </w:tc>
        <w:tc>
          <w:tcPr>
            <w:tcW w:w="3021" w:type="dxa"/>
          </w:tcPr>
          <w:p w14:paraId="44D6F9F6"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06402937"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784759E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64D7D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DNS Alias</w:t>
            </w:r>
          </w:p>
        </w:tc>
        <w:tc>
          <w:tcPr>
            <w:tcW w:w="3021" w:type="dxa"/>
          </w:tcPr>
          <w:p w14:paraId="7FB9F885"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C801236"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9901AD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450431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Server User</w:t>
            </w:r>
          </w:p>
        </w:tc>
        <w:tc>
          <w:tcPr>
            <w:tcW w:w="3021" w:type="dxa"/>
          </w:tcPr>
          <w:p w14:paraId="762B8DDE"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FEE71C9"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C42E4B8"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862767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AD Gruppen</w:t>
            </w:r>
          </w:p>
        </w:tc>
        <w:tc>
          <w:tcPr>
            <w:tcW w:w="3021" w:type="dxa"/>
          </w:tcPr>
          <w:p w14:paraId="646743F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8A63B6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FCBD84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D4D470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File Services</w:t>
            </w:r>
          </w:p>
        </w:tc>
        <w:tc>
          <w:tcPr>
            <w:tcW w:w="3021" w:type="dxa"/>
          </w:tcPr>
          <w:p w14:paraId="58ABA041"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B2FB1FB"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02F0E73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A3408EF"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Mail</w:t>
            </w:r>
          </w:p>
        </w:tc>
        <w:tc>
          <w:tcPr>
            <w:tcW w:w="3021" w:type="dxa"/>
          </w:tcPr>
          <w:p w14:paraId="49479210"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9BB5677"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5018F1E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EE3674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Ansprechpartner</w:t>
            </w:r>
          </w:p>
        </w:tc>
        <w:tc>
          <w:tcPr>
            <w:tcW w:w="3021" w:type="dxa"/>
          </w:tcPr>
          <w:p w14:paraId="24FEB68A"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5AAD9423"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0F2D44C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054066"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Dienstleister</w:t>
            </w:r>
          </w:p>
        </w:tc>
        <w:tc>
          <w:tcPr>
            <w:tcW w:w="3021" w:type="dxa"/>
          </w:tcPr>
          <w:p w14:paraId="2C847135"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FF7C429"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61AA420" w14:textId="1D600F5F" w:rsidR="00F37BFC" w:rsidRPr="001F59EC" w:rsidRDefault="00F37BFC" w:rsidP="00F37BFC">
      <w:pPr>
        <w:rPr>
          <w:rFonts w:asciiTheme="majorHAnsi" w:hAnsiTheme="majorHAnsi" w:cstheme="majorHAnsi"/>
        </w:rPr>
      </w:pPr>
    </w:p>
    <w:p w14:paraId="2BE43BDF" w14:textId="77777777" w:rsidR="009B2138" w:rsidRPr="001F59EC" w:rsidRDefault="218DE66B" w:rsidP="6B06F679">
      <w:pPr>
        <w:pStyle w:val="berschrift3"/>
        <w:rPr>
          <w:rFonts w:asciiTheme="majorHAnsi" w:hAnsiTheme="majorHAnsi" w:cstheme="majorBidi"/>
        </w:rPr>
      </w:pPr>
      <w:bookmarkStart w:id="422" w:name="_Toc710765572"/>
      <w:r w:rsidRPr="6B06F679">
        <w:rPr>
          <w:rFonts w:asciiTheme="majorHAnsi" w:hAnsiTheme="majorHAnsi" w:cstheme="majorBidi"/>
        </w:rPr>
        <w:lastRenderedPageBreak/>
        <w:t>BIG-VTARZDEV01</w:t>
      </w:r>
      <w:bookmarkEnd w:id="422"/>
    </w:p>
    <w:p w14:paraId="6DD99D38" w14:textId="2FE0085E" w:rsidR="009B2138" w:rsidRPr="001F59EC" w:rsidRDefault="218DE66B" w:rsidP="009B2138">
      <w:pPr>
        <w:rPr>
          <w:rFonts w:asciiTheme="majorHAnsi" w:hAnsiTheme="majorHAnsi" w:cstheme="majorHAnsi"/>
        </w:rPr>
      </w:pPr>
      <w:r w:rsidRPr="001F59EC">
        <w:rPr>
          <w:rFonts w:asciiTheme="majorHAnsi" w:hAnsiTheme="majorHAnsi" w:cstheme="majorHAnsi"/>
        </w:rPr>
        <w:t>Developer SQL Testumgebung</w:t>
      </w:r>
    </w:p>
    <w:tbl>
      <w:tblPr>
        <w:tblStyle w:val="ahdFormatvorlage1"/>
        <w:tblW w:w="0" w:type="auto"/>
        <w:tblLook w:val="04A0" w:firstRow="1" w:lastRow="0" w:firstColumn="1" w:lastColumn="0" w:noHBand="0" w:noVBand="1"/>
      </w:tblPr>
      <w:tblGrid>
        <w:gridCol w:w="3020"/>
        <w:gridCol w:w="3021"/>
        <w:gridCol w:w="3021"/>
      </w:tblGrid>
      <w:tr w:rsidR="009B2138" w:rsidRPr="001F59EC" w14:paraId="6CEEC83C"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716AEC" w14:textId="77777777" w:rsidR="009B2138" w:rsidRPr="001F59EC" w:rsidRDefault="009B2138" w:rsidP="008473A9">
            <w:pPr>
              <w:rPr>
                <w:rFonts w:asciiTheme="majorHAnsi" w:hAnsiTheme="majorHAnsi" w:cstheme="majorHAnsi"/>
              </w:rPr>
            </w:pPr>
          </w:p>
        </w:tc>
        <w:tc>
          <w:tcPr>
            <w:tcW w:w="3021" w:type="dxa"/>
          </w:tcPr>
          <w:p w14:paraId="2A1FCA0F" w14:textId="77777777" w:rsidR="009B2138" w:rsidRPr="001F59EC" w:rsidRDefault="009B2138"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09771A0" w14:textId="77777777" w:rsidR="009B2138" w:rsidRPr="001F59EC" w:rsidRDefault="218DE66B"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9B2138" w:rsidRPr="001F59EC" w14:paraId="62E7B994"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F84A015"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Application Server</w:t>
            </w:r>
          </w:p>
        </w:tc>
        <w:tc>
          <w:tcPr>
            <w:tcW w:w="3021" w:type="dxa"/>
          </w:tcPr>
          <w:p w14:paraId="3DFE09E4"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BIG-VTARZDEV01</w:t>
            </w:r>
          </w:p>
        </w:tc>
        <w:tc>
          <w:tcPr>
            <w:tcW w:w="3021" w:type="dxa"/>
          </w:tcPr>
          <w:p w14:paraId="55CE3583"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35384E6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EC75E8B" w14:textId="77777777" w:rsidR="009B2138" w:rsidRPr="001F59EC" w:rsidRDefault="218DE66B" w:rsidP="008473A9">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7182FD65" w14:textId="64B49F94"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MSSQLSERVER</w:t>
            </w:r>
          </w:p>
        </w:tc>
        <w:tc>
          <w:tcPr>
            <w:tcW w:w="3021" w:type="dxa"/>
          </w:tcPr>
          <w:p w14:paraId="493FF21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2E40139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C258A28"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Datenbanken</w:t>
            </w:r>
          </w:p>
        </w:tc>
        <w:tc>
          <w:tcPr>
            <w:tcW w:w="3021" w:type="dxa"/>
          </w:tcPr>
          <w:p w14:paraId="57320336"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34B210ED"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E101D9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B3B4F61"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DNS Alias</w:t>
            </w:r>
          </w:p>
        </w:tc>
        <w:tc>
          <w:tcPr>
            <w:tcW w:w="3021" w:type="dxa"/>
          </w:tcPr>
          <w:p w14:paraId="5D6134CC"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53359FC"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7C44726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B4D2704"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Server User</w:t>
            </w:r>
          </w:p>
        </w:tc>
        <w:tc>
          <w:tcPr>
            <w:tcW w:w="3021" w:type="dxa"/>
          </w:tcPr>
          <w:p w14:paraId="39DE9E85"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C741488"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13A91814"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8E6DBAC"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AD Gruppen</w:t>
            </w:r>
          </w:p>
        </w:tc>
        <w:tc>
          <w:tcPr>
            <w:tcW w:w="3021" w:type="dxa"/>
          </w:tcPr>
          <w:p w14:paraId="7B863D1B"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7E33D07"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00ABE28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90D6545"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File Services</w:t>
            </w:r>
          </w:p>
        </w:tc>
        <w:tc>
          <w:tcPr>
            <w:tcW w:w="3021" w:type="dxa"/>
          </w:tcPr>
          <w:p w14:paraId="71F2F622"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0D9700A"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333A0DD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D1D7BE0"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Mail</w:t>
            </w:r>
          </w:p>
        </w:tc>
        <w:tc>
          <w:tcPr>
            <w:tcW w:w="3021" w:type="dxa"/>
          </w:tcPr>
          <w:p w14:paraId="4F263ABC"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8A814FE"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9B2138" w:rsidRPr="001F59EC" w14:paraId="3CB7075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530F7F2"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Ansprechpartner</w:t>
            </w:r>
          </w:p>
        </w:tc>
        <w:tc>
          <w:tcPr>
            <w:tcW w:w="3021" w:type="dxa"/>
          </w:tcPr>
          <w:p w14:paraId="52A4E3C4" w14:textId="77777777" w:rsidR="009B2138"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1AC2C2C7" w14:textId="77777777" w:rsidR="009B2138" w:rsidRPr="001F59EC" w:rsidRDefault="009B2138"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9B2138" w:rsidRPr="001F59EC" w14:paraId="433859C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4A14D2D" w14:textId="77777777" w:rsidR="009B2138" w:rsidRPr="001F59EC" w:rsidRDefault="218DE66B" w:rsidP="008473A9">
            <w:pPr>
              <w:rPr>
                <w:rFonts w:asciiTheme="majorHAnsi" w:hAnsiTheme="majorHAnsi" w:cstheme="majorHAnsi"/>
              </w:rPr>
            </w:pPr>
            <w:r w:rsidRPr="001F59EC">
              <w:rPr>
                <w:rFonts w:asciiTheme="majorHAnsi" w:hAnsiTheme="majorHAnsi" w:cstheme="majorHAnsi"/>
              </w:rPr>
              <w:t>Dienstleister</w:t>
            </w:r>
          </w:p>
        </w:tc>
        <w:tc>
          <w:tcPr>
            <w:tcW w:w="3021" w:type="dxa"/>
          </w:tcPr>
          <w:p w14:paraId="4B1A9682" w14:textId="77777777" w:rsidR="009B2138"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60CC6ED" w14:textId="77777777" w:rsidR="009B2138" w:rsidRPr="001F59EC" w:rsidRDefault="009B2138"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93A6670" w14:textId="6E4D99A9" w:rsidR="009B2138" w:rsidRPr="001F59EC" w:rsidRDefault="009B2138" w:rsidP="00F37BFC">
      <w:pPr>
        <w:rPr>
          <w:rFonts w:asciiTheme="majorHAnsi" w:hAnsiTheme="majorHAnsi" w:cstheme="majorHAnsi"/>
        </w:rPr>
      </w:pPr>
    </w:p>
    <w:p w14:paraId="17171E58" w14:textId="77777777" w:rsidR="00F37BFC" w:rsidRPr="001F59EC" w:rsidRDefault="218DE66B" w:rsidP="6B06F679">
      <w:pPr>
        <w:pStyle w:val="berschrift2"/>
        <w:rPr>
          <w:rFonts w:asciiTheme="majorHAnsi" w:hAnsiTheme="majorHAnsi" w:cstheme="majorBidi"/>
        </w:rPr>
      </w:pPr>
      <w:bookmarkStart w:id="423" w:name="_Toc62024177"/>
      <w:bookmarkStart w:id="424" w:name="_Toc1258007847"/>
      <w:r w:rsidRPr="6B06F679">
        <w:rPr>
          <w:rFonts w:asciiTheme="majorHAnsi" w:hAnsiTheme="majorHAnsi" w:cstheme="majorBidi"/>
        </w:rPr>
        <w:t>Namenskonvention</w:t>
      </w:r>
      <w:bookmarkEnd w:id="423"/>
      <w:bookmarkEnd w:id="424"/>
    </w:p>
    <w:p w14:paraId="6CF3CAB7"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5FB4C9E3" w14:textId="77777777" w:rsidR="00F37BFC" w:rsidRPr="001F59EC" w:rsidRDefault="218DE66B" w:rsidP="6B06F679">
      <w:pPr>
        <w:pStyle w:val="berschrift2"/>
        <w:rPr>
          <w:rFonts w:asciiTheme="majorHAnsi" w:hAnsiTheme="majorHAnsi" w:cstheme="majorBidi"/>
        </w:rPr>
      </w:pPr>
      <w:bookmarkStart w:id="425" w:name="_Toc62024178"/>
      <w:bookmarkStart w:id="426" w:name="_Toc279010236"/>
      <w:r w:rsidRPr="6B06F679">
        <w:rPr>
          <w:rFonts w:asciiTheme="majorHAnsi" w:hAnsiTheme="majorHAnsi" w:cstheme="majorBidi"/>
        </w:rPr>
        <w:t>Zertifikate</w:t>
      </w:r>
      <w:bookmarkEnd w:id="425"/>
      <w:bookmarkEnd w:id="426"/>
    </w:p>
    <w:p w14:paraId="35B1E999"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055B6E26" w14:textId="77777777" w:rsidR="00F37BFC" w:rsidRPr="001F59EC" w:rsidRDefault="218DE66B" w:rsidP="6B06F679">
      <w:pPr>
        <w:pStyle w:val="berschrift2"/>
        <w:rPr>
          <w:rFonts w:asciiTheme="majorHAnsi" w:hAnsiTheme="majorHAnsi" w:cstheme="majorBidi"/>
        </w:rPr>
      </w:pPr>
      <w:bookmarkStart w:id="427" w:name="_Toc62024179"/>
      <w:bookmarkStart w:id="428" w:name="_Toc1178186349"/>
      <w:r w:rsidRPr="6B06F679">
        <w:rPr>
          <w:rFonts w:asciiTheme="majorHAnsi" w:hAnsiTheme="majorHAnsi" w:cstheme="majorBidi"/>
        </w:rPr>
        <w:t>Betrieb</w:t>
      </w:r>
      <w:bookmarkEnd w:id="427"/>
      <w:bookmarkEnd w:id="428"/>
    </w:p>
    <w:p w14:paraId="1F9D59EF" w14:textId="77777777" w:rsidR="00F37BFC" w:rsidRPr="001F59EC" w:rsidRDefault="218DE66B" w:rsidP="6B06F679">
      <w:pPr>
        <w:pStyle w:val="berschrift3"/>
        <w:rPr>
          <w:rFonts w:asciiTheme="majorHAnsi" w:hAnsiTheme="majorHAnsi" w:cstheme="majorBidi"/>
        </w:rPr>
      </w:pPr>
      <w:bookmarkStart w:id="429" w:name="_Toc62024180"/>
      <w:bookmarkStart w:id="430" w:name="_Toc736476814"/>
      <w:r w:rsidRPr="6B06F679">
        <w:rPr>
          <w:rFonts w:asciiTheme="majorHAnsi" w:hAnsiTheme="majorHAnsi" w:cstheme="majorBidi"/>
        </w:rPr>
        <w:t>Betriebshinweise</w:t>
      </w:r>
      <w:bookmarkEnd w:id="429"/>
      <w:bookmarkEnd w:id="430"/>
    </w:p>
    <w:p w14:paraId="728FED27" w14:textId="03C920EF" w:rsidR="00F37BFC" w:rsidRPr="001F59EC" w:rsidRDefault="218DE66B" w:rsidP="00F37BFC">
      <w:pPr>
        <w:rPr>
          <w:rFonts w:asciiTheme="majorHAnsi" w:hAnsiTheme="majorHAnsi" w:cstheme="majorHAnsi"/>
        </w:rPr>
      </w:pPr>
      <w:r w:rsidRPr="001F59EC">
        <w:rPr>
          <w:rFonts w:asciiTheme="majorHAnsi" w:hAnsiTheme="majorHAnsi" w:cstheme="majorHAnsi"/>
        </w:rPr>
        <w:t xml:space="preserve">Siehe Serverliste </w:t>
      </w:r>
      <w:r w:rsidR="1495C778" w:rsidRPr="001F59EC">
        <w:rPr>
          <w:rFonts w:asciiTheme="majorHAnsi" w:hAnsiTheme="majorHAnsi" w:cstheme="majorHAnsi"/>
        </w:rPr>
        <w:t xml:space="preserve">unter </w:t>
      </w:r>
      <w:hyperlink r:id="rId149">
        <w:r w:rsidR="1495C778" w:rsidRPr="001F59EC">
          <w:rPr>
            <w:rStyle w:val="Hyperlink"/>
            <w:rFonts w:asciiTheme="majorHAnsi" w:hAnsiTheme="majorHAnsi" w:cstheme="majorHAnsi"/>
          </w:rPr>
          <w:t>https://proactcustomer.sharepoint.com/sites/CSPBIG/</w:t>
        </w:r>
      </w:hyperlink>
    </w:p>
    <w:p w14:paraId="1689EE60" w14:textId="77777777" w:rsidR="00F37BFC" w:rsidRPr="001F59EC" w:rsidRDefault="218DE66B" w:rsidP="6B06F679">
      <w:pPr>
        <w:pStyle w:val="berschrift3"/>
        <w:rPr>
          <w:rFonts w:asciiTheme="majorHAnsi" w:hAnsiTheme="majorHAnsi" w:cstheme="majorBidi"/>
        </w:rPr>
      </w:pPr>
      <w:bookmarkStart w:id="431" w:name="_Toc62024181"/>
      <w:bookmarkStart w:id="432" w:name="_Toc1754333048"/>
      <w:r w:rsidRPr="6B06F679">
        <w:rPr>
          <w:rFonts w:asciiTheme="majorHAnsi" w:hAnsiTheme="majorHAnsi" w:cstheme="majorBidi"/>
        </w:rPr>
        <w:t>Updates</w:t>
      </w:r>
      <w:bookmarkEnd w:id="431"/>
      <w:bookmarkEnd w:id="432"/>
    </w:p>
    <w:p w14:paraId="40516628" w14:textId="0502ADD6" w:rsidR="74279D79" w:rsidRPr="001F59EC" w:rsidRDefault="74279D79">
      <w:pPr>
        <w:rPr>
          <w:rFonts w:asciiTheme="majorHAnsi" w:hAnsiTheme="majorHAnsi" w:cstheme="majorHAnsi"/>
        </w:rPr>
      </w:pPr>
      <w:r w:rsidRPr="001F59EC">
        <w:rPr>
          <w:rFonts w:asciiTheme="majorHAnsi" w:hAnsiTheme="majorHAnsi" w:cstheme="majorHAnsi"/>
        </w:rPr>
        <w:t xml:space="preserve">Siehe Serverliste unter </w:t>
      </w:r>
      <w:hyperlink r:id="rId150">
        <w:r w:rsidRPr="001F59EC">
          <w:rPr>
            <w:rStyle w:val="Hyperlink"/>
            <w:rFonts w:asciiTheme="majorHAnsi" w:hAnsiTheme="majorHAnsi" w:cstheme="majorHAnsi"/>
          </w:rPr>
          <w:t>https://proactcustomer.sharepoint.com/sites/CSPBIG/</w:t>
        </w:r>
      </w:hyperlink>
    </w:p>
    <w:p w14:paraId="153987B6" w14:textId="4BBB30B1" w:rsidR="00F37BFC" w:rsidRPr="001F59EC" w:rsidRDefault="218DE66B" w:rsidP="6B06F679">
      <w:pPr>
        <w:pStyle w:val="berschrift3"/>
        <w:rPr>
          <w:rFonts w:asciiTheme="majorHAnsi" w:hAnsiTheme="majorHAnsi" w:cstheme="majorBidi"/>
        </w:rPr>
      </w:pPr>
      <w:bookmarkStart w:id="433" w:name="_Toc62024182"/>
      <w:bookmarkStart w:id="434" w:name="_Toc359009225"/>
      <w:r w:rsidRPr="6B06F679">
        <w:rPr>
          <w:rFonts w:asciiTheme="majorHAnsi" w:hAnsiTheme="majorHAnsi" w:cstheme="majorBidi"/>
        </w:rPr>
        <w:t>Reboot</w:t>
      </w:r>
      <w:bookmarkEnd w:id="433"/>
      <w:bookmarkEnd w:id="434"/>
    </w:p>
    <w:p w14:paraId="0B9FC33F" w14:textId="1E327BF2" w:rsidR="24B98766" w:rsidRPr="001F59EC" w:rsidRDefault="24B98766">
      <w:pPr>
        <w:rPr>
          <w:rFonts w:asciiTheme="majorHAnsi" w:hAnsiTheme="majorHAnsi" w:cstheme="majorHAnsi"/>
        </w:rPr>
      </w:pPr>
      <w:r w:rsidRPr="001F59EC">
        <w:rPr>
          <w:rFonts w:asciiTheme="majorHAnsi" w:hAnsiTheme="majorHAnsi" w:cstheme="majorHAnsi"/>
        </w:rPr>
        <w:t xml:space="preserve">Siehe Serverliste unter </w:t>
      </w:r>
      <w:hyperlink r:id="rId151">
        <w:r w:rsidRPr="001F59EC">
          <w:rPr>
            <w:rStyle w:val="Hyperlink"/>
            <w:rFonts w:asciiTheme="majorHAnsi" w:hAnsiTheme="majorHAnsi" w:cstheme="majorHAnsi"/>
          </w:rPr>
          <w:t>https://proactcustomer.sharepoint.com/sites/CSPBIG/</w:t>
        </w:r>
      </w:hyperlink>
    </w:p>
    <w:p w14:paraId="449A3FB3" w14:textId="77777777" w:rsidR="00F37BFC" w:rsidRPr="001F59EC" w:rsidRDefault="218DE66B" w:rsidP="6B06F679">
      <w:pPr>
        <w:pStyle w:val="berschrift3"/>
        <w:rPr>
          <w:rFonts w:asciiTheme="majorHAnsi" w:hAnsiTheme="majorHAnsi" w:cstheme="majorBidi"/>
        </w:rPr>
      </w:pPr>
      <w:bookmarkStart w:id="435" w:name="_Toc62024183"/>
      <w:bookmarkStart w:id="436" w:name="_Toc1944993289"/>
      <w:r w:rsidRPr="6B06F679">
        <w:rPr>
          <w:rFonts w:asciiTheme="majorHAnsi" w:hAnsiTheme="majorHAnsi" w:cstheme="majorBidi"/>
        </w:rPr>
        <w:t>Besonderheiten</w:t>
      </w:r>
      <w:bookmarkEnd w:id="435"/>
      <w:bookmarkEnd w:id="436"/>
    </w:p>
    <w:p w14:paraId="6C8A9110"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Keine</w:t>
      </w:r>
    </w:p>
    <w:p w14:paraId="1AEC0741" w14:textId="77777777" w:rsidR="00F37BFC" w:rsidRPr="001F59EC" w:rsidRDefault="218DE66B" w:rsidP="6B06F679">
      <w:pPr>
        <w:pStyle w:val="berschrift3"/>
        <w:rPr>
          <w:rFonts w:asciiTheme="majorHAnsi" w:hAnsiTheme="majorHAnsi" w:cstheme="majorBidi"/>
        </w:rPr>
      </w:pPr>
      <w:bookmarkStart w:id="437" w:name="_Toc62024184"/>
      <w:bookmarkStart w:id="438" w:name="_Toc17157985"/>
      <w:r w:rsidRPr="6B06F679">
        <w:rPr>
          <w:rFonts w:asciiTheme="majorHAnsi" w:hAnsiTheme="majorHAnsi" w:cstheme="majorBidi"/>
        </w:rPr>
        <w:t>Hinweise zum Patchmanagement</w:t>
      </w:r>
      <w:bookmarkEnd w:id="437"/>
      <w:bookmarkEnd w:id="438"/>
    </w:p>
    <w:p w14:paraId="1935F110" w14:textId="0200C4FC" w:rsidR="6F25F5EA" w:rsidRPr="001F59EC" w:rsidRDefault="6F25F5EA">
      <w:pPr>
        <w:rPr>
          <w:rFonts w:asciiTheme="majorHAnsi" w:hAnsiTheme="majorHAnsi" w:cstheme="majorHAnsi"/>
        </w:rPr>
      </w:pPr>
      <w:r w:rsidRPr="001F59EC">
        <w:rPr>
          <w:rFonts w:asciiTheme="majorHAnsi" w:hAnsiTheme="majorHAnsi" w:cstheme="majorHAnsi"/>
        </w:rPr>
        <w:t xml:space="preserve">Siehe Serverliste unter </w:t>
      </w:r>
      <w:hyperlink r:id="rId152">
        <w:r w:rsidRPr="001F59EC">
          <w:rPr>
            <w:rStyle w:val="Hyperlink"/>
            <w:rFonts w:asciiTheme="majorHAnsi" w:hAnsiTheme="majorHAnsi" w:cstheme="majorHAnsi"/>
          </w:rPr>
          <w:t>https://proactcustomer.sharepoint.com/sites/CSPBIG/</w:t>
        </w:r>
      </w:hyperlink>
    </w:p>
    <w:p w14:paraId="660C3DEB" w14:textId="77777777" w:rsidR="00F37BFC" w:rsidRPr="001F59EC" w:rsidRDefault="218DE66B" w:rsidP="6B06F679">
      <w:pPr>
        <w:pStyle w:val="berschrift3"/>
        <w:rPr>
          <w:rFonts w:asciiTheme="majorHAnsi" w:hAnsiTheme="majorHAnsi" w:cstheme="majorBidi"/>
        </w:rPr>
      </w:pPr>
      <w:bookmarkStart w:id="439" w:name="_Toc62024185"/>
      <w:bookmarkStart w:id="440" w:name="_Toc1998784291"/>
      <w:r w:rsidRPr="6B06F679">
        <w:rPr>
          <w:rFonts w:asciiTheme="majorHAnsi" w:hAnsiTheme="majorHAnsi" w:cstheme="majorBidi"/>
        </w:rPr>
        <w:t>Backup und Restore</w:t>
      </w:r>
      <w:bookmarkEnd w:id="439"/>
      <w:bookmarkEnd w:id="440"/>
    </w:p>
    <w:p w14:paraId="6280DA52" w14:textId="58975FA6" w:rsidR="129E031D" w:rsidRPr="001F59EC" w:rsidRDefault="129E031D">
      <w:pPr>
        <w:rPr>
          <w:rFonts w:asciiTheme="majorHAnsi" w:hAnsiTheme="majorHAnsi" w:cstheme="majorHAnsi"/>
        </w:rPr>
      </w:pPr>
      <w:r w:rsidRPr="001F59EC">
        <w:rPr>
          <w:rFonts w:asciiTheme="majorHAnsi" w:hAnsiTheme="majorHAnsi" w:cstheme="majorHAnsi"/>
        </w:rPr>
        <w:t xml:space="preserve">Siehe Serverliste unter </w:t>
      </w:r>
      <w:hyperlink r:id="rId153">
        <w:r w:rsidRPr="001F59EC">
          <w:rPr>
            <w:rStyle w:val="Hyperlink"/>
            <w:rFonts w:asciiTheme="majorHAnsi" w:hAnsiTheme="majorHAnsi" w:cstheme="majorHAnsi"/>
          </w:rPr>
          <w:t>https://proactcustomer.sharepoint.com/sites/CSPBIG/</w:t>
        </w:r>
      </w:hyperlink>
    </w:p>
    <w:p w14:paraId="4F30BC2D" w14:textId="77777777" w:rsidR="00F37BFC" w:rsidRPr="001F59EC" w:rsidRDefault="218DE66B" w:rsidP="6B06F679">
      <w:pPr>
        <w:pStyle w:val="berschrift3"/>
        <w:rPr>
          <w:rFonts w:asciiTheme="majorHAnsi" w:hAnsiTheme="majorHAnsi" w:cstheme="majorBidi"/>
        </w:rPr>
      </w:pPr>
      <w:bookmarkStart w:id="441" w:name="_Toc62024186"/>
      <w:bookmarkStart w:id="442" w:name="_Toc1161385256"/>
      <w:r w:rsidRPr="6B06F679">
        <w:rPr>
          <w:rFonts w:asciiTheme="majorHAnsi" w:hAnsiTheme="majorHAnsi" w:cstheme="majorBidi"/>
        </w:rPr>
        <w:t>Monitoring</w:t>
      </w:r>
      <w:bookmarkEnd w:id="441"/>
      <w:bookmarkEnd w:id="442"/>
    </w:p>
    <w:p w14:paraId="0FA85E09" w14:textId="77777777" w:rsidR="00D72B1A" w:rsidRPr="001F59EC" w:rsidRDefault="218DE66B" w:rsidP="6B06F679">
      <w:pPr>
        <w:pStyle w:val="berschrift2"/>
        <w:numPr>
          <w:ilvl w:val="0"/>
          <w:numId w:val="0"/>
        </w:numPr>
        <w:spacing w:after="0"/>
        <w:rPr>
          <w:rFonts w:asciiTheme="majorHAnsi" w:hAnsiTheme="majorHAnsi" w:cstheme="majorBidi"/>
          <w:sz w:val="20"/>
          <w:szCs w:val="20"/>
        </w:rPr>
      </w:pPr>
      <w:bookmarkStart w:id="443" w:name="_Toc1200051246"/>
      <w:r w:rsidRPr="6B06F679">
        <w:rPr>
          <w:rFonts w:asciiTheme="majorHAnsi" w:hAnsiTheme="majorHAnsi" w:cstheme="majorBidi"/>
          <w:sz w:val="20"/>
          <w:szCs w:val="20"/>
        </w:rPr>
        <w:t>Die Überwachung der MS SQL Services beinhaltet folgende Abfragen:</w:t>
      </w:r>
      <w:bookmarkEnd w:id="443"/>
    </w:p>
    <w:p w14:paraId="492C31D9"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Server Ressourcen</w:t>
      </w:r>
    </w:p>
    <w:p w14:paraId="3F811C9C"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Windows Dienste</w:t>
      </w:r>
    </w:p>
    <w:p w14:paraId="57337126"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Instanz Performance Metriken</w:t>
      </w:r>
    </w:p>
    <w:p w14:paraId="6B88AEE5"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lastRenderedPageBreak/>
        <w:t>SQL Database Performance Metriken</w:t>
      </w:r>
    </w:p>
    <w:p w14:paraId="75AA7D33" w14:textId="77777777" w:rsidR="00D72B1A" w:rsidRPr="001F59EC" w:rsidRDefault="218DE66B" w:rsidP="00166B55">
      <w:pPr>
        <w:numPr>
          <w:ilvl w:val="0"/>
          <w:numId w:val="26"/>
        </w:numPr>
        <w:spacing w:after="0" w:line="240" w:lineRule="auto"/>
        <w:textAlignment w:val="center"/>
        <w:rPr>
          <w:rFonts w:asciiTheme="majorHAnsi" w:hAnsiTheme="majorHAnsi" w:cstheme="majorHAnsi"/>
        </w:rPr>
      </w:pPr>
      <w:r w:rsidRPr="001F59EC">
        <w:rPr>
          <w:rFonts w:asciiTheme="majorHAnsi" w:hAnsiTheme="majorHAnsi" w:cstheme="majorHAnsi"/>
        </w:rPr>
        <w:t>SQL System Jobs</w:t>
      </w:r>
    </w:p>
    <w:p w14:paraId="28921107" w14:textId="77777777" w:rsidR="00D72B1A" w:rsidRPr="001F59EC" w:rsidRDefault="218DE66B" w:rsidP="218DE66B">
      <w:pPr>
        <w:pStyle w:val="StandardWeb"/>
        <w:spacing w:before="0" w:beforeAutospacing="0" w:after="0" w:afterAutospacing="0"/>
        <w:rPr>
          <w:rFonts w:asciiTheme="majorHAnsi" w:hAnsiTheme="majorHAnsi" w:cstheme="majorHAnsi"/>
          <w:sz w:val="20"/>
          <w:szCs w:val="20"/>
        </w:rPr>
      </w:pPr>
      <w:r w:rsidRPr="001F59EC">
        <w:rPr>
          <w:rFonts w:asciiTheme="majorHAnsi" w:hAnsiTheme="majorHAnsi" w:cstheme="majorHAnsi"/>
          <w:sz w:val="20"/>
          <w:szCs w:val="20"/>
        </w:rPr>
        <w:t>Zusätzlich im Cluster Betrieb:</w:t>
      </w:r>
    </w:p>
    <w:p w14:paraId="06A40AFE"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 xml:space="preserve">Failover-Cluster Ressourcen </w:t>
      </w:r>
    </w:p>
    <w:p w14:paraId="5E4676C2"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Cluster Dienste</w:t>
      </w:r>
    </w:p>
    <w:p w14:paraId="5046CB10" w14:textId="77777777" w:rsidR="00D72B1A" w:rsidRPr="001F59EC" w:rsidRDefault="218DE66B" w:rsidP="00166B55">
      <w:pPr>
        <w:numPr>
          <w:ilvl w:val="0"/>
          <w:numId w:val="27"/>
        </w:numPr>
        <w:spacing w:after="0" w:line="240" w:lineRule="auto"/>
        <w:textAlignment w:val="center"/>
        <w:rPr>
          <w:rFonts w:asciiTheme="majorHAnsi" w:hAnsiTheme="majorHAnsi" w:cstheme="majorHAnsi"/>
        </w:rPr>
      </w:pPr>
      <w:r w:rsidRPr="001F59EC">
        <w:rPr>
          <w:rFonts w:asciiTheme="majorHAnsi" w:hAnsiTheme="majorHAnsi" w:cstheme="majorHAnsi"/>
        </w:rPr>
        <w:t>Akute Failover-Erkennung</w:t>
      </w:r>
    </w:p>
    <w:p w14:paraId="1BAFFA11" w14:textId="44FBC5D2" w:rsidR="00F37BFC" w:rsidRPr="001F59EC" w:rsidRDefault="00F37BFC" w:rsidP="00F37BFC">
      <w:pPr>
        <w:rPr>
          <w:rFonts w:asciiTheme="majorHAnsi" w:hAnsiTheme="majorHAnsi" w:cstheme="majorHAnsi"/>
        </w:rPr>
      </w:pPr>
    </w:p>
    <w:p w14:paraId="316053F7" w14:textId="472BEB2A" w:rsidR="00D72B1A" w:rsidRPr="001F59EC" w:rsidRDefault="00D72B1A" w:rsidP="00F37BFC">
      <w:pPr>
        <w:rPr>
          <w:rFonts w:asciiTheme="majorHAnsi" w:hAnsiTheme="majorHAnsi" w:cstheme="majorHAnsi"/>
        </w:rPr>
      </w:pPr>
    </w:p>
    <w:p w14:paraId="7AE98E35" w14:textId="77777777" w:rsidR="00D72B1A" w:rsidRPr="001F59EC" w:rsidRDefault="00D72B1A" w:rsidP="00F37BFC">
      <w:pPr>
        <w:rPr>
          <w:rFonts w:asciiTheme="majorHAnsi" w:hAnsiTheme="majorHAnsi" w:cstheme="majorHAnsi"/>
        </w:rPr>
      </w:pPr>
    </w:p>
    <w:p w14:paraId="49193159" w14:textId="77777777" w:rsidR="00F37BFC" w:rsidRPr="001F59EC" w:rsidRDefault="218DE66B" w:rsidP="6B06F679">
      <w:pPr>
        <w:pStyle w:val="berschrift3"/>
        <w:rPr>
          <w:rFonts w:asciiTheme="majorHAnsi" w:hAnsiTheme="majorHAnsi" w:cstheme="majorBidi"/>
        </w:rPr>
      </w:pPr>
      <w:bookmarkStart w:id="444" w:name="_Toc62024187"/>
      <w:bookmarkStart w:id="445" w:name="_Toc472316622"/>
      <w:r w:rsidRPr="6B06F679">
        <w:rPr>
          <w:rFonts w:asciiTheme="majorHAnsi" w:hAnsiTheme="majorHAnsi" w:cstheme="majorBidi"/>
        </w:rPr>
        <w:t>Verbrauchdatenerfassung</w:t>
      </w:r>
      <w:bookmarkEnd w:id="444"/>
      <w:bookmarkEnd w:id="445"/>
    </w:p>
    <w:p w14:paraId="6686EEA2" w14:textId="77777777" w:rsidR="00F37BFC" w:rsidRPr="001F59EC" w:rsidRDefault="218DE66B" w:rsidP="00F37BFC">
      <w:pPr>
        <w:rPr>
          <w:rFonts w:asciiTheme="majorHAnsi" w:hAnsiTheme="majorHAnsi" w:cstheme="majorHAnsi"/>
        </w:rPr>
      </w:pPr>
      <w:r w:rsidRPr="001F59EC">
        <w:rPr>
          <w:rFonts w:asciiTheme="majorHAnsi" w:hAnsiTheme="majorHAnsi" w:cstheme="majorHAnsi"/>
        </w:rPr>
        <w:t>Nicht erforderlich</w:t>
      </w:r>
    </w:p>
    <w:p w14:paraId="48556441"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3385BDC6" w14:textId="7D9B428F" w:rsidR="007517E3" w:rsidRPr="001F59EC" w:rsidRDefault="218DE66B" w:rsidP="6B06F679">
      <w:pPr>
        <w:pStyle w:val="berschrift1"/>
        <w:rPr>
          <w:rFonts w:asciiTheme="majorHAnsi" w:hAnsiTheme="majorHAnsi" w:cstheme="majorBidi"/>
        </w:rPr>
      </w:pPr>
      <w:bookmarkStart w:id="446" w:name="_Toc694318069"/>
      <w:r w:rsidRPr="6B06F679">
        <w:rPr>
          <w:rFonts w:asciiTheme="majorHAnsi" w:hAnsiTheme="majorHAnsi" w:cstheme="majorBidi"/>
        </w:rPr>
        <w:lastRenderedPageBreak/>
        <w:t>ADFS Service</w:t>
      </w:r>
      <w:bookmarkEnd w:id="446"/>
    </w:p>
    <w:p w14:paraId="6F559633" w14:textId="10C3A194" w:rsidR="00AC1C7C" w:rsidRPr="001F59EC" w:rsidRDefault="218DE66B" w:rsidP="6B06F679">
      <w:pPr>
        <w:pStyle w:val="berschrift2"/>
        <w:rPr>
          <w:rFonts w:asciiTheme="majorHAnsi" w:hAnsiTheme="majorHAnsi" w:cstheme="majorBidi"/>
        </w:rPr>
      </w:pPr>
      <w:bookmarkStart w:id="447" w:name="_Toc1320890069"/>
      <w:r w:rsidRPr="6B06F679">
        <w:rPr>
          <w:rFonts w:asciiTheme="majorHAnsi" w:hAnsiTheme="majorHAnsi" w:cstheme="majorBidi"/>
        </w:rPr>
        <w:t>Infrastruktur</w:t>
      </w:r>
      <w:bookmarkEnd w:id="447"/>
    </w:p>
    <w:tbl>
      <w:tblPr>
        <w:tblStyle w:val="ahdFormatvorlage1"/>
        <w:tblW w:w="0" w:type="auto"/>
        <w:tblLook w:val="04A0" w:firstRow="1" w:lastRow="0" w:firstColumn="1" w:lastColumn="0" w:noHBand="0" w:noVBand="1"/>
      </w:tblPr>
      <w:tblGrid>
        <w:gridCol w:w="2106"/>
        <w:gridCol w:w="5411"/>
        <w:gridCol w:w="1545"/>
      </w:tblGrid>
      <w:tr w:rsidR="00AC1C7C" w:rsidRPr="001F59EC" w14:paraId="3CCB5D71" w14:textId="77777777" w:rsidTr="005372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58FA9513" w14:textId="77777777" w:rsidR="00AC1C7C" w:rsidRPr="001F59EC" w:rsidRDefault="00AC1C7C" w:rsidP="00B738C4">
            <w:pPr>
              <w:rPr>
                <w:rFonts w:asciiTheme="majorHAnsi" w:hAnsiTheme="majorHAnsi" w:cstheme="majorHAnsi"/>
              </w:rPr>
            </w:pPr>
          </w:p>
        </w:tc>
        <w:tc>
          <w:tcPr>
            <w:tcW w:w="5522" w:type="dxa"/>
          </w:tcPr>
          <w:p w14:paraId="2035ED85" w14:textId="77777777" w:rsidR="00AC1C7C" w:rsidRPr="001F59EC" w:rsidRDefault="00AC1C7C"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4FE5C535" w14:textId="77777777" w:rsidR="00AC1C7C" w:rsidRPr="001F59EC" w:rsidRDefault="218DE66B"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AC1C7C" w:rsidRPr="001F59EC" w14:paraId="5AB74AEF"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60CC9410"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Application Server</w:t>
            </w:r>
          </w:p>
        </w:tc>
        <w:tc>
          <w:tcPr>
            <w:tcW w:w="5522" w:type="dxa"/>
          </w:tcPr>
          <w:p w14:paraId="37D714A8" w14:textId="40897B39" w:rsidR="00396DD8" w:rsidRPr="001F59EC" w:rsidRDefault="00E11A5E"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big-vadfs01</w:t>
            </w:r>
            <w:r w:rsidR="00396DD8" w:rsidRPr="001F59EC">
              <w:rPr>
                <w:rFonts w:asciiTheme="majorHAnsi" w:hAnsiTheme="majorHAnsi" w:cstheme="majorHAnsi"/>
              </w:rPr>
              <w:t>.big.krankenkasse.de</w:t>
            </w:r>
            <w:r w:rsidR="218DE66B" w:rsidRPr="001F59EC">
              <w:rPr>
                <w:rFonts w:asciiTheme="majorHAnsi" w:hAnsiTheme="majorHAnsi" w:cstheme="majorHAnsi"/>
              </w:rPr>
              <w:t xml:space="preserve"> </w:t>
            </w:r>
          </w:p>
          <w:p w14:paraId="235905C0" w14:textId="4925AF25" w:rsidR="00AC1C7C" w:rsidRPr="001F59EC" w:rsidRDefault="00E11A5E"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big-vadfs02</w:t>
            </w:r>
            <w:r w:rsidR="00396DD8" w:rsidRPr="001F59EC">
              <w:rPr>
                <w:rFonts w:asciiTheme="majorHAnsi" w:hAnsiTheme="majorHAnsi" w:cstheme="majorHAnsi"/>
              </w:rPr>
              <w:t>.big.krankenkasse.de</w:t>
            </w:r>
          </w:p>
        </w:tc>
        <w:tc>
          <w:tcPr>
            <w:tcW w:w="1560" w:type="dxa"/>
          </w:tcPr>
          <w:p w14:paraId="293E6BB8" w14:textId="75B565E3" w:rsidR="00AC1C7C" w:rsidRPr="001F59EC" w:rsidRDefault="000E7A17"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Loadbalancing erfolgt über </w:t>
            </w:r>
            <w:r w:rsidR="006B086B" w:rsidRPr="001F59EC">
              <w:rPr>
                <w:rFonts w:asciiTheme="majorHAnsi" w:hAnsiTheme="majorHAnsi" w:cstheme="majorHAnsi"/>
              </w:rPr>
              <w:t>die Service-Group auf dem Citrix ADC Cluster</w:t>
            </w:r>
          </w:p>
        </w:tc>
      </w:tr>
      <w:tr w:rsidR="00AC1C7C" w:rsidRPr="001F59EC" w14:paraId="7757E507"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5418665"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DNS Alias</w:t>
            </w:r>
          </w:p>
        </w:tc>
        <w:tc>
          <w:tcPr>
            <w:tcW w:w="5522" w:type="dxa"/>
          </w:tcPr>
          <w:p w14:paraId="065BD419" w14:textId="580F9991" w:rsidR="00AC1C7C" w:rsidRPr="001F59EC" w:rsidRDefault="00E11A5E"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w:t>
            </w:r>
            <w:r w:rsidR="218DE66B" w:rsidRPr="001F59EC">
              <w:rPr>
                <w:rFonts w:asciiTheme="majorHAnsi" w:hAnsiTheme="majorHAnsi" w:cstheme="majorHAnsi"/>
              </w:rPr>
              <w:t>s.big.krankenkasse.de</w:t>
            </w:r>
            <w:r w:rsidR="00F055C5" w:rsidRPr="001F59EC">
              <w:rPr>
                <w:rFonts w:asciiTheme="majorHAnsi" w:hAnsiTheme="majorHAnsi" w:cstheme="majorHAnsi"/>
              </w:rPr>
              <w:t xml:space="preserve"> – Intern:</w:t>
            </w:r>
          </w:p>
          <w:p w14:paraId="6DCDC221" w14:textId="6E6D9A79" w:rsidR="00AC1C7C" w:rsidRPr="001F59EC" w:rsidRDefault="00F055C5"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fs.big.krankenkasse.de – Extern: </w:t>
            </w:r>
          </w:p>
        </w:tc>
        <w:tc>
          <w:tcPr>
            <w:tcW w:w="1560" w:type="dxa"/>
          </w:tcPr>
          <w:p w14:paraId="099D6C7E" w14:textId="77777777" w:rsidR="00AC1C7C" w:rsidRPr="001F59EC" w:rsidRDefault="00AC1C7C"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C1C7C" w:rsidRPr="001F59EC" w14:paraId="5EA1E838"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01FA33C9" w14:textId="77777777" w:rsidR="00AC1C7C" w:rsidRPr="001F59EC" w:rsidRDefault="218DE66B" w:rsidP="00B738C4">
            <w:pPr>
              <w:rPr>
                <w:rFonts w:asciiTheme="majorHAnsi" w:hAnsiTheme="majorHAnsi" w:cstheme="majorHAnsi"/>
              </w:rPr>
            </w:pPr>
            <w:r w:rsidRPr="001F59EC">
              <w:rPr>
                <w:rFonts w:asciiTheme="majorHAnsi" w:hAnsiTheme="majorHAnsi" w:cstheme="majorHAnsi"/>
              </w:rPr>
              <w:t>Service User</w:t>
            </w:r>
          </w:p>
        </w:tc>
        <w:tc>
          <w:tcPr>
            <w:tcW w:w="5522" w:type="dxa"/>
          </w:tcPr>
          <w:p w14:paraId="6C4786F5" w14:textId="77777777" w:rsidR="00AC1C7C" w:rsidRPr="001F59EC" w:rsidRDefault="006B08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w:t>
            </w:r>
            <w:r w:rsidR="218DE66B" w:rsidRPr="001F59EC">
              <w:rPr>
                <w:rFonts w:asciiTheme="majorHAnsi" w:hAnsiTheme="majorHAnsi" w:cstheme="majorHAnsi"/>
              </w:rPr>
              <w:t>ig\svc_adfs</w:t>
            </w:r>
          </w:p>
          <w:p w14:paraId="76A14B68" w14:textId="23A0032F" w:rsidR="00AC1C7C" w:rsidRPr="001F59EC" w:rsidRDefault="00AC1C7C"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1560" w:type="dxa"/>
          </w:tcPr>
          <w:p w14:paraId="24D6C720" w14:textId="77777777" w:rsidR="00AC1C7C" w:rsidRPr="001F59EC" w:rsidRDefault="00AC1C7C"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C1C7C" w:rsidRPr="001F59EC" w14:paraId="0F286187"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0230E179" w14:textId="6DE797D4" w:rsidR="00AC1C7C" w:rsidRPr="001F59EC" w:rsidRDefault="218DE66B" w:rsidP="00B738C4">
            <w:pPr>
              <w:rPr>
                <w:rFonts w:asciiTheme="majorHAnsi" w:hAnsiTheme="majorHAnsi" w:cstheme="majorHAnsi"/>
              </w:rPr>
            </w:pPr>
            <w:r w:rsidRPr="001F59EC">
              <w:rPr>
                <w:rFonts w:asciiTheme="majorHAnsi" w:hAnsiTheme="majorHAnsi" w:cstheme="majorHAnsi"/>
              </w:rPr>
              <w:t>ADFS Proxy</w:t>
            </w:r>
          </w:p>
        </w:tc>
        <w:tc>
          <w:tcPr>
            <w:tcW w:w="5522" w:type="dxa"/>
          </w:tcPr>
          <w:p w14:paraId="28468672" w14:textId="073C408A" w:rsidR="00AC1C7C"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Bereitstellung über Citrix ADC Cluster</w:t>
            </w:r>
            <w:r w:rsidR="000E7A17" w:rsidRPr="001F59EC">
              <w:rPr>
                <w:rFonts w:asciiTheme="majorHAnsi" w:hAnsiTheme="majorHAnsi" w:cstheme="majorHAnsi"/>
              </w:rPr>
              <w:t xml:space="preserve"> über Content Switch</w:t>
            </w:r>
          </w:p>
        </w:tc>
        <w:tc>
          <w:tcPr>
            <w:tcW w:w="1560" w:type="dxa"/>
          </w:tcPr>
          <w:p w14:paraId="34A092B1" w14:textId="77777777" w:rsidR="00AC1C7C" w:rsidRPr="001F59EC" w:rsidRDefault="00AC1C7C"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017DA" w:rsidRPr="001F59EC" w14:paraId="20529CF8" w14:textId="77777777" w:rsidTr="00537237">
        <w:tc>
          <w:tcPr>
            <w:cnfStyle w:val="001000000000" w:firstRow="0" w:lastRow="0" w:firstColumn="1" w:lastColumn="0" w:oddVBand="0" w:evenVBand="0" w:oddHBand="0" w:evenHBand="0" w:firstRowFirstColumn="0" w:firstRowLastColumn="0" w:lastRowFirstColumn="0" w:lastRowLastColumn="0"/>
            <w:tcW w:w="1980" w:type="dxa"/>
          </w:tcPr>
          <w:p w14:paraId="60251152" w14:textId="77777777" w:rsidR="00C017DA" w:rsidRPr="001F59EC" w:rsidRDefault="00C017DA" w:rsidP="00B738C4">
            <w:pPr>
              <w:rPr>
                <w:rFonts w:asciiTheme="majorHAnsi" w:hAnsiTheme="majorHAnsi" w:cstheme="majorHAnsi"/>
                <w:b w:val="0"/>
              </w:rPr>
            </w:pPr>
            <w:r w:rsidRPr="001F59EC">
              <w:rPr>
                <w:rFonts w:asciiTheme="majorHAnsi" w:hAnsiTheme="majorHAnsi" w:cstheme="majorHAnsi"/>
              </w:rPr>
              <w:t>FederationMetadat</w:t>
            </w:r>
            <w:r w:rsidR="000E7A17" w:rsidRPr="001F59EC">
              <w:rPr>
                <w:rFonts w:asciiTheme="majorHAnsi" w:hAnsiTheme="majorHAnsi" w:cstheme="majorHAnsi"/>
              </w:rPr>
              <w:t>a</w:t>
            </w:r>
          </w:p>
          <w:p w14:paraId="2F9C0E45" w14:textId="335747D8" w:rsidR="000E7A17" w:rsidRPr="001F59EC" w:rsidRDefault="000E7A17" w:rsidP="00B738C4">
            <w:pPr>
              <w:rPr>
                <w:rFonts w:asciiTheme="majorHAnsi" w:hAnsiTheme="majorHAnsi" w:cstheme="majorHAnsi"/>
              </w:rPr>
            </w:pPr>
            <w:r w:rsidRPr="001F59EC">
              <w:rPr>
                <w:rFonts w:asciiTheme="majorHAnsi" w:hAnsiTheme="majorHAnsi" w:cstheme="majorHAnsi"/>
              </w:rPr>
              <w:t>(Extern &amp; Intern)</w:t>
            </w:r>
          </w:p>
        </w:tc>
        <w:tc>
          <w:tcPr>
            <w:tcW w:w="5522" w:type="dxa"/>
          </w:tcPr>
          <w:p w14:paraId="4C31683B" w14:textId="41C44D19"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54" w:history="1">
              <w:r w:rsidRPr="001F59EC">
                <w:rPr>
                  <w:rStyle w:val="Hyperlink"/>
                  <w:rFonts w:asciiTheme="majorHAnsi" w:hAnsiTheme="majorHAnsi" w:cstheme="majorHAnsi"/>
                </w:rPr>
                <w:t>http://fs.big.krankenkasse.de/federationmetadata/2007-06/federationmetadata.xml</w:t>
              </w:r>
            </w:hyperlink>
          </w:p>
          <w:p w14:paraId="10DC4436" w14:textId="2DF6B07F"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https://fs.big.krankenkasse.de/federationmetadata/2007-06/federationmetadata.xml</w:t>
            </w:r>
          </w:p>
        </w:tc>
        <w:tc>
          <w:tcPr>
            <w:tcW w:w="1560" w:type="dxa"/>
          </w:tcPr>
          <w:p w14:paraId="6D31889B" w14:textId="77777777" w:rsidR="00C017DA" w:rsidRPr="001F59EC" w:rsidRDefault="00C017DA"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45604" w:rsidRPr="001F59EC" w14:paraId="10A67A53" w14:textId="77777777" w:rsidTr="0053723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468E997D" w14:textId="46EB8F88" w:rsidR="00F45604" w:rsidRPr="001F59EC" w:rsidRDefault="00F45604" w:rsidP="00B738C4">
            <w:pPr>
              <w:rPr>
                <w:rFonts w:asciiTheme="majorHAnsi" w:hAnsiTheme="majorHAnsi" w:cstheme="majorHAnsi"/>
              </w:rPr>
            </w:pPr>
            <w:r w:rsidRPr="001F59EC">
              <w:rPr>
                <w:rFonts w:asciiTheme="majorHAnsi" w:hAnsiTheme="majorHAnsi" w:cstheme="majorHAnsi"/>
              </w:rPr>
              <w:t>Datenbank</w:t>
            </w:r>
          </w:p>
        </w:tc>
        <w:tc>
          <w:tcPr>
            <w:tcW w:w="5522" w:type="dxa"/>
          </w:tcPr>
          <w:p w14:paraId="67A31FD5" w14:textId="3DE6790C" w:rsidR="00F45604" w:rsidRPr="001F59EC" w:rsidRDefault="00F4560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Integrierte Windows Datenbank (WID)</w:t>
            </w:r>
          </w:p>
        </w:tc>
        <w:tc>
          <w:tcPr>
            <w:tcW w:w="1560" w:type="dxa"/>
          </w:tcPr>
          <w:p w14:paraId="78091CE5" w14:textId="77777777" w:rsidR="00F45604" w:rsidRPr="001F59EC" w:rsidRDefault="00F4560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47CA829" w14:textId="1A4CDB68" w:rsidR="00AC1C7C" w:rsidRPr="001F59EC" w:rsidRDefault="00AC1C7C" w:rsidP="00AC1C7C">
      <w:pPr>
        <w:rPr>
          <w:rFonts w:asciiTheme="majorHAnsi" w:hAnsiTheme="majorHAnsi" w:cstheme="majorHAnsi"/>
        </w:rPr>
      </w:pPr>
    </w:p>
    <w:p w14:paraId="1189D93C" w14:textId="77777777" w:rsidR="00141CFC" w:rsidRPr="001F59EC" w:rsidRDefault="00141CFC">
      <w:pPr>
        <w:rPr>
          <w:rFonts w:asciiTheme="majorHAnsi" w:hAnsiTheme="majorHAnsi" w:cstheme="majorHAnsi"/>
        </w:rPr>
      </w:pPr>
      <w:r w:rsidRPr="001F59EC">
        <w:rPr>
          <w:rFonts w:asciiTheme="majorHAnsi" w:hAnsiTheme="majorHAnsi" w:cstheme="majorHAnsi"/>
        </w:rPr>
        <w:br w:type="page"/>
      </w:r>
    </w:p>
    <w:p w14:paraId="13FFFBB2" w14:textId="40629662" w:rsidR="00F7133C" w:rsidRPr="001F59EC" w:rsidRDefault="218DE66B" w:rsidP="6B06F679">
      <w:pPr>
        <w:pStyle w:val="berschrift2"/>
        <w:rPr>
          <w:rFonts w:asciiTheme="majorHAnsi" w:hAnsiTheme="majorHAnsi" w:cstheme="majorBidi"/>
        </w:rPr>
      </w:pPr>
      <w:bookmarkStart w:id="448" w:name="_Toc155175992"/>
      <w:r w:rsidRPr="6B06F679">
        <w:rPr>
          <w:rFonts w:asciiTheme="majorHAnsi" w:hAnsiTheme="majorHAnsi" w:cstheme="majorBidi"/>
        </w:rPr>
        <w:lastRenderedPageBreak/>
        <w:t>Relying Party Trust</w:t>
      </w:r>
      <w:bookmarkEnd w:id="448"/>
    </w:p>
    <w:p w14:paraId="21300D4A" w14:textId="37828963" w:rsidR="00B6359F" w:rsidRPr="001F59EC" w:rsidRDefault="00F055C5" w:rsidP="00B6359F">
      <w:pPr>
        <w:rPr>
          <w:rFonts w:asciiTheme="majorHAnsi" w:hAnsiTheme="majorHAnsi" w:cstheme="majorHAnsi"/>
        </w:rPr>
      </w:pPr>
      <w:r w:rsidRPr="001F59EC">
        <w:rPr>
          <w:rFonts w:asciiTheme="majorHAnsi" w:hAnsiTheme="majorHAnsi" w:cstheme="majorHAnsi"/>
          <w:noProof/>
        </w:rPr>
        <w:drawing>
          <wp:inline distT="0" distB="0" distL="0" distR="0" wp14:anchorId="58A6BD8A" wp14:editId="274FA8A8">
            <wp:extent cx="5760720" cy="2572385"/>
            <wp:effectExtent l="0" t="0" r="0" b="0"/>
            <wp:docPr id="303153062" name="Grafik 1" descr="Ein Bild, das Text, Screenshot, Schrift, Karte Menü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153062" name="Grafik 1" descr="Ein Bild, das Text, Screenshot, Schrift, Karte Menü enthält.&#10;&#10;KI-generierte Inhalte können fehlerhaft sein."/>
                    <pic:cNvPicPr/>
                  </pic:nvPicPr>
                  <pic:blipFill>
                    <a:blip r:embed="rId155"/>
                    <a:stretch>
                      <a:fillRect/>
                    </a:stretch>
                  </pic:blipFill>
                  <pic:spPr>
                    <a:xfrm>
                      <a:off x="0" y="0"/>
                      <a:ext cx="5760720" cy="2572385"/>
                    </a:xfrm>
                    <a:prstGeom prst="rect">
                      <a:avLst/>
                    </a:prstGeom>
                  </pic:spPr>
                </pic:pic>
              </a:graphicData>
            </a:graphic>
          </wp:inline>
        </w:drawing>
      </w:r>
    </w:p>
    <w:p w14:paraId="63053449" w14:textId="52CB4FA4" w:rsidR="002D50DF" w:rsidRPr="001F59EC" w:rsidRDefault="002539EF" w:rsidP="218DE66B">
      <w:pPr>
        <w:rPr>
          <w:rFonts w:asciiTheme="majorHAnsi" w:hAnsiTheme="majorHAnsi" w:cstheme="majorHAnsi"/>
          <w:b/>
          <w:bCs/>
        </w:rPr>
      </w:pPr>
      <w:r w:rsidRPr="001F59EC">
        <w:rPr>
          <w:rFonts w:asciiTheme="majorHAnsi" w:hAnsiTheme="majorHAnsi" w:cstheme="majorHAnsi"/>
          <w:b/>
          <w:bCs/>
        </w:rPr>
        <w:t>Konfiguration</w:t>
      </w:r>
      <w:r w:rsidR="218DE66B" w:rsidRPr="001F59EC">
        <w:rPr>
          <w:rFonts w:asciiTheme="majorHAnsi" w:hAnsiTheme="majorHAnsi" w:cstheme="majorHAnsi"/>
          <w:b/>
          <w:bCs/>
        </w:rPr>
        <w:t xml:space="preserve"> Export</w:t>
      </w:r>
    </w:p>
    <w:tbl>
      <w:tblPr>
        <w:tblStyle w:val="Tabellenraster"/>
        <w:tblW w:w="0" w:type="auto"/>
        <w:tblLook w:val="04A0" w:firstRow="1" w:lastRow="0" w:firstColumn="1" w:lastColumn="0" w:noHBand="0" w:noVBand="1"/>
      </w:tblPr>
      <w:tblGrid>
        <w:gridCol w:w="9062"/>
      </w:tblGrid>
      <w:tr w:rsidR="002D50DF" w:rsidRPr="001F59EC" w14:paraId="77D4FD54" w14:textId="77777777" w:rsidTr="3F791B27">
        <w:tc>
          <w:tcPr>
            <w:tcW w:w="9062" w:type="dxa"/>
          </w:tcPr>
          <w:p w14:paraId="6FA3BEA0" w14:textId="2F6AAD55" w:rsidR="002D50DF" w:rsidRPr="001F59EC" w:rsidRDefault="002539EF" w:rsidP="1906600E">
            <w:pPr>
              <w:rPr>
                <w:rFonts w:asciiTheme="majorHAnsi" w:hAnsiTheme="majorHAnsi" w:cstheme="majorHAnsi"/>
                <w:sz w:val="18"/>
                <w:szCs w:val="18"/>
              </w:rPr>
            </w:pPr>
            <w:r w:rsidRPr="001F59EC">
              <w:rPr>
                <w:rFonts w:asciiTheme="majorHAnsi" w:hAnsiTheme="majorHAnsi" w:cstheme="majorHAnsi"/>
                <w:sz w:val="18"/>
                <w:szCs w:val="18"/>
              </w:rPr>
              <w:t>Ein Export der AdfsRelyingPartyTrust-Konfiguration befindet sich im Kundenportal.</w:t>
            </w:r>
          </w:p>
        </w:tc>
      </w:tr>
    </w:tbl>
    <w:p w14:paraId="20EC8FAD" w14:textId="77777777" w:rsidR="00F7133C" w:rsidRPr="001F59EC" w:rsidRDefault="00F7133C" w:rsidP="00F7133C">
      <w:pPr>
        <w:rPr>
          <w:rFonts w:asciiTheme="majorHAnsi" w:hAnsiTheme="majorHAnsi" w:cstheme="majorHAnsi"/>
        </w:rPr>
      </w:pPr>
    </w:p>
    <w:p w14:paraId="2E509A85" w14:textId="646651F3" w:rsidR="00F7133C" w:rsidRPr="001F59EC" w:rsidRDefault="1906600E" w:rsidP="6B06F679">
      <w:pPr>
        <w:pStyle w:val="berschrift2"/>
        <w:rPr>
          <w:rFonts w:asciiTheme="majorHAnsi" w:hAnsiTheme="majorHAnsi" w:cstheme="majorBidi"/>
        </w:rPr>
      </w:pPr>
      <w:bookmarkStart w:id="449" w:name="_Toc663489388"/>
      <w:r w:rsidRPr="6B06F679">
        <w:rPr>
          <w:rFonts w:asciiTheme="majorHAnsi" w:hAnsiTheme="majorHAnsi" w:cstheme="majorBidi"/>
        </w:rPr>
        <w:t>ADFS (WAP) Proxy</w:t>
      </w:r>
      <w:bookmarkEnd w:id="449"/>
    </w:p>
    <w:p w14:paraId="4462C50C" w14:textId="7E9BC043" w:rsidR="00F7133C" w:rsidRPr="001F59EC" w:rsidRDefault="1906600E" w:rsidP="00F7133C">
      <w:pPr>
        <w:rPr>
          <w:rFonts w:asciiTheme="majorHAnsi" w:hAnsiTheme="majorHAnsi" w:cstheme="majorHAnsi"/>
        </w:rPr>
      </w:pPr>
      <w:r w:rsidRPr="001F59EC">
        <w:rPr>
          <w:rFonts w:asciiTheme="majorHAnsi" w:hAnsiTheme="majorHAnsi" w:cstheme="majorHAnsi"/>
        </w:rPr>
        <w:t>Die Proxy Funktionalität wird über den Citrix ADC der BIG abgebildet.</w:t>
      </w:r>
    </w:p>
    <w:p w14:paraId="382BBCC2" w14:textId="0CAB78D7"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Content Switch</w:t>
      </w:r>
    </w:p>
    <w:p w14:paraId="29478ADA" w14:textId="69CC12D0" w:rsidR="001869A0" w:rsidRPr="001F59EC" w:rsidRDefault="001869A0" w:rsidP="00F7133C">
      <w:pPr>
        <w:rPr>
          <w:rFonts w:asciiTheme="majorHAnsi" w:hAnsiTheme="majorHAnsi" w:cstheme="majorHAnsi"/>
        </w:rPr>
      </w:pPr>
      <w:r w:rsidRPr="001F59EC">
        <w:rPr>
          <w:rFonts w:asciiTheme="majorHAnsi" w:hAnsiTheme="majorHAnsi" w:cstheme="majorHAnsi"/>
          <w:noProof/>
        </w:rPr>
        <w:drawing>
          <wp:inline distT="0" distB="0" distL="0" distR="0" wp14:anchorId="6699868B" wp14:editId="4CAED271">
            <wp:extent cx="5760720" cy="410845"/>
            <wp:effectExtent l="0" t="0" r="0" b="8255"/>
            <wp:docPr id="32" name="Grafi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6"/>
                    <a:stretch>
                      <a:fillRect/>
                    </a:stretch>
                  </pic:blipFill>
                  <pic:spPr>
                    <a:xfrm>
                      <a:off x="0" y="0"/>
                      <a:ext cx="5760720" cy="410845"/>
                    </a:xfrm>
                    <a:prstGeom prst="rect">
                      <a:avLst/>
                    </a:prstGeom>
                  </pic:spPr>
                </pic:pic>
              </a:graphicData>
            </a:graphic>
          </wp:inline>
        </w:drawing>
      </w:r>
    </w:p>
    <w:p w14:paraId="54FAA6A1" w14:textId="4E68B7AC"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Policy Binding</w:t>
      </w:r>
    </w:p>
    <w:p w14:paraId="225B18A1" w14:textId="0A854FEE" w:rsidR="001869A0" w:rsidRPr="001F59EC" w:rsidRDefault="001869A0" w:rsidP="00F7133C">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27BC3317" wp14:editId="7A00C4A8">
            <wp:extent cx="5550185" cy="4299171"/>
            <wp:effectExtent l="0" t="0" r="0" b="6350"/>
            <wp:docPr id="39" name="Grafi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7"/>
                    <a:stretch>
                      <a:fillRect/>
                    </a:stretch>
                  </pic:blipFill>
                  <pic:spPr>
                    <a:xfrm>
                      <a:off x="0" y="0"/>
                      <a:ext cx="5550185" cy="4299171"/>
                    </a:xfrm>
                    <a:prstGeom prst="rect">
                      <a:avLst/>
                    </a:prstGeom>
                  </pic:spPr>
                </pic:pic>
              </a:graphicData>
            </a:graphic>
          </wp:inline>
        </w:drawing>
      </w:r>
    </w:p>
    <w:p w14:paraId="37580A58" w14:textId="6FA2F797" w:rsidR="001869A0" w:rsidRPr="001F59EC" w:rsidRDefault="1906600E" w:rsidP="1906600E">
      <w:pPr>
        <w:rPr>
          <w:rFonts w:asciiTheme="majorHAnsi" w:hAnsiTheme="majorHAnsi" w:cstheme="majorHAnsi"/>
          <w:b/>
          <w:bCs/>
        </w:rPr>
      </w:pPr>
      <w:r w:rsidRPr="001F59EC">
        <w:rPr>
          <w:rFonts w:asciiTheme="majorHAnsi" w:hAnsiTheme="majorHAnsi" w:cstheme="majorHAnsi"/>
          <w:b/>
          <w:bCs/>
        </w:rPr>
        <w:t>Policy</w:t>
      </w:r>
    </w:p>
    <w:p w14:paraId="5A013E16" w14:textId="4B7E7576" w:rsidR="001869A0" w:rsidRPr="001F59EC" w:rsidRDefault="001869A0" w:rsidP="00F7133C">
      <w:pPr>
        <w:rPr>
          <w:rFonts w:asciiTheme="majorHAnsi" w:hAnsiTheme="majorHAnsi" w:cstheme="majorHAnsi"/>
        </w:rPr>
      </w:pPr>
      <w:r w:rsidRPr="001F59EC">
        <w:rPr>
          <w:rFonts w:asciiTheme="majorHAnsi" w:hAnsiTheme="majorHAnsi" w:cstheme="majorHAnsi"/>
          <w:noProof/>
        </w:rPr>
        <w:drawing>
          <wp:inline distT="0" distB="0" distL="0" distR="0" wp14:anchorId="4D6D17F1" wp14:editId="29C3C673">
            <wp:extent cx="5760720" cy="2407920"/>
            <wp:effectExtent l="0" t="0" r="0" b="0"/>
            <wp:docPr id="68" name="Grafik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8"/>
                    <a:stretch>
                      <a:fillRect/>
                    </a:stretch>
                  </pic:blipFill>
                  <pic:spPr>
                    <a:xfrm>
                      <a:off x="0" y="0"/>
                      <a:ext cx="5760720" cy="2407920"/>
                    </a:xfrm>
                    <a:prstGeom prst="rect">
                      <a:avLst/>
                    </a:prstGeom>
                  </pic:spPr>
                </pic:pic>
              </a:graphicData>
            </a:graphic>
          </wp:inline>
        </w:drawing>
      </w:r>
    </w:p>
    <w:p w14:paraId="0A838E6F" w14:textId="77777777" w:rsidR="00F7133C" w:rsidRPr="001F59EC" w:rsidRDefault="00F7133C" w:rsidP="00F7133C">
      <w:pPr>
        <w:rPr>
          <w:rFonts w:asciiTheme="majorHAnsi" w:hAnsiTheme="majorHAnsi" w:cstheme="majorHAnsi"/>
        </w:rPr>
      </w:pPr>
    </w:p>
    <w:p w14:paraId="73FBFD7B" w14:textId="41A5F612" w:rsidR="00F7133C" w:rsidRPr="001F59EC" w:rsidRDefault="1906600E" w:rsidP="6B06F679">
      <w:pPr>
        <w:pStyle w:val="berschrift2"/>
        <w:rPr>
          <w:rFonts w:asciiTheme="majorHAnsi" w:hAnsiTheme="majorHAnsi" w:cstheme="majorBidi"/>
        </w:rPr>
      </w:pPr>
      <w:bookmarkStart w:id="450" w:name="_Toc414042340"/>
      <w:r w:rsidRPr="6B06F679">
        <w:rPr>
          <w:rFonts w:asciiTheme="majorHAnsi" w:hAnsiTheme="majorHAnsi" w:cstheme="majorBidi"/>
        </w:rPr>
        <w:t>Zertifikate</w:t>
      </w:r>
      <w:bookmarkEnd w:id="450"/>
    </w:p>
    <w:tbl>
      <w:tblPr>
        <w:tblW w:w="8745"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1E0" w:firstRow="1" w:lastRow="1" w:firstColumn="1" w:lastColumn="1" w:noHBand="0" w:noVBand="0"/>
      </w:tblPr>
      <w:tblGrid>
        <w:gridCol w:w="2991"/>
        <w:gridCol w:w="2676"/>
        <w:gridCol w:w="3078"/>
      </w:tblGrid>
      <w:tr w:rsidR="00BF5F59" w:rsidRPr="001F59EC" w14:paraId="049A3D79" w14:textId="06F82E30" w:rsidTr="00057D93">
        <w:trPr>
          <w:cantSplit/>
          <w:trHeight w:val="520"/>
          <w:tblHeader/>
        </w:trPr>
        <w:tc>
          <w:tcPr>
            <w:tcW w:w="2991" w:type="dxa"/>
            <w:shd w:val="clear" w:color="auto" w:fill="C00000"/>
          </w:tcPr>
          <w:p w14:paraId="5B7AF124" w14:textId="7C1B4EC8" w:rsidR="00BF5F59" w:rsidRPr="001F59EC" w:rsidRDefault="1906600E" w:rsidP="00B738C4">
            <w:pPr>
              <w:rPr>
                <w:rFonts w:asciiTheme="majorHAnsi" w:hAnsiTheme="majorHAnsi" w:cstheme="majorHAnsi"/>
              </w:rPr>
            </w:pPr>
            <w:r w:rsidRPr="001F59EC">
              <w:rPr>
                <w:rFonts w:asciiTheme="majorHAnsi" w:hAnsiTheme="majorHAnsi" w:cstheme="majorHAnsi"/>
              </w:rPr>
              <w:lastRenderedPageBreak/>
              <w:t>Name</w:t>
            </w:r>
          </w:p>
        </w:tc>
        <w:tc>
          <w:tcPr>
            <w:tcW w:w="2676" w:type="dxa"/>
            <w:shd w:val="clear" w:color="auto" w:fill="C00000"/>
          </w:tcPr>
          <w:p w14:paraId="1681D416" w14:textId="53BF49F9" w:rsidR="00BF5F59" w:rsidRPr="001F59EC" w:rsidRDefault="1906600E" w:rsidP="00B738C4">
            <w:pPr>
              <w:rPr>
                <w:rFonts w:asciiTheme="majorHAnsi" w:hAnsiTheme="majorHAnsi" w:cstheme="majorHAnsi"/>
              </w:rPr>
            </w:pPr>
            <w:r w:rsidRPr="001F59EC">
              <w:rPr>
                <w:rFonts w:asciiTheme="majorHAnsi" w:hAnsiTheme="majorHAnsi" w:cstheme="majorHAnsi"/>
              </w:rPr>
              <w:t>Aussteller</w:t>
            </w:r>
          </w:p>
        </w:tc>
        <w:tc>
          <w:tcPr>
            <w:tcW w:w="3078" w:type="dxa"/>
            <w:shd w:val="clear" w:color="auto" w:fill="C00000"/>
          </w:tcPr>
          <w:p w14:paraId="7A10A1BA" w14:textId="35D37604" w:rsidR="00BF5F59" w:rsidRPr="001F59EC" w:rsidRDefault="1906600E" w:rsidP="00B738C4">
            <w:pPr>
              <w:rPr>
                <w:rFonts w:asciiTheme="majorHAnsi" w:hAnsiTheme="majorHAnsi" w:cstheme="majorHAnsi"/>
              </w:rPr>
            </w:pPr>
            <w:r w:rsidRPr="001F59EC">
              <w:rPr>
                <w:rFonts w:asciiTheme="majorHAnsi" w:hAnsiTheme="majorHAnsi" w:cstheme="majorHAnsi"/>
              </w:rPr>
              <w:t>Kommentar</w:t>
            </w:r>
          </w:p>
        </w:tc>
      </w:tr>
      <w:tr w:rsidR="00BF5F59" w:rsidRPr="001F59EC" w14:paraId="711BB307" w14:textId="6B1968E9" w:rsidTr="00057D93">
        <w:trPr>
          <w:cantSplit/>
          <w:trHeight w:val="520"/>
        </w:trPr>
        <w:tc>
          <w:tcPr>
            <w:tcW w:w="2991" w:type="dxa"/>
            <w:vAlign w:val="bottom"/>
          </w:tcPr>
          <w:p w14:paraId="2C34F54B" w14:textId="463BF00E" w:rsidR="00BF5F59" w:rsidRPr="001F59EC" w:rsidRDefault="1906600E" w:rsidP="00B738C4">
            <w:pPr>
              <w:rPr>
                <w:rFonts w:asciiTheme="majorHAnsi" w:hAnsiTheme="majorHAnsi" w:cstheme="majorHAnsi"/>
              </w:rPr>
            </w:pPr>
            <w:r w:rsidRPr="001F59EC">
              <w:rPr>
                <w:rFonts w:asciiTheme="majorHAnsi" w:hAnsiTheme="majorHAnsi" w:cstheme="majorHAnsi"/>
              </w:rPr>
              <w:t>fs.big.krankenkasse.de</w:t>
            </w:r>
          </w:p>
        </w:tc>
        <w:tc>
          <w:tcPr>
            <w:tcW w:w="2676" w:type="dxa"/>
          </w:tcPr>
          <w:p w14:paraId="06B309C7" w14:textId="6AB38DB9" w:rsidR="00BF5F59" w:rsidRPr="001F59EC" w:rsidRDefault="1906600E" w:rsidP="00B738C4">
            <w:pPr>
              <w:rPr>
                <w:rFonts w:asciiTheme="majorHAnsi" w:hAnsiTheme="majorHAnsi" w:cstheme="majorHAnsi"/>
              </w:rPr>
            </w:pPr>
            <w:r w:rsidRPr="001F59EC">
              <w:rPr>
                <w:rFonts w:asciiTheme="majorHAnsi" w:hAnsiTheme="majorHAnsi" w:cstheme="majorHAnsi"/>
              </w:rPr>
              <w:t>CA-BIG</w:t>
            </w:r>
          </w:p>
        </w:tc>
        <w:tc>
          <w:tcPr>
            <w:tcW w:w="3078" w:type="dxa"/>
          </w:tcPr>
          <w:p w14:paraId="48DA94BA" w14:textId="08D425C5" w:rsidR="00BF5F59" w:rsidRPr="001F59EC" w:rsidRDefault="00057D93" w:rsidP="00B738C4">
            <w:pPr>
              <w:rPr>
                <w:rFonts w:asciiTheme="majorHAnsi" w:hAnsiTheme="majorHAnsi" w:cstheme="majorHAnsi"/>
              </w:rPr>
            </w:pPr>
            <w:r w:rsidRPr="001F59EC">
              <w:rPr>
                <w:rFonts w:asciiTheme="majorHAnsi" w:hAnsiTheme="majorHAnsi" w:cstheme="majorHAnsi"/>
              </w:rPr>
              <w:t>Wird bei der Kunden-CA angefordert</w:t>
            </w:r>
          </w:p>
        </w:tc>
      </w:tr>
      <w:tr w:rsidR="00BF5F59" w:rsidRPr="001F59EC" w14:paraId="565D0DBB" w14:textId="04887492" w:rsidTr="00057D93">
        <w:trPr>
          <w:cantSplit/>
          <w:trHeight w:val="520"/>
        </w:trPr>
        <w:tc>
          <w:tcPr>
            <w:tcW w:w="2991" w:type="dxa"/>
            <w:vAlign w:val="bottom"/>
          </w:tcPr>
          <w:p w14:paraId="39A1415B" w14:textId="363E798E" w:rsidR="00BF5F59" w:rsidRPr="001F59EC" w:rsidRDefault="1906600E" w:rsidP="00B738C4">
            <w:pPr>
              <w:rPr>
                <w:rFonts w:asciiTheme="majorHAnsi" w:hAnsiTheme="majorHAnsi" w:cstheme="majorHAnsi"/>
              </w:rPr>
            </w:pPr>
            <w:r w:rsidRPr="001F59EC">
              <w:rPr>
                <w:rFonts w:asciiTheme="majorHAnsi" w:hAnsiTheme="majorHAnsi" w:cstheme="majorHAnsi"/>
              </w:rPr>
              <w:t>ADFS Encryption</w:t>
            </w:r>
          </w:p>
        </w:tc>
        <w:tc>
          <w:tcPr>
            <w:tcW w:w="2676" w:type="dxa"/>
          </w:tcPr>
          <w:p w14:paraId="7A5510E7" w14:textId="3E20431D" w:rsidR="00BF5F59" w:rsidRPr="001F59EC" w:rsidRDefault="00382C0F" w:rsidP="00B738C4">
            <w:pPr>
              <w:rPr>
                <w:rFonts w:asciiTheme="majorHAnsi" w:hAnsiTheme="majorHAnsi" w:cstheme="majorHAnsi"/>
              </w:rPr>
            </w:pPr>
            <w:r w:rsidRPr="001F59EC">
              <w:rPr>
                <w:rFonts w:asciiTheme="majorHAnsi" w:hAnsiTheme="majorHAnsi" w:cstheme="majorHAnsi"/>
              </w:rPr>
              <w:t>ADFS</w:t>
            </w:r>
            <w:r w:rsidR="00057D93" w:rsidRPr="001F59EC">
              <w:rPr>
                <w:rFonts w:asciiTheme="majorHAnsi" w:hAnsiTheme="majorHAnsi" w:cstheme="majorHAnsi"/>
              </w:rPr>
              <w:t>-</w:t>
            </w:r>
            <w:r w:rsidRPr="001F59EC">
              <w:rPr>
                <w:rFonts w:asciiTheme="majorHAnsi" w:hAnsiTheme="majorHAnsi" w:cstheme="majorHAnsi"/>
              </w:rPr>
              <w:t>Server</w:t>
            </w:r>
            <w:r w:rsidR="00057D93" w:rsidRPr="001F59EC">
              <w:rPr>
                <w:rFonts w:asciiTheme="majorHAnsi" w:hAnsiTheme="majorHAnsi" w:cstheme="majorHAnsi"/>
              </w:rPr>
              <w:t xml:space="preserve"> (selbstsigniert)</w:t>
            </w:r>
          </w:p>
        </w:tc>
        <w:tc>
          <w:tcPr>
            <w:tcW w:w="3078" w:type="dxa"/>
          </w:tcPr>
          <w:p w14:paraId="01ECC615" w14:textId="43D41057" w:rsidR="00BF5F59" w:rsidRPr="001F59EC" w:rsidRDefault="00470773" w:rsidP="00B738C4">
            <w:pPr>
              <w:rPr>
                <w:rFonts w:asciiTheme="majorHAnsi" w:hAnsiTheme="majorHAnsi" w:cstheme="majorHAnsi"/>
              </w:rPr>
            </w:pPr>
            <w:r w:rsidRPr="001F59EC">
              <w:rPr>
                <w:rFonts w:asciiTheme="majorHAnsi" w:hAnsiTheme="majorHAnsi" w:cstheme="majorHAnsi"/>
              </w:rPr>
              <w:t>Laufzeit: 3 Jahre</w:t>
            </w:r>
          </w:p>
        </w:tc>
      </w:tr>
      <w:tr w:rsidR="00BF5F59" w:rsidRPr="001F59EC" w14:paraId="18797B0B" w14:textId="7377BA37" w:rsidTr="00057D93">
        <w:trPr>
          <w:cantSplit/>
          <w:trHeight w:val="511"/>
        </w:trPr>
        <w:tc>
          <w:tcPr>
            <w:tcW w:w="2991" w:type="dxa"/>
            <w:vAlign w:val="bottom"/>
          </w:tcPr>
          <w:p w14:paraId="320C42F1" w14:textId="6FCF6217" w:rsidR="00BF5F59" w:rsidRPr="001F59EC" w:rsidRDefault="1906600E" w:rsidP="00B738C4">
            <w:pPr>
              <w:rPr>
                <w:rFonts w:asciiTheme="majorHAnsi" w:hAnsiTheme="majorHAnsi" w:cstheme="majorHAnsi"/>
              </w:rPr>
            </w:pPr>
            <w:r w:rsidRPr="001F59EC">
              <w:rPr>
                <w:rFonts w:asciiTheme="majorHAnsi" w:hAnsiTheme="majorHAnsi" w:cstheme="majorHAnsi"/>
              </w:rPr>
              <w:t xml:space="preserve">ADFS </w:t>
            </w:r>
            <w:r w:rsidR="00382C0F" w:rsidRPr="001F59EC">
              <w:rPr>
                <w:rFonts w:asciiTheme="majorHAnsi" w:hAnsiTheme="majorHAnsi" w:cstheme="majorHAnsi"/>
              </w:rPr>
              <w:t>Signing</w:t>
            </w:r>
          </w:p>
        </w:tc>
        <w:tc>
          <w:tcPr>
            <w:tcW w:w="2676" w:type="dxa"/>
          </w:tcPr>
          <w:p w14:paraId="1B70E75A" w14:textId="15948267" w:rsidR="00BF5F59" w:rsidRPr="001F59EC" w:rsidRDefault="00382C0F" w:rsidP="00B738C4">
            <w:pPr>
              <w:rPr>
                <w:rFonts w:asciiTheme="majorHAnsi" w:hAnsiTheme="majorHAnsi" w:cstheme="majorHAnsi"/>
              </w:rPr>
            </w:pPr>
            <w:r w:rsidRPr="001F59EC">
              <w:rPr>
                <w:rFonts w:asciiTheme="majorHAnsi" w:hAnsiTheme="majorHAnsi" w:cstheme="majorHAnsi"/>
              </w:rPr>
              <w:t>ADFS</w:t>
            </w:r>
            <w:r w:rsidR="00057D93" w:rsidRPr="001F59EC">
              <w:rPr>
                <w:rFonts w:asciiTheme="majorHAnsi" w:hAnsiTheme="majorHAnsi" w:cstheme="majorHAnsi"/>
              </w:rPr>
              <w:t>-</w:t>
            </w:r>
            <w:r w:rsidRPr="001F59EC">
              <w:rPr>
                <w:rFonts w:asciiTheme="majorHAnsi" w:hAnsiTheme="majorHAnsi" w:cstheme="majorHAnsi"/>
              </w:rPr>
              <w:t>Server</w:t>
            </w:r>
            <w:r w:rsidR="00057D93" w:rsidRPr="001F59EC">
              <w:rPr>
                <w:rFonts w:asciiTheme="majorHAnsi" w:hAnsiTheme="majorHAnsi" w:cstheme="majorHAnsi"/>
              </w:rPr>
              <w:t xml:space="preserve"> (selbstsigniert)</w:t>
            </w:r>
          </w:p>
        </w:tc>
        <w:tc>
          <w:tcPr>
            <w:tcW w:w="3078" w:type="dxa"/>
          </w:tcPr>
          <w:p w14:paraId="532FBEBA" w14:textId="2939252E" w:rsidR="00BF5F59" w:rsidRPr="001F59EC" w:rsidRDefault="00470773" w:rsidP="00B738C4">
            <w:pPr>
              <w:rPr>
                <w:rFonts w:asciiTheme="majorHAnsi" w:hAnsiTheme="majorHAnsi" w:cstheme="majorHAnsi"/>
              </w:rPr>
            </w:pPr>
            <w:r w:rsidRPr="001F59EC">
              <w:rPr>
                <w:rFonts w:asciiTheme="majorHAnsi" w:hAnsiTheme="majorHAnsi" w:cstheme="majorHAnsi"/>
              </w:rPr>
              <w:t>Laufzeit: 3 Jahre</w:t>
            </w:r>
          </w:p>
        </w:tc>
      </w:tr>
      <w:tr w:rsidR="00BF5F59" w:rsidRPr="001F59EC" w14:paraId="6F32DB2E" w14:textId="77777777" w:rsidTr="00057D93">
        <w:trPr>
          <w:cantSplit/>
          <w:trHeight w:val="511"/>
        </w:trPr>
        <w:tc>
          <w:tcPr>
            <w:tcW w:w="2991" w:type="dxa"/>
            <w:vAlign w:val="bottom"/>
          </w:tcPr>
          <w:p w14:paraId="01CE9BD4" w14:textId="27C176D9" w:rsidR="00BF5F59" w:rsidRPr="001F59EC" w:rsidRDefault="1906600E" w:rsidP="00B738C4">
            <w:pPr>
              <w:rPr>
                <w:rFonts w:asciiTheme="majorHAnsi" w:hAnsiTheme="majorHAnsi" w:cstheme="majorHAnsi"/>
              </w:rPr>
            </w:pPr>
            <w:r w:rsidRPr="001F59EC">
              <w:rPr>
                <w:rFonts w:asciiTheme="majorHAnsi" w:hAnsiTheme="majorHAnsi" w:cstheme="majorHAnsi"/>
              </w:rPr>
              <w:t>*.big.</w:t>
            </w:r>
            <w:r w:rsidR="00382C0F" w:rsidRPr="001F59EC">
              <w:rPr>
                <w:rFonts w:asciiTheme="majorHAnsi" w:hAnsiTheme="majorHAnsi" w:cstheme="majorHAnsi"/>
              </w:rPr>
              <w:t>krankenka</w:t>
            </w:r>
            <w:r w:rsidR="00057D93" w:rsidRPr="001F59EC">
              <w:rPr>
                <w:rFonts w:asciiTheme="majorHAnsi" w:hAnsiTheme="majorHAnsi" w:cstheme="majorHAnsi"/>
              </w:rPr>
              <w:t>ss</w:t>
            </w:r>
            <w:r w:rsidR="00382C0F" w:rsidRPr="001F59EC">
              <w:rPr>
                <w:rFonts w:asciiTheme="majorHAnsi" w:hAnsiTheme="majorHAnsi" w:cstheme="majorHAnsi"/>
              </w:rPr>
              <w:t>e</w:t>
            </w:r>
            <w:r w:rsidRPr="001F59EC">
              <w:rPr>
                <w:rFonts w:asciiTheme="majorHAnsi" w:hAnsiTheme="majorHAnsi" w:cstheme="majorHAnsi"/>
              </w:rPr>
              <w:t>.de</w:t>
            </w:r>
          </w:p>
        </w:tc>
        <w:tc>
          <w:tcPr>
            <w:tcW w:w="2676" w:type="dxa"/>
          </w:tcPr>
          <w:p w14:paraId="6E3CC82A" w14:textId="0FEAB864" w:rsidR="00BF5F59" w:rsidRPr="001F59EC" w:rsidRDefault="00C51650" w:rsidP="00B738C4">
            <w:pPr>
              <w:rPr>
                <w:rFonts w:asciiTheme="majorHAnsi" w:hAnsiTheme="majorHAnsi" w:cstheme="majorHAnsi"/>
              </w:rPr>
            </w:pPr>
            <w:r w:rsidRPr="001F59EC">
              <w:rPr>
                <w:rFonts w:asciiTheme="majorHAnsi" w:hAnsiTheme="majorHAnsi" w:cstheme="majorHAnsi"/>
              </w:rPr>
              <w:t>Externe CA</w:t>
            </w:r>
          </w:p>
        </w:tc>
        <w:tc>
          <w:tcPr>
            <w:tcW w:w="3078" w:type="dxa"/>
          </w:tcPr>
          <w:p w14:paraId="705104D2" w14:textId="5588E865" w:rsidR="00BF5F59" w:rsidRPr="001F59EC" w:rsidRDefault="1906600E" w:rsidP="00B738C4">
            <w:pPr>
              <w:rPr>
                <w:rFonts w:asciiTheme="majorHAnsi" w:hAnsiTheme="majorHAnsi" w:cstheme="majorHAnsi"/>
              </w:rPr>
            </w:pPr>
            <w:r w:rsidRPr="001F59EC">
              <w:rPr>
                <w:rFonts w:asciiTheme="majorHAnsi" w:hAnsiTheme="majorHAnsi" w:cstheme="majorHAnsi"/>
              </w:rPr>
              <w:t>Citrix ADC Zertifikat</w:t>
            </w:r>
          </w:p>
        </w:tc>
      </w:tr>
    </w:tbl>
    <w:p w14:paraId="3E148E67" w14:textId="19E2D087" w:rsidR="00176FFA" w:rsidRPr="001F59EC" w:rsidRDefault="00176FFA" w:rsidP="00A024D5">
      <w:pPr>
        <w:rPr>
          <w:rFonts w:asciiTheme="majorHAnsi" w:hAnsiTheme="majorHAnsi" w:cstheme="majorHAnsi"/>
        </w:rPr>
      </w:pPr>
      <w:r w:rsidRPr="001F59EC">
        <w:rPr>
          <w:rFonts w:asciiTheme="majorHAnsi" w:hAnsiTheme="majorHAnsi" w:cstheme="majorHAnsi"/>
        </w:rPr>
        <w:t xml:space="preserve">Um mehr Kontrolle über die </w:t>
      </w:r>
      <w:r w:rsidR="009512CD" w:rsidRPr="001F59EC">
        <w:rPr>
          <w:rFonts w:asciiTheme="majorHAnsi" w:hAnsiTheme="majorHAnsi" w:cstheme="majorHAnsi"/>
        </w:rPr>
        <w:t xml:space="preserve">Verwaltung der ADFS-Encryption &amp; ADFS Signing Zertifikate zu haben, </w:t>
      </w:r>
      <w:r w:rsidR="00930385" w:rsidRPr="001F59EC">
        <w:rPr>
          <w:rFonts w:asciiTheme="majorHAnsi" w:hAnsiTheme="majorHAnsi" w:cstheme="majorHAnsi"/>
        </w:rPr>
        <w:t>wurde das „AutoCertificateRollover“ deaktiviert:</w:t>
      </w:r>
    </w:p>
    <w:p w14:paraId="5104DAFF" w14:textId="0A0C95C4" w:rsidR="00930385" w:rsidRPr="001F59EC" w:rsidRDefault="00AC5444" w:rsidP="00A024D5">
      <w:pPr>
        <w:rPr>
          <w:rFonts w:asciiTheme="majorHAnsi" w:hAnsiTheme="majorHAnsi" w:cstheme="majorHAnsi"/>
        </w:rPr>
      </w:pPr>
      <w:r w:rsidRPr="001F59EC">
        <w:rPr>
          <w:rFonts w:asciiTheme="majorHAnsi" w:hAnsiTheme="majorHAnsi" w:cstheme="majorHAnsi"/>
          <w:noProof/>
        </w:rPr>
        <w:drawing>
          <wp:inline distT="0" distB="0" distL="0" distR="0" wp14:anchorId="1FDA333B" wp14:editId="138E9E7F">
            <wp:extent cx="5066667" cy="676190"/>
            <wp:effectExtent l="0" t="0" r="635" b="0"/>
            <wp:docPr id="2053493811" name="Grafik 1" descr="Ein Bild, das Text, Screenshot, Schrift, Electric Blue (Farb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3811" name="Grafik 1" descr="Ein Bild, das Text, Screenshot, Schrift, Electric Blue (Farbe) enthält.&#10;&#10;KI-generierte Inhalte können fehlerhaft sein."/>
                    <pic:cNvPicPr/>
                  </pic:nvPicPr>
                  <pic:blipFill>
                    <a:blip r:embed="rId159"/>
                    <a:stretch>
                      <a:fillRect/>
                    </a:stretch>
                  </pic:blipFill>
                  <pic:spPr>
                    <a:xfrm>
                      <a:off x="0" y="0"/>
                      <a:ext cx="5066667" cy="676190"/>
                    </a:xfrm>
                    <a:prstGeom prst="rect">
                      <a:avLst/>
                    </a:prstGeom>
                  </pic:spPr>
                </pic:pic>
              </a:graphicData>
            </a:graphic>
          </wp:inline>
        </w:drawing>
      </w:r>
    </w:p>
    <w:p w14:paraId="67FB3D6E" w14:textId="77777777" w:rsidR="00A024D5" w:rsidRPr="001F59EC" w:rsidRDefault="00A024D5" w:rsidP="00A024D5">
      <w:pPr>
        <w:rPr>
          <w:rFonts w:asciiTheme="majorHAnsi" w:hAnsiTheme="majorHAnsi" w:cstheme="majorHAnsi"/>
        </w:rPr>
      </w:pPr>
    </w:p>
    <w:p w14:paraId="4E8019B5" w14:textId="77777777" w:rsidR="00A024D5" w:rsidRPr="001F59EC" w:rsidRDefault="1906600E" w:rsidP="6B06F679">
      <w:pPr>
        <w:pStyle w:val="berschrift2"/>
        <w:rPr>
          <w:rFonts w:asciiTheme="majorHAnsi" w:hAnsiTheme="majorHAnsi" w:cstheme="majorBidi"/>
        </w:rPr>
      </w:pPr>
      <w:bookmarkStart w:id="451" w:name="_Toc1028202817"/>
      <w:r w:rsidRPr="6B06F679">
        <w:rPr>
          <w:rFonts w:asciiTheme="majorHAnsi" w:hAnsiTheme="majorHAnsi" w:cstheme="majorBidi"/>
        </w:rPr>
        <w:t>Betrieb</w:t>
      </w:r>
      <w:bookmarkEnd w:id="451"/>
    </w:p>
    <w:p w14:paraId="2367197F" w14:textId="77777777" w:rsidR="00A024D5" w:rsidRPr="001F59EC" w:rsidRDefault="1906600E" w:rsidP="6B06F679">
      <w:pPr>
        <w:pStyle w:val="berschrift3"/>
        <w:rPr>
          <w:rFonts w:asciiTheme="majorHAnsi" w:hAnsiTheme="majorHAnsi" w:cstheme="majorBidi"/>
        </w:rPr>
      </w:pPr>
      <w:bookmarkStart w:id="452" w:name="_Toc340184303"/>
      <w:r w:rsidRPr="6B06F679">
        <w:rPr>
          <w:rFonts w:asciiTheme="majorHAnsi" w:hAnsiTheme="majorHAnsi" w:cstheme="majorBidi"/>
        </w:rPr>
        <w:t>Betriebshinweise</w:t>
      </w:r>
      <w:bookmarkEnd w:id="452"/>
    </w:p>
    <w:p w14:paraId="4549EC1C" w14:textId="30FA6921"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3FF3D93F" w14:textId="77777777" w:rsidR="00A024D5" w:rsidRPr="001F59EC" w:rsidRDefault="1906600E" w:rsidP="6B06F679">
      <w:pPr>
        <w:pStyle w:val="berschrift3"/>
        <w:rPr>
          <w:rFonts w:asciiTheme="majorHAnsi" w:hAnsiTheme="majorHAnsi" w:cstheme="majorBidi"/>
        </w:rPr>
      </w:pPr>
      <w:bookmarkStart w:id="453" w:name="_Toc1426142875"/>
      <w:r w:rsidRPr="6B06F679">
        <w:rPr>
          <w:rFonts w:asciiTheme="majorHAnsi" w:hAnsiTheme="majorHAnsi" w:cstheme="majorBidi"/>
        </w:rPr>
        <w:t>Updates</w:t>
      </w:r>
      <w:bookmarkEnd w:id="453"/>
    </w:p>
    <w:p w14:paraId="08E20F05" w14:textId="79A50D26"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6366F114" w14:textId="77777777" w:rsidR="00A024D5" w:rsidRPr="001F59EC" w:rsidRDefault="1906600E" w:rsidP="6B06F679">
      <w:pPr>
        <w:pStyle w:val="berschrift3"/>
        <w:rPr>
          <w:rFonts w:asciiTheme="majorHAnsi" w:hAnsiTheme="majorHAnsi" w:cstheme="majorBidi"/>
        </w:rPr>
      </w:pPr>
      <w:bookmarkStart w:id="454" w:name="_Toc2078174069"/>
      <w:r w:rsidRPr="6B06F679">
        <w:rPr>
          <w:rFonts w:asciiTheme="majorHAnsi" w:hAnsiTheme="majorHAnsi" w:cstheme="majorBidi"/>
        </w:rPr>
        <w:t>Reboot</w:t>
      </w:r>
      <w:bookmarkEnd w:id="454"/>
    </w:p>
    <w:p w14:paraId="7F3B8A4B" w14:textId="5D58EB26"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2A354D05" w14:textId="77777777" w:rsidR="00A024D5" w:rsidRPr="001F59EC" w:rsidRDefault="1906600E" w:rsidP="6B06F679">
      <w:pPr>
        <w:pStyle w:val="berschrift3"/>
        <w:rPr>
          <w:rFonts w:asciiTheme="majorHAnsi" w:hAnsiTheme="majorHAnsi" w:cstheme="majorBidi"/>
        </w:rPr>
      </w:pPr>
      <w:bookmarkStart w:id="455" w:name="_Toc1369472952"/>
      <w:r w:rsidRPr="6B06F679">
        <w:rPr>
          <w:rFonts w:asciiTheme="majorHAnsi" w:hAnsiTheme="majorHAnsi" w:cstheme="majorBidi"/>
        </w:rPr>
        <w:t>Besonderheiten</w:t>
      </w:r>
      <w:bookmarkEnd w:id="455"/>
    </w:p>
    <w:p w14:paraId="59D87056" w14:textId="77777777" w:rsidR="00A024D5" w:rsidRPr="001F59EC" w:rsidRDefault="1906600E" w:rsidP="00A024D5">
      <w:pPr>
        <w:rPr>
          <w:rFonts w:asciiTheme="majorHAnsi" w:hAnsiTheme="majorHAnsi" w:cstheme="majorHAnsi"/>
        </w:rPr>
      </w:pPr>
      <w:r w:rsidRPr="001F59EC">
        <w:rPr>
          <w:rFonts w:asciiTheme="majorHAnsi" w:hAnsiTheme="majorHAnsi" w:cstheme="majorHAnsi"/>
        </w:rPr>
        <w:t>Keine</w:t>
      </w:r>
    </w:p>
    <w:p w14:paraId="5F5A83EF" w14:textId="77777777" w:rsidR="00A024D5" w:rsidRPr="001F59EC" w:rsidRDefault="1906600E" w:rsidP="6B06F679">
      <w:pPr>
        <w:pStyle w:val="berschrift3"/>
        <w:rPr>
          <w:rFonts w:asciiTheme="majorHAnsi" w:hAnsiTheme="majorHAnsi" w:cstheme="majorBidi"/>
        </w:rPr>
      </w:pPr>
      <w:bookmarkStart w:id="456" w:name="_Toc72702722"/>
      <w:r w:rsidRPr="6B06F679">
        <w:rPr>
          <w:rFonts w:asciiTheme="majorHAnsi" w:hAnsiTheme="majorHAnsi" w:cstheme="majorBidi"/>
        </w:rPr>
        <w:t>Hinweise zum Patchmanagement</w:t>
      </w:r>
      <w:bookmarkEnd w:id="456"/>
    </w:p>
    <w:p w14:paraId="2E8448DC" w14:textId="3DECDD73"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23EBDC04" w14:textId="77777777" w:rsidR="00A024D5" w:rsidRPr="001F59EC" w:rsidRDefault="1906600E" w:rsidP="6B06F679">
      <w:pPr>
        <w:pStyle w:val="berschrift3"/>
        <w:rPr>
          <w:rFonts w:asciiTheme="majorHAnsi" w:hAnsiTheme="majorHAnsi" w:cstheme="majorBidi"/>
        </w:rPr>
      </w:pPr>
      <w:bookmarkStart w:id="457" w:name="_Toc411410031"/>
      <w:r w:rsidRPr="6B06F679">
        <w:rPr>
          <w:rFonts w:asciiTheme="majorHAnsi" w:hAnsiTheme="majorHAnsi" w:cstheme="majorBidi"/>
        </w:rPr>
        <w:t>Backup und Restore</w:t>
      </w:r>
      <w:bookmarkEnd w:id="457"/>
    </w:p>
    <w:p w14:paraId="2A6452DB" w14:textId="4CB76C0E" w:rsidR="00A024D5" w:rsidRPr="001F59EC" w:rsidRDefault="1906600E" w:rsidP="00A024D5">
      <w:pPr>
        <w:rPr>
          <w:rFonts w:asciiTheme="majorHAnsi" w:hAnsiTheme="majorHAnsi" w:cstheme="majorHAnsi"/>
        </w:rPr>
      </w:pPr>
      <w:r w:rsidRPr="001F59EC">
        <w:rPr>
          <w:rFonts w:asciiTheme="majorHAnsi" w:hAnsiTheme="majorHAnsi" w:cstheme="majorHAnsi"/>
        </w:rPr>
        <w:t>Siehe Serverliste</w:t>
      </w:r>
    </w:p>
    <w:p w14:paraId="03E1671F" w14:textId="40FF8ACF" w:rsidR="00D84D83" w:rsidRPr="001F59EC" w:rsidRDefault="1906600E" w:rsidP="6B06F679">
      <w:pPr>
        <w:pStyle w:val="berschrift3"/>
        <w:rPr>
          <w:rFonts w:asciiTheme="majorHAnsi" w:hAnsiTheme="majorHAnsi" w:cstheme="majorBidi"/>
        </w:rPr>
      </w:pPr>
      <w:bookmarkStart w:id="458" w:name="_Toc177447795"/>
      <w:r w:rsidRPr="6B06F679">
        <w:rPr>
          <w:rFonts w:asciiTheme="majorHAnsi" w:hAnsiTheme="majorHAnsi" w:cstheme="majorBidi"/>
        </w:rPr>
        <w:t>Monitoring</w:t>
      </w:r>
      <w:bookmarkEnd w:id="458"/>
    </w:p>
    <w:p w14:paraId="5162BD24" w14:textId="3A761877" w:rsidR="00D84D83" w:rsidRPr="001F59EC" w:rsidRDefault="00D84D83" w:rsidP="00D84D83">
      <w:pPr>
        <w:pStyle w:val="StandardWeb"/>
        <w:spacing w:before="0" w:beforeAutospacing="0" w:after="0" w:afterAutospacing="0"/>
        <w:rPr>
          <w:rFonts w:asciiTheme="majorHAnsi" w:hAnsiTheme="majorHAnsi" w:cstheme="majorHAnsi"/>
          <w:sz w:val="20"/>
          <w:szCs w:val="20"/>
        </w:rPr>
      </w:pPr>
      <w:r w:rsidRPr="001F59EC">
        <w:rPr>
          <w:rFonts w:asciiTheme="majorHAnsi" w:hAnsiTheme="majorHAnsi" w:cstheme="majorHAnsi"/>
          <w:sz w:val="20"/>
          <w:szCs w:val="20"/>
        </w:rPr>
        <w:t>Die Überwachung der ADFS Services beinhaltet neben Server Basismonitoring unter anderem:</w:t>
      </w:r>
    </w:p>
    <w:p w14:paraId="53FEFACC" w14:textId="77777777"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ADFS Windows Services</w:t>
      </w:r>
    </w:p>
    <w:p w14:paraId="77E85373" w14:textId="00E595C0"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Erreichbarkeit ADFS Endpoint</w:t>
      </w:r>
      <w:r w:rsidR="00EF55D9" w:rsidRPr="001F59EC">
        <w:rPr>
          <w:rFonts w:asciiTheme="majorHAnsi" w:hAnsiTheme="majorHAnsi" w:cstheme="majorHAnsi"/>
          <w:szCs w:val="20"/>
        </w:rPr>
        <w:t xml:space="preserve"> (</w:t>
      </w:r>
      <w:r w:rsidR="008F592C" w:rsidRPr="001F59EC">
        <w:rPr>
          <w:rFonts w:asciiTheme="majorHAnsi" w:hAnsiTheme="majorHAnsi" w:cstheme="majorHAnsi"/>
          <w:szCs w:val="20"/>
        </w:rPr>
        <w:t>https://fs.big.krankenkasse.de/adfs/ls)</w:t>
      </w:r>
    </w:p>
    <w:p w14:paraId="26D65FD6" w14:textId="77777777" w:rsidR="00D84D83" w:rsidRPr="001F59EC" w:rsidRDefault="00D84D83" w:rsidP="00166B55">
      <w:pPr>
        <w:numPr>
          <w:ilvl w:val="0"/>
          <w:numId w:val="28"/>
        </w:numPr>
        <w:spacing w:after="0" w:line="240" w:lineRule="auto"/>
        <w:textAlignment w:val="center"/>
        <w:rPr>
          <w:rFonts w:asciiTheme="majorHAnsi" w:hAnsiTheme="majorHAnsi" w:cstheme="majorHAnsi"/>
          <w:szCs w:val="20"/>
        </w:rPr>
      </w:pPr>
      <w:r w:rsidRPr="001F59EC">
        <w:rPr>
          <w:rFonts w:asciiTheme="majorHAnsi" w:hAnsiTheme="majorHAnsi" w:cstheme="majorHAnsi"/>
          <w:szCs w:val="20"/>
        </w:rPr>
        <w:t>Ablauf Token De-/Encryption und Signing Zertifikate</w:t>
      </w:r>
    </w:p>
    <w:p w14:paraId="7FEAAE67" w14:textId="77777777" w:rsidR="00A024D5" w:rsidRPr="001F59EC" w:rsidRDefault="1906600E" w:rsidP="6B06F679">
      <w:pPr>
        <w:pStyle w:val="berschrift3"/>
        <w:rPr>
          <w:rFonts w:asciiTheme="majorHAnsi" w:hAnsiTheme="majorHAnsi" w:cstheme="majorBidi"/>
        </w:rPr>
      </w:pPr>
      <w:bookmarkStart w:id="459" w:name="_Toc1090860351"/>
      <w:r w:rsidRPr="6B06F679">
        <w:rPr>
          <w:rFonts w:asciiTheme="majorHAnsi" w:hAnsiTheme="majorHAnsi" w:cstheme="majorBidi"/>
        </w:rPr>
        <w:t>Verbrauchdatenerfassung</w:t>
      </w:r>
      <w:bookmarkEnd w:id="459"/>
    </w:p>
    <w:p w14:paraId="6931A0AC" w14:textId="77777777" w:rsidR="00A024D5" w:rsidRPr="001F59EC" w:rsidRDefault="1906600E" w:rsidP="00A024D5">
      <w:pPr>
        <w:rPr>
          <w:rFonts w:asciiTheme="majorHAnsi" w:hAnsiTheme="majorHAnsi" w:cstheme="majorHAnsi"/>
        </w:rPr>
      </w:pPr>
      <w:r w:rsidRPr="001F59EC">
        <w:rPr>
          <w:rFonts w:asciiTheme="majorHAnsi" w:hAnsiTheme="majorHAnsi" w:cstheme="majorHAnsi"/>
        </w:rPr>
        <w:lastRenderedPageBreak/>
        <w:t>Nicht erforderlich</w:t>
      </w:r>
    </w:p>
    <w:p w14:paraId="40967C0D"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5F9A0257" w14:textId="0EF3F8A5" w:rsidR="0076694D" w:rsidRPr="001F59EC" w:rsidRDefault="1906600E" w:rsidP="6B06F679">
      <w:pPr>
        <w:pStyle w:val="berschrift1"/>
        <w:rPr>
          <w:rFonts w:asciiTheme="majorHAnsi" w:hAnsiTheme="majorHAnsi" w:cstheme="majorBidi"/>
        </w:rPr>
      </w:pPr>
      <w:bookmarkStart w:id="460" w:name="_Toc1306263533"/>
      <w:r w:rsidRPr="6B06F679">
        <w:rPr>
          <w:rFonts w:asciiTheme="majorHAnsi" w:hAnsiTheme="majorHAnsi" w:cstheme="majorBidi"/>
        </w:rPr>
        <w:lastRenderedPageBreak/>
        <w:t>IaaS HYPER-V</w:t>
      </w:r>
      <w:bookmarkEnd w:id="460"/>
    </w:p>
    <w:p w14:paraId="41284225" w14:textId="77777777" w:rsidR="00465310" w:rsidRPr="001F59EC" w:rsidRDefault="1906600E" w:rsidP="6B06F679">
      <w:pPr>
        <w:pStyle w:val="berschrift2"/>
        <w:rPr>
          <w:rFonts w:asciiTheme="majorHAnsi" w:hAnsiTheme="majorHAnsi" w:cstheme="majorBidi"/>
        </w:rPr>
      </w:pPr>
      <w:bookmarkStart w:id="461" w:name="_Toc62024271"/>
      <w:bookmarkStart w:id="462" w:name="_Toc245899545"/>
      <w:r w:rsidRPr="6B06F679">
        <w:rPr>
          <w:rFonts w:asciiTheme="majorHAnsi" w:hAnsiTheme="majorHAnsi" w:cstheme="majorBidi"/>
        </w:rPr>
        <w:t>Intracon Actimonda</w:t>
      </w:r>
      <w:bookmarkEnd w:id="461"/>
      <w:bookmarkEnd w:id="462"/>
    </w:p>
    <w:p w14:paraId="407E4DF9"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Altes Gehaltsprogramm Actimonda. Wird für Archivzwecke und Erstellung von Organigrammen genutzt.</w:t>
      </w:r>
    </w:p>
    <w:tbl>
      <w:tblPr>
        <w:tblStyle w:val="ahdFormatvorlage1"/>
        <w:tblW w:w="9170" w:type="dxa"/>
        <w:tblLook w:val="04A0" w:firstRow="1" w:lastRow="0" w:firstColumn="1" w:lastColumn="0" w:noHBand="0" w:noVBand="1"/>
      </w:tblPr>
      <w:tblGrid>
        <w:gridCol w:w="2401"/>
        <w:gridCol w:w="3548"/>
        <w:gridCol w:w="3221"/>
      </w:tblGrid>
      <w:tr w:rsidR="00465310" w:rsidRPr="001F59EC" w14:paraId="71B3BA3D"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8821CB4" w14:textId="77777777" w:rsidR="00465310" w:rsidRPr="001F59EC" w:rsidRDefault="00465310" w:rsidP="000306ED">
            <w:pPr>
              <w:rPr>
                <w:rFonts w:asciiTheme="majorHAnsi" w:hAnsiTheme="majorHAnsi" w:cstheme="majorHAnsi"/>
              </w:rPr>
            </w:pPr>
          </w:p>
        </w:tc>
        <w:tc>
          <w:tcPr>
            <w:tcW w:w="3548" w:type="dxa"/>
          </w:tcPr>
          <w:p w14:paraId="4293F7A9"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190F92B"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68647F7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6FCAB47"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764372AB"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big-vintraconac</w:t>
            </w:r>
          </w:p>
        </w:tc>
        <w:tc>
          <w:tcPr>
            <w:tcW w:w="3221" w:type="dxa"/>
            <w:vAlign w:val="center"/>
          </w:tcPr>
          <w:p w14:paraId="14930CF3"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E9680B" w14:paraId="7A9AAF75"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7A28F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3821219"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BIG-VSQL01\INTRACONAC</w:t>
            </w:r>
          </w:p>
          <w:p w14:paraId="3FFD33DB"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BIG-VSQL01\ICKVARCHIVAC</w:t>
            </w:r>
          </w:p>
        </w:tc>
        <w:tc>
          <w:tcPr>
            <w:tcW w:w="3221" w:type="dxa"/>
            <w:vAlign w:val="center"/>
          </w:tcPr>
          <w:p w14:paraId="6FBB2C2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465310" w:rsidRPr="001F59EC" w14:paraId="666B8E4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B4A181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48BC6B6"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Sämtliche Datenbanken in den Instanzen</w:t>
            </w:r>
          </w:p>
        </w:tc>
        <w:tc>
          <w:tcPr>
            <w:tcW w:w="3221" w:type="dxa"/>
            <w:vAlign w:val="center"/>
          </w:tcPr>
          <w:p w14:paraId="0152F41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1D4AEB5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3EAEF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ACADEE5"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3D5D4A0"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E9680B" w14:paraId="7E6CE4E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346EE8"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1C8F9A7E"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svc_intraconac (AD)</w:t>
            </w:r>
          </w:p>
        </w:tc>
        <w:tc>
          <w:tcPr>
            <w:tcW w:w="3221" w:type="dxa"/>
            <w:vAlign w:val="center"/>
          </w:tcPr>
          <w:p w14:paraId="4C268FF1"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 xml:space="preserve">Service User Datenbank und Fileservices </w:t>
            </w:r>
          </w:p>
        </w:tc>
      </w:tr>
      <w:tr w:rsidR="00465310" w:rsidRPr="001F59EC" w14:paraId="1276E64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296F97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4EC3772"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G_PWS_AC</w:t>
            </w:r>
          </w:p>
        </w:tc>
        <w:tc>
          <w:tcPr>
            <w:tcW w:w="3221" w:type="dxa"/>
            <w:vAlign w:val="center"/>
          </w:tcPr>
          <w:p w14:paraId="5517F09F"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für Citrix und Fileshare</w:t>
            </w:r>
          </w:p>
        </w:tc>
      </w:tr>
      <w:tr w:rsidR="00465310" w:rsidRPr="001F59EC" w14:paraId="77ACA61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6D9F9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691381A" w14:textId="688A6A5F"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60" w:history="1">
              <w:r w:rsidRPr="001F59EC">
                <w:rPr>
                  <w:rStyle w:val="Hyperlink"/>
                  <w:rFonts w:asciiTheme="majorHAnsi" w:hAnsiTheme="majorHAnsi" w:cstheme="majorHAnsi"/>
                </w:rPr>
                <w:t>\\sv-filei01\apps\</w:t>
              </w:r>
            </w:hyperlink>
            <w:r w:rsidRPr="001F59EC">
              <w:rPr>
                <w:rStyle w:val="Hyperlink"/>
                <w:rFonts w:asciiTheme="majorHAnsi" w:hAnsiTheme="majorHAnsi" w:cstheme="majorHAnsi"/>
              </w:rPr>
              <w:t>intraconac</w:t>
            </w:r>
          </w:p>
        </w:tc>
        <w:tc>
          <w:tcPr>
            <w:tcW w:w="3221" w:type="dxa"/>
            <w:vAlign w:val="center"/>
          </w:tcPr>
          <w:p w14:paraId="6C22373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 Datastores</w:t>
            </w:r>
          </w:p>
        </w:tc>
      </w:tr>
      <w:tr w:rsidR="00465310" w:rsidRPr="001F59EC" w14:paraId="4714DF9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6CEF9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F312E7B"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D0F35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7510E0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6D3B06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02223602"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57EAA1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331D9C9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B930353"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1F33B26"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hc:VISION Technologie GmbH</w:t>
            </w:r>
          </w:p>
          <w:p w14:paraId="1B312342"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Zollhof 26</w:t>
            </w:r>
          </w:p>
          <w:p w14:paraId="47225798"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40221 Düsseldorf</w:t>
            </w:r>
          </w:p>
          <w:p w14:paraId="0B873A0A" w14:textId="57889F4F"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1" w:history="1">
              <w:r w:rsidRPr="001F59EC">
                <w:rPr>
                  <w:rStyle w:val="Hyperlink"/>
                  <w:rFonts w:asciiTheme="majorHAnsi" w:hAnsiTheme="majorHAnsi" w:cstheme="majorHAnsi"/>
                </w:rPr>
                <w:t>www.hc-vision.de</w:t>
              </w:r>
            </w:hyperlink>
            <w:r w:rsidRPr="001F59EC">
              <w:rPr>
                <w:rFonts w:asciiTheme="majorHAnsi" w:hAnsiTheme="majorHAnsi" w:cstheme="majorHAnsi"/>
              </w:rPr>
              <w:t xml:space="preserve"> </w:t>
            </w:r>
          </w:p>
        </w:tc>
        <w:tc>
          <w:tcPr>
            <w:tcW w:w="3221" w:type="dxa"/>
            <w:vAlign w:val="center"/>
          </w:tcPr>
          <w:p w14:paraId="5DCA409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20DAA6C" w14:textId="77777777" w:rsidR="00465310" w:rsidRPr="001F59EC" w:rsidRDefault="00465310" w:rsidP="00465310">
      <w:pPr>
        <w:rPr>
          <w:rFonts w:asciiTheme="majorHAnsi" w:hAnsiTheme="majorHAnsi" w:cstheme="majorHAnsi"/>
        </w:rPr>
      </w:pPr>
    </w:p>
    <w:p w14:paraId="314FA8FB" w14:textId="77777777" w:rsidR="00465310" w:rsidRPr="001F59EC" w:rsidRDefault="1906600E" w:rsidP="6B06F679">
      <w:pPr>
        <w:pStyle w:val="berschrift2"/>
        <w:rPr>
          <w:rFonts w:asciiTheme="majorHAnsi" w:hAnsiTheme="majorHAnsi" w:cstheme="majorBidi"/>
        </w:rPr>
      </w:pPr>
      <w:bookmarkStart w:id="463" w:name="_Toc62024272"/>
      <w:bookmarkStart w:id="464" w:name="_Toc1969585504"/>
      <w:r w:rsidRPr="6B06F679">
        <w:rPr>
          <w:rFonts w:asciiTheme="majorHAnsi" w:hAnsiTheme="majorHAnsi" w:cstheme="majorBidi"/>
        </w:rPr>
        <w:t>PWS Actimonda</w:t>
      </w:r>
      <w:bookmarkEnd w:id="463"/>
      <w:bookmarkEnd w:id="464"/>
    </w:p>
    <w:p w14:paraId="5812846B"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Altes Gehaltsprogramm Actimonda. Wird für Archivzwecke und Erstellung von Organigrammen genutzt.</w:t>
      </w:r>
    </w:p>
    <w:tbl>
      <w:tblPr>
        <w:tblStyle w:val="ahdFormatvorlage1"/>
        <w:tblW w:w="9170" w:type="dxa"/>
        <w:tblLook w:val="04A0" w:firstRow="1" w:lastRow="0" w:firstColumn="1" w:lastColumn="0" w:noHBand="0" w:noVBand="1"/>
      </w:tblPr>
      <w:tblGrid>
        <w:gridCol w:w="2401"/>
        <w:gridCol w:w="3548"/>
        <w:gridCol w:w="3221"/>
      </w:tblGrid>
      <w:tr w:rsidR="00465310" w:rsidRPr="001F59EC" w14:paraId="4985FF2A"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596ED18A" w14:textId="77777777" w:rsidR="00465310" w:rsidRPr="001F59EC" w:rsidRDefault="00465310" w:rsidP="000306ED">
            <w:pPr>
              <w:rPr>
                <w:rFonts w:asciiTheme="majorHAnsi" w:hAnsiTheme="majorHAnsi" w:cstheme="majorHAnsi"/>
              </w:rPr>
            </w:pPr>
          </w:p>
        </w:tc>
        <w:tc>
          <w:tcPr>
            <w:tcW w:w="3548" w:type="dxa"/>
          </w:tcPr>
          <w:p w14:paraId="0B697EB7"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692EF550"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2A1058A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49AC6D3"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0CA5AF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big-vpwsac</w:t>
            </w:r>
          </w:p>
        </w:tc>
        <w:tc>
          <w:tcPr>
            <w:tcW w:w="3221" w:type="dxa"/>
            <w:vAlign w:val="center"/>
          </w:tcPr>
          <w:p w14:paraId="5E10155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7FD7D2C3"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256CD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6CD1EB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3221" w:type="dxa"/>
            <w:vAlign w:val="center"/>
          </w:tcPr>
          <w:p w14:paraId="46212010"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336A375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5BD719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1FBB4CF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PWS</w:t>
            </w:r>
          </w:p>
        </w:tc>
        <w:tc>
          <w:tcPr>
            <w:tcW w:w="3221" w:type="dxa"/>
            <w:vAlign w:val="center"/>
          </w:tcPr>
          <w:p w14:paraId="6F83EEBA"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0E9DBFB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CDA533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EB6039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7B4D00A"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52ADCED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4D180AA"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441CCC8"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svc_vpwsac (AD)</w:t>
            </w:r>
          </w:p>
          <w:p w14:paraId="6B59D205" w14:textId="77777777" w:rsidR="00465310"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PWS (SQL)</w:t>
            </w:r>
          </w:p>
        </w:tc>
        <w:tc>
          <w:tcPr>
            <w:tcW w:w="3221" w:type="dxa"/>
            <w:vAlign w:val="center"/>
          </w:tcPr>
          <w:p w14:paraId="6FDB00F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Applikationserver und Filezugriff</w:t>
            </w:r>
          </w:p>
          <w:p w14:paraId="3FC06349"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Service User </w:t>
            </w:r>
          </w:p>
        </w:tc>
      </w:tr>
      <w:tr w:rsidR="00465310" w:rsidRPr="001F59EC" w14:paraId="2B957D1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0E520D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128BE6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G_PWS_AC</w:t>
            </w:r>
          </w:p>
        </w:tc>
        <w:tc>
          <w:tcPr>
            <w:tcW w:w="3221" w:type="dxa"/>
            <w:vAlign w:val="center"/>
          </w:tcPr>
          <w:p w14:paraId="331E46F9"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für Citrix und Fileshare</w:t>
            </w:r>
          </w:p>
        </w:tc>
      </w:tr>
      <w:tr w:rsidR="00465310" w:rsidRPr="001F59EC" w14:paraId="4F2AD5C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ECFC3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3E95163C" w14:textId="59062298"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hyperlink r:id="rId162" w:history="1">
              <w:r w:rsidRPr="001F59EC">
                <w:rPr>
                  <w:rStyle w:val="Hyperlink"/>
                  <w:rFonts w:asciiTheme="majorHAnsi" w:hAnsiTheme="majorHAnsi" w:cstheme="majorHAnsi"/>
                </w:rPr>
                <w:t>\\sv-filei01\apps\pws</w:t>
              </w:r>
            </w:hyperlink>
          </w:p>
        </w:tc>
        <w:tc>
          <w:tcPr>
            <w:tcW w:w="3221" w:type="dxa"/>
            <w:vAlign w:val="center"/>
          </w:tcPr>
          <w:p w14:paraId="7882DB7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Fileshare für PWS Client</w:t>
            </w:r>
          </w:p>
        </w:tc>
      </w:tr>
      <w:tr w:rsidR="00465310" w:rsidRPr="001F59EC" w14:paraId="2A51D39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958E45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23C2F9A"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9FAEC8D"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5512BA5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2FE137"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7DFB0C7"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B8DAC2C"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7150BEB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A83C22C"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lastRenderedPageBreak/>
              <w:t>Dienstleister</w:t>
            </w:r>
          </w:p>
        </w:tc>
        <w:tc>
          <w:tcPr>
            <w:tcW w:w="3548" w:type="dxa"/>
            <w:vAlign w:val="center"/>
          </w:tcPr>
          <w:p w14:paraId="3BBCE3A8"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AKDB</w:t>
            </w:r>
          </w:p>
          <w:p w14:paraId="58767D6B" w14:textId="0B4D0613"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color w:val="1F497D"/>
                <w:lang w:eastAsia="de-DE"/>
              </w:rPr>
            </w:pPr>
            <w:r w:rsidRPr="001F59EC">
              <w:rPr>
                <w:rFonts w:asciiTheme="majorHAnsi" w:hAnsiTheme="majorHAnsi" w:cstheme="majorHAnsi"/>
                <w:color w:val="1F497D"/>
                <w:lang w:eastAsia="de-DE"/>
              </w:rPr>
              <w:t>Stefan Völkl</w:t>
            </w:r>
            <w:r w:rsidR="00465310" w:rsidRPr="001F59EC">
              <w:rPr>
                <w:rFonts w:asciiTheme="majorHAnsi" w:hAnsiTheme="majorHAnsi" w:cstheme="majorHAnsi"/>
              </w:rPr>
              <w:br/>
            </w:r>
            <w:hyperlink r:id="rId163">
              <w:r w:rsidRPr="001F59EC">
                <w:rPr>
                  <w:rStyle w:val="Hyperlink"/>
                  <w:rFonts w:asciiTheme="majorHAnsi" w:hAnsiTheme="majorHAnsi" w:cstheme="majorHAnsi"/>
                  <w:color w:val="0000FF"/>
                  <w:lang w:eastAsia="de-DE"/>
                </w:rPr>
                <w:t>https://kundenportal.akdb.de/</w:t>
              </w:r>
            </w:hyperlink>
          </w:p>
          <w:p w14:paraId="54B66675" w14:textId="77777777" w:rsidR="00465310" w:rsidRPr="001F59EC" w:rsidRDefault="1906600E" w:rsidP="1906600E">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sz w:val="22"/>
                <w:lang w:eastAsia="de-DE"/>
              </w:rPr>
            </w:pPr>
            <w:r w:rsidRPr="001F59EC">
              <w:rPr>
                <w:rFonts w:asciiTheme="majorHAnsi" w:hAnsiTheme="majorHAnsi" w:cstheme="majorHAnsi"/>
                <w:lang w:eastAsia="de-DE"/>
              </w:rPr>
              <w:t>Telefon  0800 / 25 53 222-30 </w:t>
            </w:r>
          </w:p>
          <w:p w14:paraId="7485889E" w14:textId="75097190"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4" w:history="1">
              <w:r w:rsidRPr="001F59EC">
                <w:rPr>
                  <w:rStyle w:val="Hyperlink"/>
                  <w:rFonts w:asciiTheme="majorHAnsi" w:hAnsiTheme="majorHAnsi" w:cstheme="majorHAnsi"/>
                  <w:color w:val="0000FF"/>
                  <w:lang w:eastAsia="de-DE"/>
                </w:rPr>
                <w:t>stefan.voelkl@akdb.de</w:t>
              </w:r>
            </w:hyperlink>
          </w:p>
        </w:tc>
        <w:tc>
          <w:tcPr>
            <w:tcW w:w="3221" w:type="dxa"/>
            <w:vAlign w:val="center"/>
          </w:tcPr>
          <w:p w14:paraId="41D707B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Hr. Völkl hat die Installation begleitet.</w:t>
            </w:r>
          </w:p>
        </w:tc>
      </w:tr>
    </w:tbl>
    <w:p w14:paraId="41B06EC2" w14:textId="77777777" w:rsidR="00465310" w:rsidRPr="001F59EC" w:rsidRDefault="00465310" w:rsidP="00465310">
      <w:pPr>
        <w:rPr>
          <w:rFonts w:asciiTheme="majorHAnsi" w:hAnsiTheme="majorHAnsi" w:cstheme="majorHAnsi"/>
        </w:rPr>
      </w:pPr>
    </w:p>
    <w:p w14:paraId="2895D607" w14:textId="77777777" w:rsidR="00465310" w:rsidRPr="001F59EC" w:rsidRDefault="1906600E" w:rsidP="6B06F679">
      <w:pPr>
        <w:pStyle w:val="berschrift2"/>
        <w:rPr>
          <w:rFonts w:asciiTheme="majorHAnsi" w:hAnsiTheme="majorHAnsi" w:cstheme="majorBidi"/>
        </w:rPr>
      </w:pPr>
      <w:bookmarkStart w:id="465" w:name="_Toc62024273"/>
      <w:bookmarkStart w:id="466" w:name="_Toc1870991650"/>
      <w:r w:rsidRPr="6B06F679">
        <w:rPr>
          <w:rFonts w:asciiTheme="majorHAnsi" w:hAnsiTheme="majorHAnsi" w:cstheme="majorBidi"/>
        </w:rPr>
        <w:t>VEDA</w:t>
      </w:r>
      <w:bookmarkEnd w:id="465"/>
      <w:bookmarkEnd w:id="466"/>
    </w:p>
    <w:p w14:paraId="1740A44F"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Aktuelles Gehaltsproramm. Besteht aus zwei Komponenten. VEDA Horizon und VEDA Entgeld. Beide Applikationen laufen unter Apache Tomcat. Über VEDA Horizon rufen die User ihre Gehaltsabrechnung per Browser ab. Die User müssen lokal in der Anwendung angelegt werden. Die Anmeldung selbst läuft aber gegen das Active Directory. Der Anmeldename im VEDA muss daher identisch mit dem sAMAccountName sein.</w:t>
      </w:r>
    </w:p>
    <w:p w14:paraId="25EC3568" w14:textId="77777777" w:rsidR="00465310" w:rsidRPr="001F59EC" w:rsidRDefault="00465310" w:rsidP="00465310">
      <w:pPr>
        <w:rPr>
          <w:rFonts w:asciiTheme="majorHAnsi" w:hAnsiTheme="majorHAnsi" w:cstheme="majorHAnsi"/>
        </w:rPr>
      </w:pPr>
      <w:r w:rsidRPr="001F59EC">
        <w:rPr>
          <w:rFonts w:asciiTheme="majorHAnsi" w:hAnsiTheme="majorHAnsi" w:cstheme="majorHAnsi"/>
        </w:rPr>
        <w:t xml:space="preserve"> </w:t>
      </w:r>
    </w:p>
    <w:tbl>
      <w:tblPr>
        <w:tblStyle w:val="ahdFormatvorlage1"/>
        <w:tblW w:w="9170" w:type="dxa"/>
        <w:tblLook w:val="04A0" w:firstRow="1" w:lastRow="0" w:firstColumn="1" w:lastColumn="0" w:noHBand="0" w:noVBand="1"/>
      </w:tblPr>
      <w:tblGrid>
        <w:gridCol w:w="2401"/>
        <w:gridCol w:w="3548"/>
        <w:gridCol w:w="3221"/>
      </w:tblGrid>
      <w:tr w:rsidR="00465310" w:rsidRPr="001F59EC" w14:paraId="3124B8B2"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1C98DED" w14:textId="77777777" w:rsidR="00465310" w:rsidRPr="001F59EC" w:rsidRDefault="00465310" w:rsidP="000306ED">
            <w:pPr>
              <w:rPr>
                <w:rFonts w:asciiTheme="majorHAnsi" w:hAnsiTheme="majorHAnsi" w:cstheme="majorHAnsi"/>
              </w:rPr>
            </w:pPr>
          </w:p>
        </w:tc>
        <w:tc>
          <w:tcPr>
            <w:tcW w:w="3548" w:type="dxa"/>
          </w:tcPr>
          <w:p w14:paraId="5C56B14F"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4DD196A"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3A893EF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8CE5F8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0348AB9"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big-vvedaac</w:t>
            </w:r>
          </w:p>
        </w:tc>
        <w:tc>
          <w:tcPr>
            <w:tcW w:w="3221" w:type="dxa"/>
            <w:vAlign w:val="center"/>
          </w:tcPr>
          <w:p w14:paraId="0ABAC7A2"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266331EA"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E41242E"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415D71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BIG-VSQL01\INSTANZ02</w:t>
            </w:r>
          </w:p>
        </w:tc>
        <w:tc>
          <w:tcPr>
            <w:tcW w:w="3221" w:type="dxa"/>
            <w:vAlign w:val="center"/>
          </w:tcPr>
          <w:p w14:paraId="34EA9502"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09F0414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67E9CB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24F405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VEDA_ENTGELT</w:t>
            </w:r>
          </w:p>
          <w:p w14:paraId="35635ED5"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VEDA_HORIZON</w:t>
            </w:r>
          </w:p>
        </w:tc>
        <w:tc>
          <w:tcPr>
            <w:tcW w:w="3221" w:type="dxa"/>
            <w:vAlign w:val="center"/>
          </w:tcPr>
          <w:p w14:paraId="4039F171"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5FD1CF5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105611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66990F5"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3AEAE14B"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43224E6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F0D09D1"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23E410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svc_vvedaac (AD)</w:t>
            </w:r>
          </w:p>
        </w:tc>
        <w:tc>
          <w:tcPr>
            <w:tcW w:w="3221" w:type="dxa"/>
            <w:vAlign w:val="center"/>
          </w:tcPr>
          <w:p w14:paraId="2951D342"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Applikationserver AD Bind</w:t>
            </w:r>
          </w:p>
        </w:tc>
      </w:tr>
      <w:tr w:rsidR="00465310" w:rsidRPr="001F59EC" w14:paraId="1741574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627154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467CCF5"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G_VEDAAC</w:t>
            </w:r>
          </w:p>
        </w:tc>
        <w:tc>
          <w:tcPr>
            <w:tcW w:w="3221" w:type="dxa"/>
            <w:vAlign w:val="center"/>
          </w:tcPr>
          <w:p w14:paraId="4D2ECB7D"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Zugriff VEDA Horizon</w:t>
            </w:r>
          </w:p>
        </w:tc>
      </w:tr>
      <w:tr w:rsidR="00465310" w:rsidRPr="001F59EC" w14:paraId="7C226AF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BCE7C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2A137EC1" w14:textId="43AA6045"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Style w:val="Hyperlink"/>
                <w:rFonts w:asciiTheme="majorHAnsi" w:hAnsiTheme="majorHAnsi" w:cstheme="majorHAnsi"/>
                <w:lang w:val="en-US"/>
              </w:rPr>
            </w:pPr>
            <w:hyperlink r:id="rId165" w:history="1">
              <w:r w:rsidRPr="001F59EC">
                <w:rPr>
                  <w:rStyle w:val="Hyperlink"/>
                  <w:rFonts w:asciiTheme="majorHAnsi" w:hAnsiTheme="majorHAnsi" w:cstheme="majorHAnsi"/>
                  <w:lang w:val="en-US"/>
                </w:rPr>
                <w:t>\\big-vvedaac\veda2actimonda\sepa-dateien</w:t>
              </w:r>
            </w:hyperlink>
          </w:p>
          <w:p w14:paraId="48F268F6" w14:textId="6E10BE10"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hyperlink r:id="rId166" w:history="1">
              <w:r w:rsidRPr="001F59EC">
                <w:rPr>
                  <w:rStyle w:val="Hyperlink"/>
                  <w:rFonts w:asciiTheme="majorHAnsi" w:hAnsiTheme="majorHAnsi" w:cstheme="majorHAnsi"/>
                  <w:lang w:val="en-US"/>
                </w:rPr>
                <w:t>\\big-vvedaac\ToPC</w:t>
              </w:r>
            </w:hyperlink>
            <w:r w:rsidRPr="001F59EC">
              <w:rPr>
                <w:rFonts w:asciiTheme="majorHAnsi" w:hAnsiTheme="majorHAnsi" w:cstheme="majorHAnsi"/>
                <w:lang w:val="en-US"/>
              </w:rPr>
              <w:t xml:space="preserve"> </w:t>
            </w:r>
          </w:p>
          <w:p w14:paraId="16B17DB6"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c>
          <w:tcPr>
            <w:tcW w:w="3221" w:type="dxa"/>
            <w:vAlign w:val="center"/>
          </w:tcPr>
          <w:p w14:paraId="3230688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LW V: über GPO </w:t>
            </w:r>
          </w:p>
          <w:p w14:paraId="062648A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p w14:paraId="05BEDB95"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LW W: über GPO</w:t>
            </w:r>
          </w:p>
          <w:p w14:paraId="05FAA897"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uc_cvad1912_laufwerke_HR</w:t>
            </w:r>
          </w:p>
        </w:tc>
      </w:tr>
      <w:tr w:rsidR="00465310" w:rsidRPr="001F59EC" w14:paraId="737259E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F6D8155"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3707755E"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42E68AC"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48802C6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4F122A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1CB522F"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601CB608"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4F4CD58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833F036"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B93396E"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b/>
                <w:bCs/>
              </w:rPr>
              <w:t>VEDA GmbH</w:t>
            </w:r>
            <w:r w:rsidR="00465310" w:rsidRPr="001F59EC">
              <w:rPr>
                <w:rFonts w:asciiTheme="majorHAnsi" w:hAnsiTheme="majorHAnsi" w:cstheme="majorHAnsi"/>
              </w:rPr>
              <w:br/>
            </w:r>
            <w:r w:rsidRPr="001F59EC">
              <w:rPr>
                <w:rFonts w:asciiTheme="majorHAnsi" w:hAnsiTheme="majorHAnsi" w:cstheme="majorHAnsi"/>
              </w:rPr>
              <w:t>Carl-Zeiss-Straße 14</w:t>
            </w:r>
            <w:r w:rsidR="00465310" w:rsidRPr="001F59EC">
              <w:rPr>
                <w:rFonts w:asciiTheme="majorHAnsi" w:hAnsiTheme="majorHAnsi" w:cstheme="majorHAnsi"/>
              </w:rPr>
              <w:br/>
            </w:r>
            <w:r w:rsidRPr="001F59EC">
              <w:rPr>
                <w:rFonts w:asciiTheme="majorHAnsi" w:hAnsiTheme="majorHAnsi" w:cstheme="majorHAnsi"/>
              </w:rPr>
              <w:t>52477 Alsdorf</w:t>
            </w:r>
          </w:p>
          <w:p w14:paraId="5A0F2DDD" w14:textId="3EF8CC72"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hyperlink r:id="rId167" w:history="1">
              <w:r w:rsidRPr="001F59EC">
                <w:rPr>
                  <w:rStyle w:val="Hyperlink"/>
                  <w:rFonts w:asciiTheme="majorHAnsi" w:hAnsiTheme="majorHAnsi" w:cstheme="majorHAnsi"/>
                  <w:color w:val="009F82"/>
                  <w:szCs w:val="20"/>
                </w:rPr>
                <w:t>www.veda.net</w:t>
              </w:r>
            </w:hyperlink>
          </w:p>
        </w:tc>
        <w:tc>
          <w:tcPr>
            <w:tcW w:w="3221" w:type="dxa"/>
            <w:vAlign w:val="center"/>
          </w:tcPr>
          <w:p w14:paraId="135F6FB3"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bl>
    <w:p w14:paraId="51A8A263" w14:textId="77777777" w:rsidR="00465310" w:rsidRPr="001F59EC" w:rsidRDefault="00465310" w:rsidP="00465310">
      <w:pPr>
        <w:rPr>
          <w:rFonts w:asciiTheme="majorHAnsi" w:hAnsiTheme="majorHAnsi" w:cstheme="majorHAnsi"/>
        </w:rPr>
      </w:pPr>
    </w:p>
    <w:p w14:paraId="4D6AA3F4"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Gruppenrichtlinie für VEDA Laufwerke:</w:t>
      </w:r>
    </w:p>
    <w:p w14:paraId="0F20A860" w14:textId="77777777" w:rsidR="00465310" w:rsidRPr="001F59EC" w:rsidRDefault="00465310" w:rsidP="00465310">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10790EE8" wp14:editId="0F3D93E8">
            <wp:extent cx="5760720" cy="1301115"/>
            <wp:effectExtent l="0" t="0" r="0"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28"/>
                    <pic:cNvPicPr/>
                  </pic:nvPicPr>
                  <pic:blipFill>
                    <a:blip r:embed="rId168">
                      <a:extLst>
                        <a:ext uri="{28A0092B-C50C-407E-A947-70E740481C1C}">
                          <a14:useLocalDpi xmlns:a14="http://schemas.microsoft.com/office/drawing/2010/main" val="0"/>
                        </a:ext>
                      </a:extLst>
                    </a:blip>
                    <a:stretch>
                      <a:fillRect/>
                    </a:stretch>
                  </pic:blipFill>
                  <pic:spPr>
                    <a:xfrm>
                      <a:off x="0" y="0"/>
                      <a:ext cx="5760720" cy="1301115"/>
                    </a:xfrm>
                    <a:prstGeom prst="rect">
                      <a:avLst/>
                    </a:prstGeom>
                  </pic:spPr>
                </pic:pic>
              </a:graphicData>
            </a:graphic>
          </wp:inline>
        </w:drawing>
      </w:r>
    </w:p>
    <w:p w14:paraId="72E83174" w14:textId="77777777" w:rsidR="00465310" w:rsidRPr="001F59EC" w:rsidRDefault="00465310" w:rsidP="00465310">
      <w:pPr>
        <w:rPr>
          <w:rFonts w:asciiTheme="majorHAnsi" w:hAnsiTheme="majorHAnsi" w:cstheme="majorHAnsi"/>
        </w:rPr>
      </w:pPr>
    </w:p>
    <w:p w14:paraId="50BE3363" w14:textId="77777777" w:rsidR="00465310" w:rsidRPr="001F59EC" w:rsidRDefault="1906600E" w:rsidP="6B06F679">
      <w:pPr>
        <w:pStyle w:val="berschrift2"/>
        <w:rPr>
          <w:rFonts w:asciiTheme="majorHAnsi" w:hAnsiTheme="majorHAnsi" w:cstheme="majorBidi"/>
        </w:rPr>
      </w:pPr>
      <w:bookmarkStart w:id="467" w:name="_Toc62024274"/>
      <w:bookmarkStart w:id="468" w:name="_Toc64319166"/>
      <w:r w:rsidRPr="6B06F679">
        <w:rPr>
          <w:rFonts w:asciiTheme="majorHAnsi" w:hAnsiTheme="majorHAnsi" w:cstheme="majorBidi"/>
        </w:rPr>
        <w:lastRenderedPageBreak/>
        <w:t>Intranet actimonda</w:t>
      </w:r>
      <w:bookmarkEnd w:id="467"/>
      <w:bookmarkEnd w:id="468"/>
    </w:p>
    <w:p w14:paraId="2BC64DBC" w14:textId="77777777" w:rsidR="00465310" w:rsidRPr="001F59EC" w:rsidRDefault="1906600E" w:rsidP="00465310">
      <w:pPr>
        <w:rPr>
          <w:rFonts w:asciiTheme="majorHAnsi" w:hAnsiTheme="majorHAnsi" w:cstheme="majorHAnsi"/>
        </w:rPr>
      </w:pPr>
      <w:r w:rsidRPr="001F59EC">
        <w:rPr>
          <w:rFonts w:asciiTheme="majorHAnsi" w:hAnsiTheme="majorHAnsi" w:cstheme="majorHAnsi"/>
        </w:rPr>
        <w:t>Intranet der actimonda. Linux Server mit mysql DB, Webserver und AD Bind. Die Verwaltung von dem System übernimmt Hr. Kraus.</w:t>
      </w:r>
    </w:p>
    <w:tbl>
      <w:tblPr>
        <w:tblStyle w:val="ahdFormatvorlage1"/>
        <w:tblW w:w="9170" w:type="dxa"/>
        <w:tblLook w:val="04A0" w:firstRow="1" w:lastRow="0" w:firstColumn="1" w:lastColumn="0" w:noHBand="0" w:noVBand="1"/>
      </w:tblPr>
      <w:tblGrid>
        <w:gridCol w:w="2401"/>
        <w:gridCol w:w="3548"/>
        <w:gridCol w:w="3221"/>
      </w:tblGrid>
      <w:tr w:rsidR="00465310" w:rsidRPr="001F59EC" w14:paraId="1A383DAA"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1A0E6EE" w14:textId="77777777" w:rsidR="00465310" w:rsidRPr="001F59EC" w:rsidRDefault="00465310" w:rsidP="000306ED">
            <w:pPr>
              <w:rPr>
                <w:rFonts w:asciiTheme="majorHAnsi" w:hAnsiTheme="majorHAnsi" w:cstheme="majorHAnsi"/>
              </w:rPr>
            </w:pPr>
          </w:p>
        </w:tc>
        <w:tc>
          <w:tcPr>
            <w:tcW w:w="3548" w:type="dxa"/>
          </w:tcPr>
          <w:p w14:paraId="44C83D29" w14:textId="77777777" w:rsidR="00465310" w:rsidRPr="001F59EC" w:rsidRDefault="00465310"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0DF1BBF" w14:textId="77777777" w:rsidR="00465310" w:rsidRPr="001F59EC" w:rsidRDefault="1906600E" w:rsidP="000306E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65310" w:rsidRPr="001F59EC" w14:paraId="1AFFFD0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AA25CF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1D5C1D4"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big-vintranetac</w:t>
            </w:r>
          </w:p>
        </w:tc>
        <w:tc>
          <w:tcPr>
            <w:tcW w:w="3221" w:type="dxa"/>
            <w:vAlign w:val="center"/>
          </w:tcPr>
          <w:p w14:paraId="4079C825"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1F608F69"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9A90E4"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9B56021"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E35C201"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2A29B4F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6A6A1D"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4B75B280"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Lokale MySQL</w:t>
            </w:r>
          </w:p>
        </w:tc>
        <w:tc>
          <w:tcPr>
            <w:tcW w:w="3221" w:type="dxa"/>
            <w:vAlign w:val="center"/>
          </w:tcPr>
          <w:p w14:paraId="7D4DBBC7"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5DB8E1C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10EC69"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D4A28D9" w14:textId="77777777" w:rsidR="00465310" w:rsidRPr="001F59EC" w:rsidRDefault="1906600E"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intranet.actimonda.de</w:t>
            </w:r>
          </w:p>
        </w:tc>
        <w:tc>
          <w:tcPr>
            <w:tcW w:w="3221" w:type="dxa"/>
            <w:vAlign w:val="center"/>
          </w:tcPr>
          <w:p w14:paraId="110DE939"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6F1DB50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8B9B635"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78FC3DB"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svc_vintranetac (AD)</w:t>
            </w:r>
          </w:p>
        </w:tc>
        <w:tc>
          <w:tcPr>
            <w:tcW w:w="3221" w:type="dxa"/>
            <w:vAlign w:val="center"/>
          </w:tcPr>
          <w:p w14:paraId="51596FAA"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AD Bind</w:t>
            </w:r>
          </w:p>
        </w:tc>
      </w:tr>
      <w:tr w:rsidR="00465310" w:rsidRPr="001F59EC" w14:paraId="2AB9A8B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1B7D44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45824F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48F5B98"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F90A1C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F8A4DCC"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7D7525D" w14:textId="77777777" w:rsidR="00465310" w:rsidRPr="001F59EC" w:rsidRDefault="218DE66B"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A7FB006"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2C062DA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A9B5A10"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04DADA94"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000D2C"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65310" w:rsidRPr="001F59EC" w14:paraId="145821F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412ED6A"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52AAB63" w14:textId="77777777" w:rsidR="00465310" w:rsidRPr="001F59EC" w:rsidRDefault="1906600E"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30FDD16D" w14:textId="77777777" w:rsidR="00465310" w:rsidRPr="001F59EC" w:rsidRDefault="00465310" w:rsidP="000306E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65310" w:rsidRPr="001F59EC" w14:paraId="6032D77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41C7CCB" w14:textId="77777777" w:rsidR="00465310" w:rsidRPr="001F59EC" w:rsidRDefault="1906600E" w:rsidP="000306E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23EC2CB9" w14:textId="77777777" w:rsidR="00465310" w:rsidRPr="001F59EC" w:rsidRDefault="218DE66B"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7C78CB" w14:textId="77777777" w:rsidR="00465310" w:rsidRPr="001F59EC" w:rsidRDefault="00465310" w:rsidP="000306E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97FDFC5" w14:textId="77777777" w:rsidR="00465310" w:rsidRPr="001F59EC" w:rsidRDefault="00465310" w:rsidP="00465310">
      <w:pPr>
        <w:rPr>
          <w:rFonts w:asciiTheme="majorHAnsi" w:hAnsiTheme="majorHAnsi" w:cstheme="majorHAnsi"/>
        </w:rPr>
      </w:pPr>
    </w:p>
    <w:p w14:paraId="55D756C2" w14:textId="59B85A9D" w:rsidR="00465310" w:rsidRPr="001F59EC" w:rsidRDefault="00465310" w:rsidP="00465310">
      <w:pPr>
        <w:rPr>
          <w:rFonts w:asciiTheme="majorHAnsi" w:hAnsiTheme="majorHAnsi" w:cstheme="majorHAnsi"/>
        </w:rPr>
      </w:pPr>
      <w:r w:rsidRPr="001F59EC">
        <w:rPr>
          <w:rFonts w:asciiTheme="majorHAnsi" w:hAnsiTheme="majorHAnsi" w:cstheme="majorHAnsi"/>
        </w:rPr>
        <w:br w:type="page"/>
      </w:r>
    </w:p>
    <w:p w14:paraId="023C1B1B" w14:textId="79779238" w:rsidR="0003713B" w:rsidRPr="001F59EC" w:rsidRDefault="1906600E" w:rsidP="6B06F679">
      <w:pPr>
        <w:pStyle w:val="berschrift2"/>
        <w:rPr>
          <w:rFonts w:asciiTheme="majorHAnsi" w:hAnsiTheme="majorHAnsi" w:cstheme="majorBidi"/>
        </w:rPr>
      </w:pPr>
      <w:bookmarkStart w:id="469" w:name="_Toc266091462"/>
      <w:r w:rsidRPr="6B06F679">
        <w:rPr>
          <w:rFonts w:asciiTheme="majorHAnsi" w:hAnsiTheme="majorHAnsi" w:cstheme="majorBidi"/>
        </w:rPr>
        <w:lastRenderedPageBreak/>
        <w:t>big-vansible</w:t>
      </w:r>
      <w:bookmarkEnd w:id="469"/>
    </w:p>
    <w:tbl>
      <w:tblPr>
        <w:tblStyle w:val="ahdFormatvorlage1"/>
        <w:tblW w:w="0" w:type="auto"/>
        <w:tblLook w:val="04A0" w:firstRow="1" w:lastRow="0" w:firstColumn="1" w:lastColumn="0" w:noHBand="0" w:noVBand="1"/>
      </w:tblPr>
      <w:tblGrid>
        <w:gridCol w:w="3020"/>
        <w:gridCol w:w="3021"/>
        <w:gridCol w:w="3021"/>
      </w:tblGrid>
      <w:tr w:rsidR="00AB363F" w:rsidRPr="001F59EC" w14:paraId="4FCB70B9"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F4365FE" w14:textId="77777777" w:rsidR="00AB363F" w:rsidRPr="001F59EC" w:rsidRDefault="00AB363F" w:rsidP="00AB363F">
            <w:pPr>
              <w:rPr>
                <w:rFonts w:asciiTheme="majorHAnsi" w:hAnsiTheme="majorHAnsi" w:cstheme="majorHAnsi"/>
              </w:rPr>
            </w:pPr>
          </w:p>
        </w:tc>
        <w:tc>
          <w:tcPr>
            <w:tcW w:w="3021" w:type="dxa"/>
          </w:tcPr>
          <w:p w14:paraId="77AC8A07" w14:textId="77777777" w:rsidR="00AB363F" w:rsidRPr="001F59EC" w:rsidRDefault="00AB363F" w:rsidP="00AB363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313816B2" w14:textId="6A62E36B" w:rsidR="00AB363F" w:rsidRPr="001F59EC" w:rsidRDefault="1906600E" w:rsidP="00AB363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AB363F" w:rsidRPr="001F59EC" w14:paraId="3A8D499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AB03CAD" w14:textId="2C76A812" w:rsidR="00AB363F" w:rsidRPr="001F59EC" w:rsidRDefault="1906600E" w:rsidP="00AB363F">
            <w:pPr>
              <w:rPr>
                <w:rFonts w:asciiTheme="majorHAnsi" w:hAnsiTheme="majorHAnsi" w:cstheme="majorHAnsi"/>
              </w:rPr>
            </w:pPr>
            <w:r w:rsidRPr="001F59EC">
              <w:rPr>
                <w:rFonts w:asciiTheme="majorHAnsi" w:hAnsiTheme="majorHAnsi" w:cstheme="majorHAnsi"/>
              </w:rPr>
              <w:t>Application Server</w:t>
            </w:r>
          </w:p>
        </w:tc>
        <w:tc>
          <w:tcPr>
            <w:tcW w:w="3021" w:type="dxa"/>
          </w:tcPr>
          <w:p w14:paraId="6614A006" w14:textId="4769DD97"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big-vansible</w:t>
            </w:r>
          </w:p>
        </w:tc>
        <w:tc>
          <w:tcPr>
            <w:tcW w:w="3021" w:type="dxa"/>
          </w:tcPr>
          <w:p w14:paraId="404BE497"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64E1F6E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94D5D21" w14:textId="578521AB" w:rsidR="00AB363F" w:rsidRPr="001F59EC" w:rsidRDefault="1906600E" w:rsidP="00AB363F">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07FAA012" w14:textId="4366D621"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4DB874A"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6C84681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BCAC228" w14:textId="3AA9C0DF" w:rsidR="00AB363F" w:rsidRPr="001F59EC" w:rsidRDefault="1906600E" w:rsidP="00AB363F">
            <w:pPr>
              <w:rPr>
                <w:rFonts w:asciiTheme="majorHAnsi" w:hAnsiTheme="majorHAnsi" w:cstheme="majorHAnsi"/>
              </w:rPr>
            </w:pPr>
            <w:r w:rsidRPr="001F59EC">
              <w:rPr>
                <w:rFonts w:asciiTheme="majorHAnsi" w:hAnsiTheme="majorHAnsi" w:cstheme="majorHAnsi"/>
              </w:rPr>
              <w:t>Datenbanken</w:t>
            </w:r>
          </w:p>
        </w:tc>
        <w:tc>
          <w:tcPr>
            <w:tcW w:w="3021" w:type="dxa"/>
          </w:tcPr>
          <w:p w14:paraId="3C874D20" w14:textId="5B317585" w:rsidR="00AB363F" w:rsidRPr="001F59EC" w:rsidRDefault="218DE66B"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DA6A13D"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2015BEF9"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4F18864" w14:textId="2060ACDA" w:rsidR="00AB363F" w:rsidRPr="001F59EC" w:rsidRDefault="1906600E" w:rsidP="00AB363F">
            <w:pPr>
              <w:rPr>
                <w:rFonts w:asciiTheme="majorHAnsi" w:hAnsiTheme="majorHAnsi" w:cstheme="majorHAnsi"/>
              </w:rPr>
            </w:pPr>
            <w:r w:rsidRPr="001F59EC">
              <w:rPr>
                <w:rFonts w:asciiTheme="majorHAnsi" w:hAnsiTheme="majorHAnsi" w:cstheme="majorHAnsi"/>
              </w:rPr>
              <w:t>DNS Alias</w:t>
            </w:r>
          </w:p>
        </w:tc>
        <w:tc>
          <w:tcPr>
            <w:tcW w:w="3021" w:type="dxa"/>
          </w:tcPr>
          <w:p w14:paraId="710A5CBC" w14:textId="13765EBD"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594949B"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67C8D3E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0C943B0" w14:textId="520997AE" w:rsidR="00AB363F" w:rsidRPr="001F59EC" w:rsidRDefault="1906600E" w:rsidP="00AB363F">
            <w:pPr>
              <w:rPr>
                <w:rFonts w:asciiTheme="majorHAnsi" w:hAnsiTheme="majorHAnsi" w:cstheme="majorHAnsi"/>
              </w:rPr>
            </w:pPr>
            <w:r w:rsidRPr="001F59EC">
              <w:rPr>
                <w:rFonts w:asciiTheme="majorHAnsi" w:hAnsiTheme="majorHAnsi" w:cstheme="majorHAnsi"/>
              </w:rPr>
              <w:t>Server User</w:t>
            </w:r>
          </w:p>
        </w:tc>
        <w:tc>
          <w:tcPr>
            <w:tcW w:w="3021" w:type="dxa"/>
          </w:tcPr>
          <w:p w14:paraId="14367162" w14:textId="5E31479F"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w:t>
            </w:r>
          </w:p>
        </w:tc>
        <w:tc>
          <w:tcPr>
            <w:tcW w:w="3021" w:type="dxa"/>
          </w:tcPr>
          <w:p w14:paraId="07A88A28"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5EC682A5"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3355AF6" w14:textId="60B88F95" w:rsidR="00AB363F" w:rsidRPr="001F59EC" w:rsidRDefault="1906600E" w:rsidP="00AB363F">
            <w:pPr>
              <w:rPr>
                <w:rFonts w:asciiTheme="majorHAnsi" w:hAnsiTheme="majorHAnsi" w:cstheme="majorHAnsi"/>
              </w:rPr>
            </w:pPr>
            <w:r w:rsidRPr="001F59EC">
              <w:rPr>
                <w:rFonts w:asciiTheme="majorHAnsi" w:hAnsiTheme="majorHAnsi" w:cstheme="majorHAnsi"/>
              </w:rPr>
              <w:t>AD Gruppen</w:t>
            </w:r>
          </w:p>
        </w:tc>
        <w:tc>
          <w:tcPr>
            <w:tcW w:w="3021" w:type="dxa"/>
          </w:tcPr>
          <w:p w14:paraId="40EF6FF3" w14:textId="23958B56"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A69C49"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534C618B"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283F7D2" w14:textId="5FB2AF94" w:rsidR="00AB363F" w:rsidRPr="001F59EC" w:rsidRDefault="1906600E" w:rsidP="00AB363F">
            <w:pPr>
              <w:rPr>
                <w:rFonts w:asciiTheme="majorHAnsi" w:hAnsiTheme="majorHAnsi" w:cstheme="majorHAnsi"/>
              </w:rPr>
            </w:pPr>
            <w:r w:rsidRPr="001F59EC">
              <w:rPr>
                <w:rFonts w:asciiTheme="majorHAnsi" w:hAnsiTheme="majorHAnsi" w:cstheme="majorHAnsi"/>
              </w:rPr>
              <w:t>File Services</w:t>
            </w:r>
          </w:p>
        </w:tc>
        <w:tc>
          <w:tcPr>
            <w:tcW w:w="3021" w:type="dxa"/>
          </w:tcPr>
          <w:p w14:paraId="0BC70304" w14:textId="3B0F1D49" w:rsidR="00AB363F" w:rsidRPr="001F59EC" w:rsidRDefault="218DE66B"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CCB6E1E"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6D8701E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BA6C06" w14:textId="7EF845FD" w:rsidR="00AB363F" w:rsidRPr="001F59EC" w:rsidRDefault="1906600E" w:rsidP="00AB363F">
            <w:pPr>
              <w:rPr>
                <w:rFonts w:asciiTheme="majorHAnsi" w:hAnsiTheme="majorHAnsi" w:cstheme="majorHAnsi"/>
              </w:rPr>
            </w:pPr>
            <w:r w:rsidRPr="001F59EC">
              <w:rPr>
                <w:rFonts w:asciiTheme="majorHAnsi" w:hAnsiTheme="majorHAnsi" w:cstheme="majorHAnsi"/>
              </w:rPr>
              <w:t>Mail</w:t>
            </w:r>
          </w:p>
        </w:tc>
        <w:tc>
          <w:tcPr>
            <w:tcW w:w="3021" w:type="dxa"/>
          </w:tcPr>
          <w:p w14:paraId="0FCEEE3C" w14:textId="4DE35874"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096354A"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AB363F" w:rsidRPr="001F59EC" w14:paraId="016F3B04"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77F782F" w14:textId="1BCD044B" w:rsidR="00AB363F" w:rsidRPr="001F59EC" w:rsidRDefault="1906600E" w:rsidP="00AB363F">
            <w:pPr>
              <w:rPr>
                <w:rFonts w:asciiTheme="majorHAnsi" w:hAnsiTheme="majorHAnsi" w:cstheme="majorHAnsi"/>
              </w:rPr>
            </w:pPr>
            <w:r w:rsidRPr="001F59EC">
              <w:rPr>
                <w:rFonts w:asciiTheme="majorHAnsi" w:hAnsiTheme="majorHAnsi" w:cstheme="majorHAnsi"/>
              </w:rPr>
              <w:t>Ansprechpartner</w:t>
            </w:r>
          </w:p>
        </w:tc>
        <w:tc>
          <w:tcPr>
            <w:tcW w:w="3021" w:type="dxa"/>
          </w:tcPr>
          <w:p w14:paraId="503284DB" w14:textId="435421C3" w:rsidR="00AB363F" w:rsidRPr="001F59EC" w:rsidRDefault="1906600E"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3D1FA0F9" w14:textId="77777777" w:rsidR="00AB363F" w:rsidRPr="001F59EC" w:rsidRDefault="00AB363F" w:rsidP="00AB363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AB363F" w:rsidRPr="001F59EC" w14:paraId="705BAF4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C22279E" w14:textId="5F30745B" w:rsidR="00AB363F" w:rsidRPr="001F59EC" w:rsidRDefault="1906600E" w:rsidP="00AB363F">
            <w:pPr>
              <w:rPr>
                <w:rFonts w:asciiTheme="majorHAnsi" w:hAnsiTheme="majorHAnsi" w:cstheme="majorHAnsi"/>
              </w:rPr>
            </w:pPr>
            <w:r w:rsidRPr="001F59EC">
              <w:rPr>
                <w:rFonts w:asciiTheme="majorHAnsi" w:hAnsiTheme="majorHAnsi" w:cstheme="majorHAnsi"/>
              </w:rPr>
              <w:t>Dienstleister</w:t>
            </w:r>
          </w:p>
        </w:tc>
        <w:tc>
          <w:tcPr>
            <w:tcW w:w="3021" w:type="dxa"/>
          </w:tcPr>
          <w:p w14:paraId="2556BAC8" w14:textId="25C5394D" w:rsidR="00AB363F" w:rsidRPr="001F59EC" w:rsidRDefault="218DE66B"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B485118" w14:textId="77777777" w:rsidR="00AB363F" w:rsidRPr="001F59EC" w:rsidRDefault="00AB363F" w:rsidP="00AB363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41EAE2F" w14:textId="77777777" w:rsidR="00AB363F" w:rsidRPr="001F59EC" w:rsidRDefault="00AB363F" w:rsidP="00AB363F">
      <w:pPr>
        <w:rPr>
          <w:rFonts w:asciiTheme="majorHAnsi" w:hAnsiTheme="majorHAnsi" w:cstheme="majorHAnsi"/>
        </w:rPr>
      </w:pPr>
    </w:p>
    <w:p w14:paraId="6B0D2E51" w14:textId="5B9A1F50" w:rsidR="00E777E5" w:rsidRPr="001F59EC" w:rsidRDefault="1906600E" w:rsidP="6B06F679">
      <w:pPr>
        <w:pStyle w:val="berschrift2"/>
        <w:rPr>
          <w:rFonts w:asciiTheme="majorHAnsi" w:hAnsiTheme="majorHAnsi" w:cstheme="majorBidi"/>
        </w:rPr>
      </w:pPr>
      <w:bookmarkStart w:id="470" w:name="_Toc1878587749"/>
      <w:r w:rsidRPr="6B06F679">
        <w:rPr>
          <w:rFonts w:asciiTheme="majorHAnsi" w:hAnsiTheme="majorHAnsi" w:cstheme="majorBidi"/>
        </w:rPr>
        <w:t>Germo</w:t>
      </w:r>
      <w:bookmarkEnd w:id="470"/>
    </w:p>
    <w:p w14:paraId="6203B439" w14:textId="3B02A72C" w:rsidR="00E777E5" w:rsidRPr="001F59EC" w:rsidRDefault="1906600E" w:rsidP="1906600E">
      <w:pPr>
        <w:rPr>
          <w:rFonts w:asciiTheme="majorHAnsi" w:hAnsiTheme="majorHAnsi" w:cstheme="majorHAnsi"/>
          <w:sz w:val="21"/>
          <w:szCs w:val="21"/>
        </w:rPr>
      </w:pPr>
      <w:r w:rsidRPr="001F59EC">
        <w:rPr>
          <w:rFonts w:asciiTheme="majorHAnsi" w:hAnsiTheme="majorHAnsi" w:cstheme="majorHAnsi"/>
        </w:rPr>
        <w:t xml:space="preserve">Bei der Umstellung der User auf den neuen Citrix Desktop in Frankfurt gab es Performance Probleme in der der Anwendung Germo. Diese wurden von BIG und </w:t>
      </w:r>
      <w:r w:rsidR="00572A1E" w:rsidRPr="001F59EC">
        <w:rPr>
          <w:rFonts w:asciiTheme="majorHAnsi" w:hAnsiTheme="majorHAnsi" w:cstheme="majorHAnsi"/>
        </w:rPr>
        <w:t>Proact</w:t>
      </w:r>
      <w:r w:rsidRPr="001F59EC">
        <w:rPr>
          <w:rFonts w:asciiTheme="majorHAnsi" w:hAnsiTheme="majorHAnsi" w:cstheme="majorHAnsi"/>
        </w:rPr>
        <w:t xml:space="preserve"> gemeinsam analysiert. Verantwortlich für die längeren Laufzeiten waren einmal die WAN Strecke zwischen Desktop und Applikation, der Virenscanner auf dem Fileserver, sowie ein eingeschaltetes Applikations Logging innerhalb von Germo. Die Ergebnisse sind in einem BIG Wiki Artikel zusammengefasst: </w:t>
      </w:r>
      <w:hyperlink r:id="rId169">
        <w:r w:rsidRPr="001F59EC">
          <w:rPr>
            <w:rStyle w:val="Hyperlink"/>
            <w:rFonts w:asciiTheme="majorHAnsi" w:hAnsiTheme="majorHAnsi" w:cstheme="majorHAnsi"/>
            <w:sz w:val="21"/>
            <w:szCs w:val="21"/>
          </w:rPr>
          <w:t>https://beats-confluence.big.krankenkasse.de/x/IQIFAw</w:t>
        </w:r>
      </w:hyperlink>
    </w:p>
    <w:tbl>
      <w:tblPr>
        <w:tblStyle w:val="ahdFormatvorlage1"/>
        <w:tblW w:w="0" w:type="auto"/>
        <w:tblLook w:val="04A0" w:firstRow="1" w:lastRow="0" w:firstColumn="1" w:lastColumn="0" w:noHBand="0" w:noVBand="1"/>
      </w:tblPr>
      <w:tblGrid>
        <w:gridCol w:w="3020"/>
        <w:gridCol w:w="3021"/>
        <w:gridCol w:w="3021"/>
      </w:tblGrid>
      <w:tr w:rsidR="00E777E5" w:rsidRPr="001F59EC" w14:paraId="67981797"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86EAB2B" w14:textId="77777777" w:rsidR="00E777E5" w:rsidRPr="001F59EC" w:rsidRDefault="00E777E5" w:rsidP="00801C1D">
            <w:pPr>
              <w:rPr>
                <w:rFonts w:asciiTheme="majorHAnsi" w:hAnsiTheme="majorHAnsi" w:cstheme="majorHAnsi"/>
              </w:rPr>
            </w:pPr>
          </w:p>
        </w:tc>
        <w:tc>
          <w:tcPr>
            <w:tcW w:w="3021" w:type="dxa"/>
          </w:tcPr>
          <w:p w14:paraId="58A976BF" w14:textId="77777777" w:rsidR="00E777E5" w:rsidRPr="001F59EC" w:rsidRDefault="00E777E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783D6D54" w14:textId="77777777" w:rsidR="00E777E5"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777E5" w:rsidRPr="001F59EC" w14:paraId="2EC3B74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0CDE13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05468B6C" w14:textId="0F9D709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E5F72CA"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08CB499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55BF1FF" w14:textId="77777777" w:rsidR="00E777E5"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535F8220"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20FF233"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0BEE508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9D244F8"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12ACE39E"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DA4F241"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345C4E7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0940543"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599ABA5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FEBCE76"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14A1E466"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43A537D"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CA1C7B6"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5778123"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7D39423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1C3D7E0"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713D7667"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DF438F0"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37881E2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8AD97C4"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56A3E9C8"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94C849B"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76247613"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BFA8574"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54DE9C90"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B293007"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48A60A0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6FD2A8B7"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7F9F7162" w14:textId="77777777" w:rsidR="00E777E5"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22CDB503"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B94B0D0"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4DBBBD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CC2B06E"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3F726B4"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2500B48" w14:textId="77777777" w:rsidR="00E777E5" w:rsidRPr="001F59EC" w:rsidRDefault="00E777E5" w:rsidP="00E777E5">
      <w:pPr>
        <w:rPr>
          <w:rFonts w:asciiTheme="majorHAnsi" w:hAnsiTheme="majorHAnsi" w:cstheme="majorHAnsi"/>
        </w:rPr>
      </w:pPr>
    </w:p>
    <w:p w14:paraId="0F01CDEC" w14:textId="53458C75" w:rsidR="00E777E5" w:rsidRPr="001F59EC" w:rsidRDefault="00E777E5" w:rsidP="00AB363F">
      <w:pPr>
        <w:rPr>
          <w:rFonts w:asciiTheme="majorHAnsi" w:hAnsiTheme="majorHAnsi" w:cstheme="majorHAnsi"/>
        </w:rPr>
      </w:pPr>
    </w:p>
    <w:p w14:paraId="1BACB4AC" w14:textId="066FCE3A" w:rsidR="00E777E5"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1" w:name="_Toc1109727574"/>
      <w:r w:rsidRPr="6B06F679">
        <w:rPr>
          <w:rFonts w:asciiTheme="majorHAnsi" w:hAnsiTheme="majorHAnsi" w:cstheme="majorBidi"/>
        </w:rPr>
        <w:t>D3</w:t>
      </w:r>
      <w:bookmarkEnd w:id="471"/>
    </w:p>
    <w:p w14:paraId="01FCCF60" w14:textId="378E107E" w:rsidR="00E777E5"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 xml:space="preserve">Neben Germo hat auch D3 eine erhöhte Laufzeit. Nach Anpassung des Trend Mirco Deep Scan Agenten auf dem Frankfurter Testserver, ist die Performance der Verarbeitung in D3 vergleichbar mit Dortmund. </w:t>
      </w:r>
    </w:p>
    <w:p w14:paraId="4B9BFD34" w14:textId="77777777" w:rsidR="00E777E5" w:rsidRPr="001F59EC" w:rsidRDefault="00E777E5" w:rsidP="00E777E5">
      <w:pPr>
        <w:rPr>
          <w:rFonts w:asciiTheme="majorHAnsi" w:hAnsiTheme="majorHAnsi" w:cstheme="majorHAnsi"/>
        </w:rPr>
      </w:pPr>
    </w:p>
    <w:tbl>
      <w:tblPr>
        <w:tblStyle w:val="ahdFormatvorlage1"/>
        <w:tblW w:w="0" w:type="auto"/>
        <w:tblLook w:val="04A0" w:firstRow="1" w:lastRow="0" w:firstColumn="1" w:lastColumn="0" w:noHBand="0" w:noVBand="1"/>
      </w:tblPr>
      <w:tblGrid>
        <w:gridCol w:w="2787"/>
        <w:gridCol w:w="3616"/>
        <w:gridCol w:w="2659"/>
      </w:tblGrid>
      <w:tr w:rsidR="00E777E5" w:rsidRPr="001F59EC" w14:paraId="26A14F68"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4DA21C" w14:textId="77777777" w:rsidR="00E777E5" w:rsidRPr="001F59EC" w:rsidRDefault="00E777E5" w:rsidP="00801C1D">
            <w:pPr>
              <w:rPr>
                <w:rFonts w:asciiTheme="majorHAnsi" w:hAnsiTheme="majorHAnsi" w:cstheme="majorHAnsi"/>
              </w:rPr>
            </w:pPr>
          </w:p>
        </w:tc>
        <w:tc>
          <w:tcPr>
            <w:tcW w:w="3021" w:type="dxa"/>
          </w:tcPr>
          <w:p w14:paraId="4F50ED6E" w14:textId="77777777" w:rsidR="00E777E5" w:rsidRPr="001F59EC" w:rsidRDefault="00E777E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6EB165F5" w14:textId="77777777" w:rsidR="00E777E5"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777E5" w:rsidRPr="001F59EC" w14:paraId="22313DD5"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157015B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tbl>
            <w:tblPr>
              <w:tblW w:w="3400" w:type="dxa"/>
              <w:tblCellMar>
                <w:left w:w="70" w:type="dxa"/>
                <w:right w:w="70" w:type="dxa"/>
              </w:tblCellMar>
              <w:tblLook w:val="04A0" w:firstRow="1" w:lastRow="0" w:firstColumn="1" w:lastColumn="0" w:noHBand="0" w:noVBand="1"/>
            </w:tblPr>
            <w:tblGrid>
              <w:gridCol w:w="3400"/>
            </w:tblGrid>
            <w:tr w:rsidR="002F798A" w:rsidRPr="001F59EC" w14:paraId="49CF07FF" w14:textId="77777777" w:rsidTr="1906600E">
              <w:trPr>
                <w:trHeight w:val="300"/>
              </w:trPr>
              <w:tc>
                <w:tcPr>
                  <w:tcW w:w="3400" w:type="dxa"/>
                  <w:tcBorders>
                    <w:top w:val="nil"/>
                    <w:left w:val="nil"/>
                    <w:bottom w:val="nil"/>
                    <w:right w:val="nil"/>
                  </w:tcBorders>
                  <w:noWrap/>
                  <w:vAlign w:val="bottom"/>
                  <w:hideMark/>
                </w:tcPr>
                <w:p w14:paraId="040EE0B4" w14:textId="1D07DB5F"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big-vd3ccrs01</w:t>
                  </w:r>
                </w:p>
              </w:tc>
            </w:tr>
            <w:tr w:rsidR="002F798A" w:rsidRPr="001F59EC" w14:paraId="15A6AA4A" w14:textId="77777777" w:rsidTr="1906600E">
              <w:trPr>
                <w:trHeight w:val="300"/>
              </w:trPr>
              <w:tc>
                <w:tcPr>
                  <w:tcW w:w="3400" w:type="dxa"/>
                  <w:tcBorders>
                    <w:top w:val="nil"/>
                    <w:left w:val="nil"/>
                    <w:bottom w:val="nil"/>
                    <w:right w:val="nil"/>
                  </w:tcBorders>
                  <w:noWrap/>
                  <w:vAlign w:val="bottom"/>
                  <w:hideMark/>
                </w:tcPr>
                <w:p w14:paraId="26729ABA" w14:textId="73BF1A0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big-vd3tapp01</w:t>
                  </w:r>
                </w:p>
              </w:tc>
            </w:tr>
            <w:tr w:rsidR="002F798A" w:rsidRPr="001F59EC" w14:paraId="5C7472F4" w14:textId="77777777" w:rsidTr="1906600E">
              <w:trPr>
                <w:trHeight w:val="300"/>
              </w:trPr>
              <w:tc>
                <w:tcPr>
                  <w:tcW w:w="3400" w:type="dxa"/>
                  <w:tcBorders>
                    <w:top w:val="nil"/>
                    <w:left w:val="nil"/>
                    <w:bottom w:val="nil"/>
                    <w:right w:val="nil"/>
                  </w:tcBorders>
                  <w:noWrap/>
                  <w:vAlign w:val="bottom"/>
                  <w:hideMark/>
                </w:tcPr>
                <w:p w14:paraId="35DF8EC2" w14:textId="40773CA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big-vd3cap01</w:t>
                  </w:r>
                </w:p>
              </w:tc>
            </w:tr>
            <w:tr w:rsidR="002F798A" w:rsidRPr="001F59EC" w14:paraId="7290DFE2" w14:textId="77777777" w:rsidTr="1906600E">
              <w:trPr>
                <w:trHeight w:val="300"/>
              </w:trPr>
              <w:tc>
                <w:tcPr>
                  <w:tcW w:w="3400" w:type="dxa"/>
                  <w:tcBorders>
                    <w:top w:val="nil"/>
                    <w:left w:val="nil"/>
                    <w:bottom w:val="nil"/>
                    <w:right w:val="nil"/>
                  </w:tcBorders>
                  <w:noWrap/>
                  <w:vAlign w:val="bottom"/>
                  <w:hideMark/>
                </w:tcPr>
                <w:p w14:paraId="7A6AE99B" w14:textId="0FB6B47E"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big-vd3cap04</w:t>
                  </w:r>
                </w:p>
              </w:tc>
            </w:tr>
            <w:tr w:rsidR="002F798A" w:rsidRPr="001F59EC" w14:paraId="37B4D342" w14:textId="77777777" w:rsidTr="1906600E">
              <w:trPr>
                <w:trHeight w:val="300"/>
              </w:trPr>
              <w:tc>
                <w:tcPr>
                  <w:tcW w:w="3400" w:type="dxa"/>
                  <w:tcBorders>
                    <w:top w:val="nil"/>
                    <w:left w:val="nil"/>
                    <w:bottom w:val="nil"/>
                    <w:right w:val="nil"/>
                  </w:tcBorders>
                  <w:noWrap/>
                  <w:vAlign w:val="bottom"/>
                  <w:hideMark/>
                </w:tcPr>
                <w:p w14:paraId="3AE9D59E" w14:textId="2BCB350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big-vd3tecs01</w:t>
                  </w:r>
                </w:p>
              </w:tc>
            </w:tr>
            <w:tr w:rsidR="002F798A" w:rsidRPr="001F59EC" w14:paraId="7BD31C61" w14:textId="77777777" w:rsidTr="1906600E">
              <w:trPr>
                <w:trHeight w:val="300"/>
              </w:trPr>
              <w:tc>
                <w:tcPr>
                  <w:tcW w:w="3400" w:type="dxa"/>
                  <w:tcBorders>
                    <w:top w:val="nil"/>
                    <w:left w:val="nil"/>
                    <w:bottom w:val="nil"/>
                    <w:right w:val="nil"/>
                  </w:tcBorders>
                  <w:noWrap/>
                  <w:vAlign w:val="bottom"/>
                  <w:hideMark/>
                </w:tcPr>
                <w:p w14:paraId="2F19620B" w14:textId="484E97B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lastRenderedPageBreak/>
                    <w:t>big-vd3cap02</w:t>
                  </w:r>
                </w:p>
              </w:tc>
            </w:tr>
            <w:tr w:rsidR="002F798A" w:rsidRPr="001F59EC" w14:paraId="02AAE42F" w14:textId="77777777" w:rsidTr="1906600E">
              <w:trPr>
                <w:trHeight w:val="300"/>
              </w:trPr>
              <w:tc>
                <w:tcPr>
                  <w:tcW w:w="3400" w:type="dxa"/>
                  <w:tcBorders>
                    <w:top w:val="nil"/>
                    <w:left w:val="nil"/>
                    <w:bottom w:val="nil"/>
                    <w:right w:val="nil"/>
                  </w:tcBorders>
                  <w:noWrap/>
                  <w:vAlign w:val="bottom"/>
                  <w:hideMark/>
                </w:tcPr>
                <w:p w14:paraId="6CF4B404" w14:textId="62A80E0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big-vd3sig01</w:t>
                  </w:r>
                </w:p>
              </w:tc>
            </w:tr>
            <w:tr w:rsidR="002F798A" w:rsidRPr="001F59EC" w14:paraId="3E30FAD4" w14:textId="77777777" w:rsidTr="1906600E">
              <w:trPr>
                <w:trHeight w:val="300"/>
              </w:trPr>
              <w:tc>
                <w:tcPr>
                  <w:tcW w:w="3400" w:type="dxa"/>
                  <w:tcBorders>
                    <w:top w:val="nil"/>
                    <w:left w:val="nil"/>
                    <w:bottom w:val="nil"/>
                    <w:right w:val="nil"/>
                  </w:tcBorders>
                  <w:noWrap/>
                  <w:vAlign w:val="bottom"/>
                  <w:hideMark/>
                </w:tcPr>
                <w:p w14:paraId="710093BF" w14:textId="53FD3E4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big-vtestacd3</w:t>
                  </w:r>
                </w:p>
              </w:tc>
            </w:tr>
            <w:tr w:rsidR="002F798A" w:rsidRPr="001F59EC" w14:paraId="1C1F9BC5" w14:textId="77777777" w:rsidTr="1906600E">
              <w:trPr>
                <w:trHeight w:val="300"/>
              </w:trPr>
              <w:tc>
                <w:tcPr>
                  <w:tcW w:w="3400" w:type="dxa"/>
                  <w:tcBorders>
                    <w:top w:val="nil"/>
                    <w:left w:val="nil"/>
                    <w:bottom w:val="nil"/>
                    <w:right w:val="nil"/>
                  </w:tcBorders>
                  <w:noWrap/>
                  <w:vAlign w:val="bottom"/>
                  <w:hideMark/>
                </w:tcPr>
                <w:p w14:paraId="78136BE8" w14:textId="7B01D2A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big-vd3ecs01</w:t>
                  </w:r>
                </w:p>
              </w:tc>
            </w:tr>
            <w:tr w:rsidR="002F798A" w:rsidRPr="001F59EC" w14:paraId="4D8DDA7F" w14:textId="77777777" w:rsidTr="1906600E">
              <w:trPr>
                <w:trHeight w:val="300"/>
              </w:trPr>
              <w:tc>
                <w:tcPr>
                  <w:tcW w:w="3400" w:type="dxa"/>
                  <w:tcBorders>
                    <w:top w:val="nil"/>
                    <w:left w:val="nil"/>
                    <w:bottom w:val="nil"/>
                    <w:right w:val="nil"/>
                  </w:tcBorders>
                  <w:noWrap/>
                  <w:vAlign w:val="bottom"/>
                  <w:hideMark/>
                </w:tcPr>
                <w:p w14:paraId="03A78B0B" w14:textId="316C910B"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big-vd3tsrc01</w:t>
                  </w:r>
                </w:p>
              </w:tc>
            </w:tr>
            <w:tr w:rsidR="002F798A" w:rsidRPr="001F59EC" w14:paraId="73B903EC" w14:textId="77777777" w:rsidTr="1906600E">
              <w:trPr>
                <w:trHeight w:val="300"/>
              </w:trPr>
              <w:tc>
                <w:tcPr>
                  <w:tcW w:w="3400" w:type="dxa"/>
                  <w:tcBorders>
                    <w:top w:val="nil"/>
                    <w:left w:val="nil"/>
                    <w:bottom w:val="nil"/>
                    <w:right w:val="nil"/>
                  </w:tcBorders>
                  <w:noWrap/>
                  <w:vAlign w:val="bottom"/>
                  <w:hideMark/>
                </w:tcPr>
                <w:p w14:paraId="56040823" w14:textId="39F206C9"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big-vd3class01</w:t>
                  </w:r>
                </w:p>
              </w:tc>
            </w:tr>
            <w:tr w:rsidR="002F798A" w:rsidRPr="001F59EC" w14:paraId="59D16F85" w14:textId="77777777" w:rsidTr="1906600E">
              <w:trPr>
                <w:trHeight w:val="300"/>
              </w:trPr>
              <w:tc>
                <w:tcPr>
                  <w:tcW w:w="3400" w:type="dxa"/>
                  <w:tcBorders>
                    <w:top w:val="nil"/>
                    <w:left w:val="nil"/>
                    <w:bottom w:val="nil"/>
                    <w:right w:val="nil"/>
                  </w:tcBorders>
                  <w:noWrap/>
                  <w:vAlign w:val="bottom"/>
                  <w:hideMark/>
                </w:tcPr>
                <w:p w14:paraId="1BD87371" w14:textId="02B2703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big-vd3tone01</w:t>
                  </w:r>
                </w:p>
              </w:tc>
            </w:tr>
            <w:tr w:rsidR="002F798A" w:rsidRPr="001F59EC" w14:paraId="4AE32A1F" w14:textId="77777777" w:rsidTr="1906600E">
              <w:trPr>
                <w:trHeight w:val="300"/>
              </w:trPr>
              <w:tc>
                <w:tcPr>
                  <w:tcW w:w="3400" w:type="dxa"/>
                  <w:tcBorders>
                    <w:top w:val="nil"/>
                    <w:left w:val="nil"/>
                    <w:bottom w:val="nil"/>
                    <w:right w:val="nil"/>
                  </w:tcBorders>
                  <w:noWrap/>
                  <w:vAlign w:val="bottom"/>
                  <w:hideMark/>
                </w:tcPr>
                <w:p w14:paraId="52B0275E" w14:textId="08C2B976"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big-vd3one01</w:t>
                  </w:r>
                </w:p>
              </w:tc>
            </w:tr>
            <w:tr w:rsidR="002F798A" w:rsidRPr="001F59EC" w14:paraId="6464146E" w14:textId="77777777" w:rsidTr="1906600E">
              <w:trPr>
                <w:trHeight w:val="300"/>
              </w:trPr>
              <w:tc>
                <w:tcPr>
                  <w:tcW w:w="3400" w:type="dxa"/>
                  <w:tcBorders>
                    <w:top w:val="nil"/>
                    <w:left w:val="nil"/>
                    <w:bottom w:val="nil"/>
                    <w:right w:val="nil"/>
                  </w:tcBorders>
                  <w:noWrap/>
                  <w:vAlign w:val="bottom"/>
                  <w:hideMark/>
                </w:tcPr>
                <w:p w14:paraId="07D3D376" w14:textId="2227DCA5"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big-vd3cap03</w:t>
                  </w:r>
                </w:p>
              </w:tc>
            </w:tr>
            <w:tr w:rsidR="002F798A" w:rsidRPr="001F59EC" w14:paraId="74A312C8" w14:textId="77777777" w:rsidTr="1906600E">
              <w:trPr>
                <w:trHeight w:val="300"/>
              </w:trPr>
              <w:tc>
                <w:tcPr>
                  <w:tcW w:w="3400" w:type="dxa"/>
                  <w:tcBorders>
                    <w:top w:val="nil"/>
                    <w:left w:val="nil"/>
                    <w:bottom w:val="nil"/>
                    <w:right w:val="nil"/>
                  </w:tcBorders>
                  <w:noWrap/>
                  <w:vAlign w:val="bottom"/>
                  <w:hideMark/>
                </w:tcPr>
                <w:p w14:paraId="6E70B37F" w14:textId="6889F05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big-vd3tcold01</w:t>
                  </w:r>
                </w:p>
              </w:tc>
            </w:tr>
            <w:tr w:rsidR="002F798A" w:rsidRPr="001F59EC" w14:paraId="41C1BA19" w14:textId="77777777" w:rsidTr="1906600E">
              <w:trPr>
                <w:trHeight w:val="300"/>
              </w:trPr>
              <w:tc>
                <w:tcPr>
                  <w:tcW w:w="3400" w:type="dxa"/>
                  <w:tcBorders>
                    <w:top w:val="nil"/>
                    <w:left w:val="nil"/>
                    <w:bottom w:val="nil"/>
                    <w:right w:val="nil"/>
                  </w:tcBorders>
                  <w:noWrap/>
                  <w:vAlign w:val="bottom"/>
                  <w:hideMark/>
                </w:tcPr>
                <w:p w14:paraId="2F148868" w14:textId="26D9B17A"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big-vd3cold01</w:t>
                  </w:r>
                </w:p>
              </w:tc>
            </w:tr>
            <w:tr w:rsidR="002F798A" w:rsidRPr="001F59EC" w14:paraId="557942CB" w14:textId="77777777" w:rsidTr="1906600E">
              <w:trPr>
                <w:trHeight w:val="300"/>
              </w:trPr>
              <w:tc>
                <w:tcPr>
                  <w:tcW w:w="3400" w:type="dxa"/>
                  <w:tcBorders>
                    <w:top w:val="nil"/>
                    <w:left w:val="nil"/>
                    <w:bottom w:val="nil"/>
                    <w:right w:val="nil"/>
                  </w:tcBorders>
                  <w:noWrap/>
                  <w:vAlign w:val="bottom"/>
                  <w:hideMark/>
                </w:tcPr>
                <w:p w14:paraId="400D3363" w14:textId="5755BFA0"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big-vd3class02</w:t>
                  </w:r>
                </w:p>
              </w:tc>
            </w:tr>
            <w:tr w:rsidR="002F798A" w:rsidRPr="001F59EC" w14:paraId="452AD91F" w14:textId="77777777" w:rsidTr="1906600E">
              <w:trPr>
                <w:trHeight w:val="300"/>
              </w:trPr>
              <w:tc>
                <w:tcPr>
                  <w:tcW w:w="3400" w:type="dxa"/>
                  <w:tcBorders>
                    <w:top w:val="nil"/>
                    <w:left w:val="nil"/>
                    <w:bottom w:val="nil"/>
                    <w:right w:val="nil"/>
                  </w:tcBorders>
                  <w:noWrap/>
                  <w:vAlign w:val="bottom"/>
                  <w:hideMark/>
                </w:tcPr>
                <w:p w14:paraId="280439D1" w14:textId="4F997AA5"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big-vd3app01</w:t>
                  </w:r>
                </w:p>
              </w:tc>
            </w:tr>
            <w:tr w:rsidR="002F798A" w:rsidRPr="001F59EC" w14:paraId="629D89EA" w14:textId="77777777" w:rsidTr="1906600E">
              <w:trPr>
                <w:trHeight w:val="300"/>
              </w:trPr>
              <w:tc>
                <w:tcPr>
                  <w:tcW w:w="3400" w:type="dxa"/>
                  <w:tcBorders>
                    <w:top w:val="nil"/>
                    <w:left w:val="nil"/>
                    <w:bottom w:val="nil"/>
                    <w:right w:val="nil"/>
                  </w:tcBorders>
                  <w:noWrap/>
                  <w:vAlign w:val="bottom"/>
                  <w:hideMark/>
                </w:tcPr>
                <w:p w14:paraId="17D85E12" w14:textId="603BBB1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big-vd3class</w:t>
                  </w:r>
                </w:p>
              </w:tc>
            </w:tr>
            <w:tr w:rsidR="002F798A" w:rsidRPr="001F59EC" w14:paraId="0F2EDB14" w14:textId="77777777" w:rsidTr="1906600E">
              <w:trPr>
                <w:trHeight w:val="300"/>
              </w:trPr>
              <w:tc>
                <w:tcPr>
                  <w:tcW w:w="3400" w:type="dxa"/>
                  <w:tcBorders>
                    <w:top w:val="nil"/>
                    <w:left w:val="nil"/>
                    <w:bottom w:val="nil"/>
                    <w:right w:val="nil"/>
                  </w:tcBorders>
                  <w:noWrap/>
                  <w:vAlign w:val="bottom"/>
                  <w:hideMark/>
                </w:tcPr>
                <w:p w14:paraId="50C0CABF" w14:textId="6A3098E9"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big-vd3tccrs01</w:t>
                  </w:r>
                </w:p>
              </w:tc>
            </w:tr>
            <w:tr w:rsidR="002F798A" w:rsidRPr="001F59EC" w14:paraId="2F31ABA2" w14:textId="77777777" w:rsidTr="1906600E">
              <w:trPr>
                <w:trHeight w:val="300"/>
              </w:trPr>
              <w:tc>
                <w:tcPr>
                  <w:tcW w:w="3400" w:type="dxa"/>
                  <w:tcBorders>
                    <w:top w:val="nil"/>
                    <w:left w:val="nil"/>
                    <w:bottom w:val="nil"/>
                    <w:right w:val="nil"/>
                  </w:tcBorders>
                  <w:noWrap/>
                  <w:vAlign w:val="bottom"/>
                  <w:hideMark/>
                </w:tcPr>
                <w:p w14:paraId="13975201" w14:textId="3D8BD4B7"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big-vd3tclass01</w:t>
                  </w:r>
                </w:p>
              </w:tc>
            </w:tr>
            <w:tr w:rsidR="002F798A" w:rsidRPr="001F59EC" w14:paraId="46C7F050" w14:textId="77777777" w:rsidTr="1906600E">
              <w:trPr>
                <w:trHeight w:val="300"/>
              </w:trPr>
              <w:tc>
                <w:tcPr>
                  <w:tcW w:w="3400" w:type="dxa"/>
                  <w:tcBorders>
                    <w:top w:val="nil"/>
                    <w:left w:val="nil"/>
                    <w:bottom w:val="nil"/>
                    <w:right w:val="nil"/>
                  </w:tcBorders>
                  <w:noWrap/>
                  <w:vAlign w:val="bottom"/>
                  <w:hideMark/>
                </w:tcPr>
                <w:p w14:paraId="1F923354" w14:textId="2DCDB911" w:rsidR="002F798A" w:rsidRPr="001F59EC" w:rsidRDefault="1906600E" w:rsidP="1906600E">
                  <w:pPr>
                    <w:spacing w:after="0" w:line="240" w:lineRule="auto"/>
                    <w:rPr>
                      <w:rFonts w:asciiTheme="majorHAnsi" w:eastAsia="Times New Roman" w:hAnsiTheme="majorHAnsi" w:cstheme="majorHAnsi"/>
                      <w:color w:val="262626" w:themeColor="text1"/>
                      <w:sz w:val="22"/>
                      <w:lang w:eastAsia="de-DE"/>
                    </w:rPr>
                  </w:pPr>
                  <w:r w:rsidRPr="001F59EC">
                    <w:rPr>
                      <w:rFonts w:asciiTheme="majorHAnsi" w:eastAsia="Times New Roman" w:hAnsiTheme="majorHAnsi" w:cstheme="majorHAnsi"/>
                      <w:color w:val="262626" w:themeColor="text1"/>
                      <w:sz w:val="22"/>
                      <w:lang w:eastAsia="de-DE"/>
                    </w:rPr>
                    <w:t>big-vd3src01</w:t>
                  </w:r>
                </w:p>
              </w:tc>
            </w:tr>
          </w:tbl>
          <w:p w14:paraId="07FE95AE" w14:textId="256DE5A0"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4CC0F985"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0EC9E6A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61DD80A" w14:textId="77777777" w:rsidR="00E777E5"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51F5D24C" w14:textId="0F7D7F41" w:rsidR="00E777E5"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Big-vsql-dms01\dms</w:t>
            </w:r>
          </w:p>
        </w:tc>
        <w:tc>
          <w:tcPr>
            <w:tcW w:w="3021" w:type="dxa"/>
          </w:tcPr>
          <w:p w14:paraId="5E917F34"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70CDCE9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2A34D31"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7DD5428A"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9669E24"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758FAC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227AD537"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5D52638A"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C186B1"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5D2048E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B9AAE1D"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8168359"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2B9CDFD"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4D2BC16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A990E8C"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1CCFE1C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E159616"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4DC4B1C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2A8611E"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30A292AB" w14:textId="77777777" w:rsidR="00E777E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7E16AA2"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363B717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DE3F7FB"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7DAD1ADE"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4ECA9CF"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777E5" w:rsidRPr="001F59EC" w14:paraId="696102A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17BF703"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2BBFE457" w14:textId="77777777" w:rsidR="00E777E5"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7BA7A48F" w14:textId="77777777" w:rsidR="00E777E5" w:rsidRPr="001F59EC" w:rsidRDefault="00E777E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777E5" w:rsidRPr="001F59EC" w14:paraId="65C34586"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9B08316" w14:textId="77777777" w:rsidR="00E777E5"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3A1AD79" w14:textId="77777777" w:rsidR="00E777E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C88C390" w14:textId="77777777" w:rsidR="00E777E5" w:rsidRPr="001F59EC" w:rsidRDefault="00E777E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2E2A4769" w14:textId="20A10C01" w:rsidR="00E777E5" w:rsidRPr="001F59EC" w:rsidRDefault="00E777E5" w:rsidP="00AB363F">
      <w:pPr>
        <w:rPr>
          <w:rFonts w:asciiTheme="majorHAnsi" w:hAnsiTheme="majorHAnsi" w:cstheme="majorHAnsi"/>
        </w:rPr>
      </w:pPr>
    </w:p>
    <w:p w14:paraId="5241E969" w14:textId="0A473CCC" w:rsidR="007E21F1"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2" w:name="_Toc1624202270"/>
      <w:r w:rsidRPr="6B06F679">
        <w:rPr>
          <w:rFonts w:asciiTheme="majorHAnsi" w:hAnsiTheme="majorHAnsi" w:cstheme="majorBidi"/>
        </w:rPr>
        <w:t>21c</w:t>
      </w:r>
      <w:bookmarkEnd w:id="472"/>
    </w:p>
    <w:p w14:paraId="4A0A151D" w14:textId="06F7B901" w:rsidR="007E21F1" w:rsidRPr="001F59EC" w:rsidRDefault="1906600E" w:rsidP="007E21F1">
      <w:pPr>
        <w:rPr>
          <w:rFonts w:asciiTheme="majorHAnsi" w:hAnsiTheme="majorHAnsi" w:cstheme="majorHAnsi"/>
        </w:rPr>
      </w:pPr>
      <w:r w:rsidRPr="001F59EC">
        <w:rPr>
          <w:rFonts w:asciiTheme="majorHAnsi" w:hAnsiTheme="majorHAnsi" w:cstheme="majorHAnsi"/>
        </w:rPr>
        <w:t>Die 21c Server benötigen eine direkte Kommunikation mit der Bitmarck</w:t>
      </w:r>
    </w:p>
    <w:tbl>
      <w:tblPr>
        <w:tblStyle w:val="ahdFormatvorlage1"/>
        <w:tblW w:w="0" w:type="auto"/>
        <w:tblLook w:val="04A0" w:firstRow="1" w:lastRow="0" w:firstColumn="1" w:lastColumn="0" w:noHBand="0" w:noVBand="1"/>
      </w:tblPr>
      <w:tblGrid>
        <w:gridCol w:w="3020"/>
        <w:gridCol w:w="3021"/>
        <w:gridCol w:w="3021"/>
      </w:tblGrid>
      <w:tr w:rsidR="007E21F1" w:rsidRPr="001F59EC" w14:paraId="1CEC3735"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FD8D16C" w14:textId="77777777" w:rsidR="007E21F1" w:rsidRPr="001F59EC" w:rsidRDefault="007E21F1" w:rsidP="00801C1D">
            <w:pPr>
              <w:rPr>
                <w:rFonts w:asciiTheme="majorHAnsi" w:hAnsiTheme="majorHAnsi" w:cstheme="majorHAnsi"/>
              </w:rPr>
            </w:pPr>
          </w:p>
        </w:tc>
        <w:tc>
          <w:tcPr>
            <w:tcW w:w="3021" w:type="dxa"/>
          </w:tcPr>
          <w:p w14:paraId="3BE71EE9" w14:textId="77777777" w:rsidR="007E21F1" w:rsidRPr="001F59EC" w:rsidRDefault="007E21F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C99A218" w14:textId="77777777" w:rsidR="007E21F1"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7E21F1" w:rsidRPr="001F59EC" w14:paraId="305C944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D0EA07B"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0AA0B875"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big-vt21c</w:t>
            </w:r>
          </w:p>
          <w:p w14:paraId="1BC261B0"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big-vdeployp</w:t>
            </w:r>
          </w:p>
          <w:p w14:paraId="695BD49A" w14:textId="77777777" w:rsidR="007E21F1" w:rsidRPr="001F59EC" w:rsidRDefault="1906600E" w:rsidP="1906600E">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big-vdeployt</w:t>
            </w:r>
          </w:p>
          <w:p w14:paraId="0DCB7D7D" w14:textId="2D301BF0" w:rsidR="005B04E4"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big-vintracon01</w:t>
            </w:r>
          </w:p>
          <w:p w14:paraId="252F5950" w14:textId="64DBF530" w:rsidR="005B04E4"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big-vintracon02</w:t>
            </w:r>
          </w:p>
        </w:tc>
        <w:tc>
          <w:tcPr>
            <w:tcW w:w="3021" w:type="dxa"/>
          </w:tcPr>
          <w:p w14:paraId="2482289B"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7E21F1" w:rsidRPr="001F59EC" w14:paraId="4E8ABDF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AB15D0E" w14:textId="77777777" w:rsidR="007E21F1"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314BC631"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2FF130D"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6124C78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BA6FB02"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0FF857BE"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54AC999"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7247F7E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B084550"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6757E6C7"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23D3C88"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76E68560"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DFD8812"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1259F4D5"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0123E23"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0E990A6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497AAB7"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497CE541"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773BFFC"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18762FF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2031D64F"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32F75EF4" w14:textId="77777777" w:rsidR="007E21F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70290B4"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14A2D3B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091B0A20"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6D60169C" w14:textId="77777777" w:rsidR="007E21F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A50463A"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E21F1" w:rsidRPr="001F59EC" w14:paraId="1D85FCE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5A21476"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75F7D70B" w14:textId="77777777" w:rsidR="007E21F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4001BB94" w14:textId="77777777" w:rsidR="007E21F1" w:rsidRPr="001F59EC" w:rsidRDefault="007E21F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E21F1" w:rsidRPr="001F59EC" w14:paraId="7691AB3C"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843DF1E" w14:textId="77777777" w:rsidR="007E21F1"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1ED35A64" w14:textId="19A0A96C" w:rsidR="007E21F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Bitmarck</w:t>
            </w:r>
          </w:p>
        </w:tc>
        <w:tc>
          <w:tcPr>
            <w:tcW w:w="3021" w:type="dxa"/>
          </w:tcPr>
          <w:p w14:paraId="2D3F75A9" w14:textId="77777777" w:rsidR="007E21F1" w:rsidRPr="001F59EC" w:rsidRDefault="007E21F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D56492B" w14:textId="77777777" w:rsidR="007E21F1" w:rsidRPr="001F59EC" w:rsidRDefault="007E21F1" w:rsidP="00AB363F">
      <w:pPr>
        <w:rPr>
          <w:rFonts w:asciiTheme="majorHAnsi" w:hAnsiTheme="majorHAnsi" w:cstheme="majorHAnsi"/>
        </w:rPr>
      </w:pPr>
    </w:p>
    <w:p w14:paraId="0D283302" w14:textId="69F41AA6" w:rsidR="00D31601" w:rsidRPr="001F59EC" w:rsidRDefault="1906600E" w:rsidP="6B06F679">
      <w:pPr>
        <w:pStyle w:val="berschrift2"/>
        <w:rPr>
          <w:rFonts w:asciiTheme="majorHAnsi" w:hAnsiTheme="majorHAnsi" w:cstheme="majorBidi"/>
        </w:rPr>
      </w:pPr>
      <w:r w:rsidRPr="6B06F679">
        <w:rPr>
          <w:rFonts w:asciiTheme="majorHAnsi" w:hAnsiTheme="majorHAnsi" w:cstheme="majorBidi"/>
        </w:rPr>
        <w:t xml:space="preserve"> </w:t>
      </w:r>
      <w:bookmarkStart w:id="473" w:name="_Toc1328689204"/>
      <w:r w:rsidRPr="6B06F679">
        <w:rPr>
          <w:rFonts w:asciiTheme="majorHAnsi" w:hAnsiTheme="majorHAnsi" w:cstheme="majorBidi"/>
        </w:rPr>
        <w:t>BIG-Vtransfer02</w:t>
      </w:r>
      <w:bookmarkEnd w:id="473"/>
    </w:p>
    <w:p w14:paraId="5A3996A3" w14:textId="7F2D0525" w:rsidR="00D31601"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lastRenderedPageBreak/>
        <w:t>Der Server stellt ein SFTP Dienst über den Citrix ADC bereit</w:t>
      </w:r>
    </w:p>
    <w:p w14:paraId="6E54CCEB" w14:textId="77777777" w:rsidR="00D31601" w:rsidRPr="001F59EC" w:rsidRDefault="00D31601" w:rsidP="00D31601">
      <w:pPr>
        <w:rPr>
          <w:rFonts w:asciiTheme="majorHAnsi" w:hAnsiTheme="majorHAnsi" w:cstheme="majorHAnsi"/>
        </w:rPr>
      </w:pPr>
    </w:p>
    <w:tbl>
      <w:tblPr>
        <w:tblStyle w:val="ahdFormatvorlage1"/>
        <w:tblW w:w="0" w:type="auto"/>
        <w:tblLook w:val="04A0" w:firstRow="1" w:lastRow="0" w:firstColumn="1" w:lastColumn="0" w:noHBand="0" w:noVBand="1"/>
      </w:tblPr>
      <w:tblGrid>
        <w:gridCol w:w="3013"/>
        <w:gridCol w:w="3040"/>
        <w:gridCol w:w="3009"/>
      </w:tblGrid>
      <w:tr w:rsidR="00D31601" w:rsidRPr="001F59EC" w14:paraId="6DD090C3"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6464E2E" w14:textId="77777777" w:rsidR="00D31601" w:rsidRPr="001F59EC" w:rsidRDefault="00D31601" w:rsidP="00801C1D">
            <w:pPr>
              <w:rPr>
                <w:rFonts w:asciiTheme="majorHAnsi" w:hAnsiTheme="majorHAnsi" w:cstheme="majorHAnsi"/>
              </w:rPr>
            </w:pPr>
          </w:p>
        </w:tc>
        <w:tc>
          <w:tcPr>
            <w:tcW w:w="3021" w:type="dxa"/>
          </w:tcPr>
          <w:p w14:paraId="12320977" w14:textId="77777777" w:rsidR="00D31601" w:rsidRPr="001F59EC" w:rsidRDefault="00D3160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24A1CA09" w14:textId="77777777" w:rsidR="00D31601" w:rsidRPr="001F59EC" w:rsidRDefault="1906600E"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31601" w:rsidRPr="001F59EC" w14:paraId="04AE630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54E6C57"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5C9F4E33" w14:textId="3E212178" w:rsidR="00D3160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big-vtransfer02, big-vtransfer</w:t>
            </w:r>
          </w:p>
        </w:tc>
        <w:tc>
          <w:tcPr>
            <w:tcW w:w="3021" w:type="dxa"/>
          </w:tcPr>
          <w:p w14:paraId="6687D976"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7A1E5DAA"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119D13F" w14:textId="77777777" w:rsidR="00D31601" w:rsidRPr="001F59EC" w:rsidRDefault="1906600E"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467D1F39"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923B688"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2DBE70A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9FC2FED"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5AC789F6"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4048DBE"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5F3EC5E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DF4FDE6"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3ABD6015" w14:textId="6966722A" w:rsidR="00D3160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filetransfer.big.krankenkasse.de</w:t>
            </w:r>
          </w:p>
        </w:tc>
        <w:tc>
          <w:tcPr>
            <w:tcW w:w="3021" w:type="dxa"/>
          </w:tcPr>
          <w:p w14:paraId="0E1BE577" w14:textId="72B7FC2F" w:rsidR="00D31601" w:rsidRPr="001F59EC" w:rsidRDefault="1906600E"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Port 2222</w:t>
            </w:r>
          </w:p>
        </w:tc>
      </w:tr>
      <w:tr w:rsidR="00D31601" w:rsidRPr="001F59EC" w14:paraId="60CADF9D"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063BB159"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3B0F692A"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942552F"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3F41984E"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1F16752"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0515941A"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7DF5EB9"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2D60913F"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27CAB8C"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13CDF114" w14:textId="77777777" w:rsidR="00D3160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5EA65039"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5D19FF52"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CB0DEFF"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Mail</w:t>
            </w:r>
          </w:p>
        </w:tc>
        <w:tc>
          <w:tcPr>
            <w:tcW w:w="3021" w:type="dxa"/>
          </w:tcPr>
          <w:p w14:paraId="5867D6EB"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22ACDFFF"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31601" w:rsidRPr="001F59EC" w14:paraId="45B1FD0A"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4964C3C8"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39B7A513" w14:textId="77777777" w:rsidR="00D31601" w:rsidRPr="001F59EC" w:rsidRDefault="1906600E"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5544A670" w14:textId="77777777" w:rsidR="00D31601" w:rsidRPr="001F59EC" w:rsidRDefault="00D3160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31601" w:rsidRPr="001F59EC" w14:paraId="6DAC7C9B"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845471E" w14:textId="77777777" w:rsidR="00D31601" w:rsidRPr="001F59EC" w:rsidRDefault="1906600E"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74C6259C" w14:textId="77777777" w:rsidR="00D3160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09DB819" w14:textId="77777777" w:rsidR="00D31601" w:rsidRPr="001F59EC" w:rsidRDefault="00D3160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D811C51" w14:textId="588EED65" w:rsidR="00D31601" w:rsidRPr="001F59EC" w:rsidRDefault="00D31601" w:rsidP="00AB363F">
      <w:pPr>
        <w:rPr>
          <w:rFonts w:asciiTheme="majorHAnsi" w:hAnsiTheme="majorHAnsi" w:cstheme="majorHAnsi"/>
        </w:rPr>
      </w:pPr>
    </w:p>
    <w:p w14:paraId="7E361C58" w14:textId="6D88CD28" w:rsidR="00D31601" w:rsidRPr="001F59EC" w:rsidRDefault="00D31601" w:rsidP="00AB363F">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34335C50" wp14:editId="6B8A040D">
            <wp:extent cx="5760720" cy="2623185"/>
            <wp:effectExtent l="0" t="0" r="0" b="5715"/>
            <wp:docPr id="4"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0"/>
                    <a:stretch>
                      <a:fillRect/>
                    </a:stretch>
                  </pic:blipFill>
                  <pic:spPr>
                    <a:xfrm>
                      <a:off x="0" y="0"/>
                      <a:ext cx="5760720" cy="2623185"/>
                    </a:xfrm>
                    <a:prstGeom prst="rect">
                      <a:avLst/>
                    </a:prstGeom>
                  </pic:spPr>
                </pic:pic>
              </a:graphicData>
            </a:graphic>
          </wp:inline>
        </w:drawing>
      </w:r>
    </w:p>
    <w:p w14:paraId="28EC6831" w14:textId="1752878B" w:rsidR="00E777E5" w:rsidRPr="001F59EC" w:rsidRDefault="00E777E5" w:rsidP="00AB363F">
      <w:pPr>
        <w:rPr>
          <w:rFonts w:asciiTheme="majorHAnsi" w:hAnsiTheme="majorHAnsi" w:cstheme="majorHAnsi"/>
        </w:rPr>
      </w:pPr>
    </w:p>
    <w:p w14:paraId="5426ABB2" w14:textId="40248AFB" w:rsidR="00D31601" w:rsidRPr="001F59EC" w:rsidRDefault="00D31601" w:rsidP="00AB363F">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4900A9FE" wp14:editId="1B1C3C19">
            <wp:extent cx="5760720" cy="1347470"/>
            <wp:effectExtent l="0" t="0" r="0" b="5080"/>
            <wp:docPr id="42" name="Grafi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1"/>
                    <a:stretch>
                      <a:fillRect/>
                    </a:stretch>
                  </pic:blipFill>
                  <pic:spPr>
                    <a:xfrm>
                      <a:off x="0" y="0"/>
                      <a:ext cx="5760720" cy="1347470"/>
                    </a:xfrm>
                    <a:prstGeom prst="rect">
                      <a:avLst/>
                    </a:prstGeom>
                  </pic:spPr>
                </pic:pic>
              </a:graphicData>
            </a:graphic>
          </wp:inline>
        </w:drawing>
      </w:r>
    </w:p>
    <w:p w14:paraId="46C139EC" w14:textId="2F36E4EA" w:rsidR="002D18C5" w:rsidRPr="001F59EC" w:rsidRDefault="002D18C5">
      <w:pPr>
        <w:rPr>
          <w:rFonts w:asciiTheme="majorHAnsi" w:hAnsiTheme="majorHAnsi" w:cstheme="majorHAnsi"/>
          <w:b/>
          <w:sz w:val="24"/>
          <w:szCs w:val="24"/>
        </w:rPr>
      </w:pPr>
      <w:r w:rsidRPr="001F59EC">
        <w:rPr>
          <w:rFonts w:asciiTheme="majorHAnsi" w:hAnsiTheme="majorHAnsi" w:cstheme="majorHAnsi"/>
        </w:rPr>
        <w:br w:type="page"/>
      </w:r>
    </w:p>
    <w:p w14:paraId="27E8E297" w14:textId="2B62AC11" w:rsidR="00D01992" w:rsidRPr="001F59EC" w:rsidRDefault="009B5A93" w:rsidP="6B06F679">
      <w:pPr>
        <w:pStyle w:val="berschrift2"/>
        <w:rPr>
          <w:rFonts w:asciiTheme="majorHAnsi" w:hAnsiTheme="majorHAnsi" w:cstheme="majorBidi"/>
        </w:rPr>
      </w:pPr>
      <w:r w:rsidRPr="6B06F679">
        <w:rPr>
          <w:rFonts w:asciiTheme="majorHAnsi" w:hAnsiTheme="majorHAnsi" w:cstheme="majorBidi"/>
        </w:rPr>
        <w:lastRenderedPageBreak/>
        <w:t xml:space="preserve"> </w:t>
      </w:r>
      <w:bookmarkStart w:id="474" w:name="_Toc955598998"/>
      <w:r w:rsidR="26AFF79C" w:rsidRPr="6B06F679">
        <w:rPr>
          <w:rFonts w:asciiTheme="majorHAnsi" w:hAnsiTheme="majorHAnsi" w:cstheme="majorBidi"/>
        </w:rPr>
        <w:t>BIG-VELAN</w:t>
      </w:r>
      <w:bookmarkEnd w:id="474"/>
    </w:p>
    <w:p w14:paraId="2C49906D" w14:textId="707EE837" w:rsidR="00D01992" w:rsidRPr="001F59EC" w:rsidRDefault="26AFF79C" w:rsidP="26AFF79C">
      <w:pPr>
        <w:rPr>
          <w:rFonts w:asciiTheme="majorHAnsi" w:hAnsiTheme="majorHAnsi" w:cstheme="majorHAnsi"/>
          <w:color w:val="262626" w:themeColor="text1"/>
        </w:rPr>
      </w:pPr>
      <w:r w:rsidRPr="001F59EC">
        <w:rPr>
          <w:rFonts w:asciiTheme="majorHAnsi" w:hAnsiTheme="majorHAnsi" w:cstheme="majorHAnsi"/>
          <w:color w:val="262626" w:themeColor="text1"/>
        </w:rPr>
        <w:t>Produktivserver für ELAN</w:t>
      </w:r>
    </w:p>
    <w:p w14:paraId="1D3669B6" w14:textId="77777777" w:rsidR="00D01992" w:rsidRPr="001F59EC" w:rsidRDefault="00D01992" w:rsidP="00D01992">
      <w:pPr>
        <w:rPr>
          <w:rFonts w:asciiTheme="majorHAnsi" w:hAnsiTheme="majorHAnsi" w:cstheme="majorHAnsi"/>
        </w:rPr>
      </w:pPr>
    </w:p>
    <w:tbl>
      <w:tblPr>
        <w:tblStyle w:val="ahdFormatvorlage1"/>
        <w:tblW w:w="0" w:type="auto"/>
        <w:tblLook w:val="04A0" w:firstRow="1" w:lastRow="0" w:firstColumn="1" w:lastColumn="0" w:noHBand="0" w:noVBand="1"/>
      </w:tblPr>
      <w:tblGrid>
        <w:gridCol w:w="3020"/>
        <w:gridCol w:w="3021"/>
        <w:gridCol w:w="3021"/>
      </w:tblGrid>
      <w:tr w:rsidR="00D01992" w:rsidRPr="001F59EC" w14:paraId="0AE47021" w14:textId="77777777" w:rsidTr="218DE6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4B8222DD" w14:textId="77777777" w:rsidR="00D01992" w:rsidRPr="001F59EC" w:rsidRDefault="00D01992" w:rsidP="00801C1D">
            <w:pPr>
              <w:rPr>
                <w:rFonts w:asciiTheme="majorHAnsi" w:hAnsiTheme="majorHAnsi" w:cstheme="majorHAnsi"/>
              </w:rPr>
            </w:pPr>
          </w:p>
        </w:tc>
        <w:tc>
          <w:tcPr>
            <w:tcW w:w="3021" w:type="dxa"/>
          </w:tcPr>
          <w:p w14:paraId="5A805785" w14:textId="77777777" w:rsidR="00D01992" w:rsidRPr="001F59EC" w:rsidRDefault="00D01992"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021" w:type="dxa"/>
          </w:tcPr>
          <w:p w14:paraId="08AA5DFD" w14:textId="77777777" w:rsidR="00D01992" w:rsidRPr="001F59EC" w:rsidRDefault="26AFF79C"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01992" w:rsidRPr="001F59EC" w14:paraId="0D8DF85E"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78AE64D2"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Application Server</w:t>
            </w:r>
          </w:p>
        </w:tc>
        <w:tc>
          <w:tcPr>
            <w:tcW w:w="3021" w:type="dxa"/>
          </w:tcPr>
          <w:p w14:paraId="361186B9" w14:textId="77777777" w:rsidR="00F06738"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BIG-VELAN-WS</w:t>
            </w:r>
          </w:p>
          <w:p w14:paraId="596A386E" w14:textId="77777777" w:rsidR="00F06738"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BIG-VTELAN</w:t>
            </w:r>
          </w:p>
          <w:p w14:paraId="555ECD64" w14:textId="5B03A9E7" w:rsidR="00D01992" w:rsidRPr="001F59EC" w:rsidRDefault="00F06738" w:rsidP="00F06738">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BIG-VELAN</w:t>
            </w:r>
          </w:p>
        </w:tc>
        <w:tc>
          <w:tcPr>
            <w:tcW w:w="3021" w:type="dxa"/>
          </w:tcPr>
          <w:p w14:paraId="30FA4DF8"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3B10A550"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1A7DD663" w14:textId="77777777" w:rsidR="00D01992" w:rsidRPr="001F59EC" w:rsidRDefault="26AFF79C" w:rsidP="00801C1D">
            <w:pPr>
              <w:rPr>
                <w:rFonts w:asciiTheme="majorHAnsi" w:hAnsiTheme="majorHAnsi" w:cstheme="majorHAnsi"/>
                <w:b w:val="0"/>
              </w:rPr>
            </w:pPr>
            <w:r w:rsidRPr="001F59EC">
              <w:rPr>
                <w:rFonts w:asciiTheme="majorHAnsi" w:hAnsiTheme="majorHAnsi" w:cstheme="majorHAnsi"/>
              </w:rPr>
              <w:t>Datenbankinstanz</w:t>
            </w:r>
          </w:p>
        </w:tc>
        <w:tc>
          <w:tcPr>
            <w:tcW w:w="3021" w:type="dxa"/>
          </w:tcPr>
          <w:p w14:paraId="68965C32" w14:textId="36C600FE"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6B5BC7E6"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5A4D5D78"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08A2B121"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Datenbanken</w:t>
            </w:r>
          </w:p>
        </w:tc>
        <w:tc>
          <w:tcPr>
            <w:tcW w:w="3021" w:type="dxa"/>
          </w:tcPr>
          <w:p w14:paraId="6471E1E7" w14:textId="3ACACBD2"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FF44D7B"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1ADD83CF"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6507B31C"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DNS Alias</w:t>
            </w:r>
          </w:p>
        </w:tc>
        <w:tc>
          <w:tcPr>
            <w:tcW w:w="3021" w:type="dxa"/>
          </w:tcPr>
          <w:p w14:paraId="736F364D" w14:textId="628466C6"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C830EDA"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6F7BB3A7"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F166208"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Server User</w:t>
            </w:r>
          </w:p>
        </w:tc>
        <w:tc>
          <w:tcPr>
            <w:tcW w:w="3021" w:type="dxa"/>
          </w:tcPr>
          <w:p w14:paraId="58BBB1D5" w14:textId="77777777"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33A22BEB"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4ADE77A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7A81356"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AD Gruppen</w:t>
            </w:r>
          </w:p>
        </w:tc>
        <w:tc>
          <w:tcPr>
            <w:tcW w:w="3021" w:type="dxa"/>
          </w:tcPr>
          <w:p w14:paraId="05FACC3F"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017A4610"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4574FD43"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53A02E96"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File Services</w:t>
            </w:r>
          </w:p>
        </w:tc>
        <w:tc>
          <w:tcPr>
            <w:tcW w:w="3021" w:type="dxa"/>
          </w:tcPr>
          <w:p w14:paraId="4328004A" w14:textId="77777777" w:rsidR="00D01992"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70A001E1"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73B9D60D"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424DC2A"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Mail</w:t>
            </w:r>
          </w:p>
        </w:tc>
        <w:tc>
          <w:tcPr>
            <w:tcW w:w="3021" w:type="dxa"/>
          </w:tcPr>
          <w:p w14:paraId="051F1586"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14895620"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01992" w:rsidRPr="001F59EC" w14:paraId="03CBB6B2" w14:textId="77777777" w:rsidTr="218DE66B">
        <w:tc>
          <w:tcPr>
            <w:cnfStyle w:val="001000000000" w:firstRow="0" w:lastRow="0" w:firstColumn="1" w:lastColumn="0" w:oddVBand="0" w:evenVBand="0" w:oddHBand="0" w:evenHBand="0" w:firstRowFirstColumn="0" w:firstRowLastColumn="0" w:lastRowFirstColumn="0" w:lastRowLastColumn="0"/>
            <w:tcW w:w="3020" w:type="dxa"/>
          </w:tcPr>
          <w:p w14:paraId="3B55950D"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Ansprechpartner</w:t>
            </w:r>
          </w:p>
        </w:tc>
        <w:tc>
          <w:tcPr>
            <w:tcW w:w="3021" w:type="dxa"/>
          </w:tcPr>
          <w:p w14:paraId="5D43F5F4" w14:textId="77777777" w:rsidR="00D01992" w:rsidRPr="001F59EC" w:rsidRDefault="26AFF79C"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021" w:type="dxa"/>
          </w:tcPr>
          <w:p w14:paraId="133F7081" w14:textId="77777777" w:rsidR="00D01992" w:rsidRPr="001F59EC" w:rsidRDefault="00D01992"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01992" w:rsidRPr="001F59EC" w14:paraId="7D5E4CC1" w14:textId="77777777" w:rsidTr="218DE66B">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392C7620" w14:textId="77777777" w:rsidR="00D01992" w:rsidRPr="001F59EC" w:rsidRDefault="26AFF79C" w:rsidP="00801C1D">
            <w:pPr>
              <w:rPr>
                <w:rFonts w:asciiTheme="majorHAnsi" w:hAnsiTheme="majorHAnsi" w:cstheme="majorHAnsi"/>
              </w:rPr>
            </w:pPr>
            <w:r w:rsidRPr="001F59EC">
              <w:rPr>
                <w:rFonts w:asciiTheme="majorHAnsi" w:hAnsiTheme="majorHAnsi" w:cstheme="majorHAnsi"/>
              </w:rPr>
              <w:t>Dienstleister</w:t>
            </w:r>
          </w:p>
        </w:tc>
        <w:tc>
          <w:tcPr>
            <w:tcW w:w="3021" w:type="dxa"/>
          </w:tcPr>
          <w:p w14:paraId="79BC6A96" w14:textId="77777777" w:rsidR="00D01992"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021" w:type="dxa"/>
          </w:tcPr>
          <w:p w14:paraId="4C51E8D7" w14:textId="77777777" w:rsidR="00D01992" w:rsidRPr="001F59EC" w:rsidRDefault="00D01992"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455390E" w14:textId="77777777" w:rsidR="00790DA6" w:rsidRPr="001F59EC" w:rsidRDefault="00790DA6" w:rsidP="00AB363F">
      <w:pPr>
        <w:rPr>
          <w:rFonts w:asciiTheme="majorHAnsi" w:hAnsiTheme="majorHAnsi" w:cstheme="majorHAnsi"/>
        </w:rPr>
      </w:pPr>
    </w:p>
    <w:p w14:paraId="6C3EEB23" w14:textId="2AAF7296" w:rsidR="00EE43A1" w:rsidRPr="001F59EC" w:rsidRDefault="009B5A93" w:rsidP="6B06F679">
      <w:pPr>
        <w:pStyle w:val="berschrift2"/>
        <w:rPr>
          <w:rFonts w:asciiTheme="majorHAnsi" w:hAnsiTheme="majorHAnsi" w:cstheme="majorBidi"/>
        </w:rPr>
      </w:pPr>
      <w:r w:rsidRPr="6B06F679">
        <w:rPr>
          <w:rFonts w:asciiTheme="majorHAnsi" w:hAnsiTheme="majorHAnsi" w:cstheme="majorBidi"/>
        </w:rPr>
        <w:t xml:space="preserve"> </w:t>
      </w:r>
      <w:bookmarkStart w:id="475" w:name="_Toc1164077225"/>
      <w:r w:rsidR="00790DA6" w:rsidRPr="6B06F679">
        <w:rPr>
          <w:rFonts w:asciiTheme="majorHAnsi" w:hAnsiTheme="majorHAnsi" w:cstheme="majorBidi"/>
        </w:rPr>
        <w:t>BEATS</w:t>
      </w:r>
      <w:bookmarkEnd w:id="475"/>
    </w:p>
    <w:p w14:paraId="44CF9AC5" w14:textId="609C4DB3" w:rsidR="00EE43A1" w:rsidRPr="001F59EC" w:rsidRDefault="00790DA6" w:rsidP="00EE43A1">
      <w:pPr>
        <w:rPr>
          <w:rFonts w:asciiTheme="majorHAnsi" w:hAnsiTheme="majorHAnsi" w:cstheme="majorHAnsi"/>
          <w:color w:val="000000"/>
        </w:rPr>
      </w:pPr>
      <w:r w:rsidRPr="001F59EC">
        <w:rPr>
          <w:rFonts w:asciiTheme="majorHAnsi" w:hAnsiTheme="majorHAnsi" w:cstheme="majorHAnsi"/>
          <w:color w:val="000000"/>
        </w:rPr>
        <w:t>Beats Confluence und Jira Systeme</w:t>
      </w:r>
    </w:p>
    <w:tbl>
      <w:tblPr>
        <w:tblStyle w:val="ahdFormatvorlage1"/>
        <w:tblW w:w="9170" w:type="dxa"/>
        <w:tblLook w:val="04A0" w:firstRow="1" w:lastRow="0" w:firstColumn="1" w:lastColumn="0" w:noHBand="0" w:noVBand="1"/>
      </w:tblPr>
      <w:tblGrid>
        <w:gridCol w:w="2401"/>
        <w:gridCol w:w="3548"/>
        <w:gridCol w:w="3221"/>
      </w:tblGrid>
      <w:tr w:rsidR="00790DA6" w:rsidRPr="001F59EC" w14:paraId="0A237A40"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7F264B7" w14:textId="77777777" w:rsidR="00790DA6" w:rsidRPr="001F59EC" w:rsidRDefault="00790DA6" w:rsidP="00801C1D">
            <w:pPr>
              <w:rPr>
                <w:rFonts w:asciiTheme="majorHAnsi" w:hAnsiTheme="majorHAnsi" w:cstheme="majorHAnsi"/>
              </w:rPr>
            </w:pPr>
          </w:p>
        </w:tc>
        <w:tc>
          <w:tcPr>
            <w:tcW w:w="3548" w:type="dxa"/>
          </w:tcPr>
          <w:p w14:paraId="590EA33C" w14:textId="77777777" w:rsidR="00790DA6" w:rsidRPr="001F59EC" w:rsidRDefault="00790DA6"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21991E13" w14:textId="77777777" w:rsidR="00790DA6" w:rsidRPr="001F59EC" w:rsidRDefault="00790DA6"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790DA6" w:rsidRPr="001F59EC" w14:paraId="76E20CB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E159756"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79F41781" w14:textId="7705E061"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big-vlconfluence (Prod)</w:t>
            </w:r>
          </w:p>
          <w:p w14:paraId="3DF6228E" w14:textId="377DE2D9"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big-vljira01 (Prod)</w:t>
            </w:r>
          </w:p>
          <w:p w14:paraId="4C3C8890"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big-vtlconfluence (Test)</w:t>
            </w:r>
          </w:p>
          <w:p w14:paraId="6D5B668D" w14:textId="1B231A8F"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big-vtljira (Test)</w:t>
            </w:r>
          </w:p>
        </w:tc>
        <w:tc>
          <w:tcPr>
            <w:tcW w:w="3221" w:type="dxa"/>
            <w:vAlign w:val="center"/>
          </w:tcPr>
          <w:p w14:paraId="667A24C8"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790DA6" w:rsidRPr="001F59EC" w14:paraId="3E4BA392"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90E65DA"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C44E249"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BIG-VSQL-TEST01\INTERN</w:t>
            </w:r>
          </w:p>
          <w:p w14:paraId="18663DD4" w14:textId="429001BF"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tc>
        <w:tc>
          <w:tcPr>
            <w:tcW w:w="3221" w:type="dxa"/>
            <w:vAlign w:val="center"/>
          </w:tcPr>
          <w:p w14:paraId="2824E841"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Testumgebung</w:t>
            </w:r>
          </w:p>
          <w:p w14:paraId="255EBB7E" w14:textId="41A1882F"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Produktivumgebung</w:t>
            </w:r>
          </w:p>
        </w:tc>
      </w:tr>
      <w:tr w:rsidR="00790DA6" w:rsidRPr="001F59EC" w14:paraId="58D38F2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CEE6DC"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D6A0742"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confluence</w:t>
            </w:r>
          </w:p>
          <w:p w14:paraId="47A55E18"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jiradb</w:t>
            </w:r>
          </w:p>
          <w:p w14:paraId="2E17A6DF"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LJIRA</w:t>
            </w:r>
          </w:p>
          <w:p w14:paraId="5C697EEB"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confluence</w:t>
            </w:r>
          </w:p>
          <w:p w14:paraId="5636E944"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jiradb</w:t>
            </w:r>
          </w:p>
          <w:p w14:paraId="139FC520"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tconfluence</w:t>
            </w:r>
          </w:p>
          <w:p w14:paraId="7A7B896B" w14:textId="735A13EB"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TJIRA</w:t>
            </w:r>
          </w:p>
        </w:tc>
        <w:tc>
          <w:tcPr>
            <w:tcW w:w="3221" w:type="dxa"/>
            <w:vAlign w:val="center"/>
          </w:tcPr>
          <w:p w14:paraId="791F0A89"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36E4349D"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6BC334D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BIG-VSQL-TECH</w:t>
            </w:r>
          </w:p>
          <w:p w14:paraId="3ACEF2B9"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30427C2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01A18896" w14:textId="77777777"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BIG-VSQL-TEST\intern</w:t>
            </w:r>
          </w:p>
          <w:p w14:paraId="7053C5AE" w14:textId="2D01A09C" w:rsidR="00790DA6" w:rsidRPr="001F59EC" w:rsidRDefault="00790DA6" w:rsidP="00790DA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BIG-VSQL-TEST\intern</w:t>
            </w:r>
          </w:p>
        </w:tc>
      </w:tr>
      <w:tr w:rsidR="00790DA6" w:rsidRPr="001F59EC" w14:paraId="276192A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26ECFC"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5F825505" w14:textId="77777777" w:rsidR="00790DA6"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beats-jira</w:t>
            </w:r>
          </w:p>
          <w:p w14:paraId="7CED8301" w14:textId="77777777"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beats-service</w:t>
            </w:r>
          </w:p>
          <w:p w14:paraId="530A7888" w14:textId="77777777"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w:t>
            </w:r>
          </w:p>
          <w:p w14:paraId="3B5E4D06" w14:textId="73806279" w:rsidR="00DF2E83"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beats-confluence</w:t>
            </w:r>
          </w:p>
        </w:tc>
        <w:tc>
          <w:tcPr>
            <w:tcW w:w="3221" w:type="dxa"/>
            <w:vAlign w:val="center"/>
          </w:tcPr>
          <w:p w14:paraId="2BBDB1FA" w14:textId="0385262C"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p>
        </w:tc>
      </w:tr>
      <w:tr w:rsidR="00790DA6" w:rsidRPr="001F59EC" w14:paraId="2A9DD0F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543A113"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57BA4A18" w14:textId="3EE22C92" w:rsidR="00790DA6"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01AB7B17" w14:textId="1497181F"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4EB600D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6547C8"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5F7F7DCD" w14:textId="0AF398CA" w:rsidR="00790DA6"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909F984" w14:textId="49667ABE"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90DA6" w:rsidRPr="001F59EC" w14:paraId="56F2185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4B0150"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537E1F4C" w14:textId="5C1BA8FC" w:rsidR="00790DA6"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8837A28" w14:textId="2C2EA5B0"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310A5F5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9B8F5A"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0AD744D1" w14:textId="77777777" w:rsidR="00790DA6"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F77C696" w14:textId="77777777"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790DA6" w:rsidRPr="001F59EC" w14:paraId="43489D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5F7F6A6"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44BE360A"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502C01A9" w14:textId="77777777" w:rsidR="00790DA6" w:rsidRPr="001F59EC" w:rsidRDefault="00790DA6"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790DA6" w:rsidRPr="001F59EC" w14:paraId="13EA940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3BD7102" w14:textId="77777777" w:rsidR="00790DA6" w:rsidRPr="001F59EC" w:rsidRDefault="00790DA6"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A139812" w14:textId="03FC13C2" w:rsidR="00790DA6" w:rsidRPr="001F59EC" w:rsidRDefault="00DF2E83"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Bayoonet (VPN), Brainbits (VPN)</w:t>
            </w:r>
          </w:p>
        </w:tc>
        <w:tc>
          <w:tcPr>
            <w:tcW w:w="3221" w:type="dxa"/>
            <w:vAlign w:val="center"/>
          </w:tcPr>
          <w:p w14:paraId="7CBDAEDF" w14:textId="26160F59" w:rsidR="00790DA6" w:rsidRPr="001F59EC" w:rsidRDefault="00790DA6"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0CBDD37" w14:textId="6512F041" w:rsidR="00790DA6" w:rsidRPr="001F59EC" w:rsidRDefault="00790DA6" w:rsidP="00EE43A1">
      <w:pPr>
        <w:rPr>
          <w:rFonts w:asciiTheme="majorHAnsi" w:hAnsiTheme="majorHAnsi" w:cstheme="majorHAnsi"/>
          <w:color w:val="000000"/>
        </w:rPr>
      </w:pPr>
    </w:p>
    <w:p w14:paraId="2297E86C" w14:textId="621A81FE" w:rsidR="00D71391" w:rsidRPr="001F59EC" w:rsidRDefault="003467DD" w:rsidP="00EE43A1">
      <w:pPr>
        <w:rPr>
          <w:rFonts w:asciiTheme="majorHAnsi" w:hAnsiTheme="majorHAnsi" w:cstheme="majorHAnsi"/>
          <w:color w:val="000000"/>
        </w:rPr>
      </w:pPr>
      <w:r w:rsidRPr="001F59EC">
        <w:rPr>
          <w:rFonts w:asciiTheme="majorHAnsi" w:hAnsiTheme="majorHAnsi" w:cstheme="majorHAnsi"/>
          <w:color w:val="000000"/>
        </w:rPr>
        <w:lastRenderedPageBreak/>
        <w:t>Beats kommuniziert mit dem ITSC zur Datenssynchronisation über ein VPN. Endpunkt 10.100.62.29 (NAT). Hostname beim ITSC: jira.staging.dom1lx01.dom1.itsckd.intern</w:t>
      </w:r>
    </w:p>
    <w:p w14:paraId="7418313C" w14:textId="66729A0B" w:rsidR="003467DD" w:rsidRPr="001F59EC" w:rsidRDefault="003467DD" w:rsidP="00EE43A1">
      <w:pPr>
        <w:rPr>
          <w:rFonts w:asciiTheme="majorHAnsi" w:hAnsiTheme="majorHAnsi" w:cstheme="majorHAnsi"/>
          <w:color w:val="000000"/>
        </w:rPr>
      </w:pPr>
      <w:r w:rsidRPr="001F59EC">
        <w:rPr>
          <w:rFonts w:asciiTheme="majorHAnsi" w:hAnsiTheme="majorHAnsi" w:cstheme="majorHAnsi"/>
          <w:noProof/>
          <w:lang w:eastAsia="de-DE"/>
        </w:rPr>
        <w:drawing>
          <wp:inline distT="0" distB="0" distL="0" distR="0" wp14:anchorId="558C8DDB" wp14:editId="1F86BFEA">
            <wp:extent cx="5760720" cy="328295"/>
            <wp:effectExtent l="0" t="0" r="0" b="0"/>
            <wp:docPr id="45" name="Grafik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2"/>
                    <a:stretch>
                      <a:fillRect/>
                    </a:stretch>
                  </pic:blipFill>
                  <pic:spPr>
                    <a:xfrm>
                      <a:off x="0" y="0"/>
                      <a:ext cx="5760720" cy="328295"/>
                    </a:xfrm>
                    <a:prstGeom prst="rect">
                      <a:avLst/>
                    </a:prstGeom>
                  </pic:spPr>
                </pic:pic>
              </a:graphicData>
            </a:graphic>
          </wp:inline>
        </w:drawing>
      </w:r>
    </w:p>
    <w:p w14:paraId="29D2CAD8" w14:textId="1F4EBB56" w:rsidR="00D71391" w:rsidRPr="001F59EC" w:rsidRDefault="00D71391" w:rsidP="00EE43A1">
      <w:pPr>
        <w:rPr>
          <w:rFonts w:asciiTheme="majorHAnsi" w:hAnsiTheme="majorHAnsi" w:cstheme="majorHAnsi"/>
          <w:color w:val="000000"/>
        </w:rPr>
      </w:pPr>
    </w:p>
    <w:p w14:paraId="2A75A3FE" w14:textId="710FDDFC"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Citrix ADC/ Netscaler</w:t>
      </w:r>
    </w:p>
    <w:p w14:paraId="08C4009D" w14:textId="3E1A78A5"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Content Switch</w:t>
      </w:r>
    </w:p>
    <w:p w14:paraId="1893287C" w14:textId="5D05FD91"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Der Zugriff ist über den Content Switch cs_miscellaneous konfiguriert. Hier gibt es zwei Policies die auf die LB umleiten.</w:t>
      </w:r>
    </w:p>
    <w:p w14:paraId="72A24548" w14:textId="34E403C0"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5773B0AE" wp14:editId="3A56F439">
            <wp:extent cx="5760720" cy="217805"/>
            <wp:effectExtent l="0" t="0" r="0" b="0"/>
            <wp:docPr id="58" name="Grafik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3"/>
                    <a:stretch>
                      <a:fillRect/>
                    </a:stretch>
                  </pic:blipFill>
                  <pic:spPr>
                    <a:xfrm>
                      <a:off x="0" y="0"/>
                      <a:ext cx="5760720" cy="217805"/>
                    </a:xfrm>
                    <a:prstGeom prst="rect">
                      <a:avLst/>
                    </a:prstGeom>
                  </pic:spPr>
                </pic:pic>
              </a:graphicData>
            </a:graphic>
          </wp:inline>
        </w:drawing>
      </w:r>
    </w:p>
    <w:p w14:paraId="2A70BCCF" w14:textId="31759529"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06E8140C" wp14:editId="3E4DC983">
            <wp:extent cx="5760720" cy="169545"/>
            <wp:effectExtent l="0" t="0" r="0" b="1905"/>
            <wp:docPr id="59" name="Grafik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4"/>
                    <a:stretch>
                      <a:fillRect/>
                    </a:stretch>
                  </pic:blipFill>
                  <pic:spPr>
                    <a:xfrm>
                      <a:off x="0" y="0"/>
                      <a:ext cx="5760720" cy="169545"/>
                    </a:xfrm>
                    <a:prstGeom prst="rect">
                      <a:avLst/>
                    </a:prstGeom>
                  </pic:spPr>
                </pic:pic>
              </a:graphicData>
            </a:graphic>
          </wp:inline>
        </w:drawing>
      </w:r>
    </w:p>
    <w:p w14:paraId="7A990804" w14:textId="0CB616F2"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Virtual Servers</w:t>
      </w:r>
    </w:p>
    <w:p w14:paraId="5A491D7F" w14:textId="08E6BE7A"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25393822" wp14:editId="69B6123E">
            <wp:extent cx="5760720" cy="156210"/>
            <wp:effectExtent l="0" t="0" r="0" b="0"/>
            <wp:docPr id="57" name="Grafik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5"/>
                    <a:stretch>
                      <a:fillRect/>
                    </a:stretch>
                  </pic:blipFill>
                  <pic:spPr>
                    <a:xfrm>
                      <a:off x="0" y="0"/>
                      <a:ext cx="5760720" cy="156210"/>
                    </a:xfrm>
                    <a:prstGeom prst="rect">
                      <a:avLst/>
                    </a:prstGeom>
                  </pic:spPr>
                </pic:pic>
              </a:graphicData>
            </a:graphic>
          </wp:inline>
        </w:drawing>
      </w:r>
    </w:p>
    <w:p w14:paraId="1725FBA8" w14:textId="12E9C68D"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3347B46B" wp14:editId="72D5BCBA">
            <wp:extent cx="5760720" cy="135890"/>
            <wp:effectExtent l="0" t="0" r="0" b="0"/>
            <wp:docPr id="60" name="Grafik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6"/>
                    <a:stretch>
                      <a:fillRect/>
                    </a:stretch>
                  </pic:blipFill>
                  <pic:spPr>
                    <a:xfrm>
                      <a:off x="0" y="0"/>
                      <a:ext cx="5760720" cy="135890"/>
                    </a:xfrm>
                    <a:prstGeom prst="rect">
                      <a:avLst/>
                    </a:prstGeom>
                  </pic:spPr>
                </pic:pic>
              </a:graphicData>
            </a:graphic>
          </wp:inline>
        </w:drawing>
      </w:r>
    </w:p>
    <w:p w14:paraId="00BE1DFE" w14:textId="384602ED" w:rsidR="00DF2E83" w:rsidRPr="001F59EC" w:rsidRDefault="00DF2E83" w:rsidP="00EE43A1">
      <w:pPr>
        <w:rPr>
          <w:rFonts w:asciiTheme="majorHAnsi" w:hAnsiTheme="majorHAnsi" w:cstheme="majorHAnsi"/>
          <w:b/>
          <w:bCs/>
          <w:color w:val="000000"/>
        </w:rPr>
      </w:pPr>
      <w:r w:rsidRPr="001F59EC">
        <w:rPr>
          <w:rFonts w:asciiTheme="majorHAnsi" w:hAnsiTheme="majorHAnsi" w:cstheme="majorHAnsi"/>
          <w:b/>
          <w:bCs/>
          <w:color w:val="000000"/>
        </w:rPr>
        <w:t>Firewall</w:t>
      </w:r>
    </w:p>
    <w:p w14:paraId="2F5BD8AF" w14:textId="298F7D13"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34ED1B7D" wp14:editId="473C6D2E">
            <wp:extent cx="5760720" cy="457200"/>
            <wp:effectExtent l="0" t="0" r="0" b="0"/>
            <wp:docPr id="49" name="Grafik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7"/>
                    <a:stretch>
                      <a:fillRect/>
                    </a:stretch>
                  </pic:blipFill>
                  <pic:spPr>
                    <a:xfrm>
                      <a:off x="0" y="0"/>
                      <a:ext cx="5760720" cy="457200"/>
                    </a:xfrm>
                    <a:prstGeom prst="rect">
                      <a:avLst/>
                    </a:prstGeom>
                  </pic:spPr>
                </pic:pic>
              </a:graphicData>
            </a:graphic>
          </wp:inline>
        </w:drawing>
      </w:r>
    </w:p>
    <w:p w14:paraId="5C6FFAC2" w14:textId="74354710" w:rsidR="00D71391" w:rsidRPr="001F59EC" w:rsidRDefault="00D71391" w:rsidP="00EE43A1">
      <w:pPr>
        <w:rPr>
          <w:rFonts w:asciiTheme="majorHAnsi" w:hAnsiTheme="majorHAnsi" w:cstheme="majorHAnsi"/>
          <w:color w:val="000000"/>
        </w:rPr>
      </w:pPr>
    </w:p>
    <w:p w14:paraId="3AF42A59" w14:textId="285332F3"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Remote Zugriff Bayoonet</w:t>
      </w:r>
    </w:p>
    <w:p w14:paraId="1AD665A7" w14:textId="0F574F59" w:rsidR="00DF2E83"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45F8A7C1" wp14:editId="6CCCFEC9">
            <wp:extent cx="5760720" cy="516255"/>
            <wp:effectExtent l="0" t="0" r="0" b="0"/>
            <wp:docPr id="50" name="Grafik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8"/>
                    <a:stretch>
                      <a:fillRect/>
                    </a:stretch>
                  </pic:blipFill>
                  <pic:spPr>
                    <a:xfrm>
                      <a:off x="0" y="0"/>
                      <a:ext cx="5760720" cy="516255"/>
                    </a:xfrm>
                    <a:prstGeom prst="rect">
                      <a:avLst/>
                    </a:prstGeom>
                  </pic:spPr>
                </pic:pic>
              </a:graphicData>
            </a:graphic>
          </wp:inline>
        </w:drawing>
      </w:r>
    </w:p>
    <w:p w14:paraId="238BB338" w14:textId="12EF5E68" w:rsidR="00DF2E83" w:rsidRPr="001F59EC" w:rsidRDefault="00DF2E83" w:rsidP="00EE43A1">
      <w:pPr>
        <w:rPr>
          <w:rFonts w:asciiTheme="majorHAnsi" w:hAnsiTheme="majorHAnsi" w:cstheme="majorHAnsi"/>
          <w:color w:val="000000"/>
        </w:rPr>
      </w:pPr>
      <w:r w:rsidRPr="001F59EC">
        <w:rPr>
          <w:rFonts w:asciiTheme="majorHAnsi" w:hAnsiTheme="majorHAnsi" w:cstheme="majorHAnsi"/>
          <w:color w:val="000000"/>
        </w:rPr>
        <w:t>Remote Zugriff Brainbits</w:t>
      </w:r>
    </w:p>
    <w:p w14:paraId="79A20688" w14:textId="76C09B8A" w:rsidR="00D71391" w:rsidRPr="001F59EC" w:rsidRDefault="00DF2E83" w:rsidP="00EE43A1">
      <w:pPr>
        <w:rPr>
          <w:rFonts w:asciiTheme="majorHAnsi" w:hAnsiTheme="majorHAnsi" w:cstheme="majorHAnsi"/>
          <w:color w:val="000000"/>
        </w:rPr>
      </w:pPr>
      <w:r w:rsidRPr="001F59EC">
        <w:rPr>
          <w:rFonts w:asciiTheme="majorHAnsi" w:hAnsiTheme="majorHAnsi" w:cstheme="majorHAnsi"/>
          <w:noProof/>
        </w:rPr>
        <w:drawing>
          <wp:inline distT="0" distB="0" distL="0" distR="0" wp14:anchorId="561C007B" wp14:editId="71E06F09">
            <wp:extent cx="5760720" cy="805815"/>
            <wp:effectExtent l="0" t="0" r="0" b="0"/>
            <wp:docPr id="56" name="Grafik 56" descr="Ein Bild, das Tex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fik 56" descr="Ein Bild, das Text enthält.&#10;&#10;Automatisch generierte Beschreibung"/>
                    <pic:cNvPicPr/>
                  </pic:nvPicPr>
                  <pic:blipFill>
                    <a:blip r:embed="rId179"/>
                    <a:stretch>
                      <a:fillRect/>
                    </a:stretch>
                  </pic:blipFill>
                  <pic:spPr>
                    <a:xfrm>
                      <a:off x="0" y="0"/>
                      <a:ext cx="5760720" cy="805815"/>
                    </a:xfrm>
                    <a:prstGeom prst="rect">
                      <a:avLst/>
                    </a:prstGeom>
                  </pic:spPr>
                </pic:pic>
              </a:graphicData>
            </a:graphic>
          </wp:inline>
        </w:drawing>
      </w:r>
    </w:p>
    <w:p w14:paraId="261E7EFF" w14:textId="2CC6C80D" w:rsidR="00D71391" w:rsidRPr="001F59EC" w:rsidRDefault="00D71391" w:rsidP="6B06F679">
      <w:pPr>
        <w:pStyle w:val="berschrift2"/>
        <w:rPr>
          <w:rFonts w:asciiTheme="majorHAnsi" w:hAnsiTheme="majorHAnsi" w:cstheme="majorBidi"/>
        </w:rPr>
      </w:pPr>
      <w:bookmarkStart w:id="476" w:name="_Toc515266274"/>
      <w:r w:rsidRPr="6B06F679">
        <w:rPr>
          <w:rFonts w:asciiTheme="majorHAnsi" w:hAnsiTheme="majorHAnsi" w:cstheme="majorBidi"/>
        </w:rPr>
        <w:t>ACD</w:t>
      </w:r>
      <w:bookmarkEnd w:id="476"/>
    </w:p>
    <w:p w14:paraId="7AFAB14F" w14:textId="03C960B0" w:rsidR="00D71391" w:rsidRPr="001F59EC" w:rsidRDefault="00D71391" w:rsidP="00D71391">
      <w:pPr>
        <w:rPr>
          <w:rFonts w:asciiTheme="majorHAnsi" w:hAnsiTheme="majorHAnsi" w:cstheme="majorHAnsi"/>
          <w:color w:val="000000"/>
        </w:rPr>
      </w:pPr>
      <w:r w:rsidRPr="001F59EC">
        <w:rPr>
          <w:rFonts w:asciiTheme="majorHAnsi" w:hAnsiTheme="majorHAnsi" w:cstheme="majorHAnsi"/>
          <w:color w:val="000000"/>
        </w:rPr>
        <w:t>Das ACD System ist die Callcenter Lösung der BIG</w:t>
      </w:r>
    </w:p>
    <w:tbl>
      <w:tblPr>
        <w:tblStyle w:val="ahdFormatvorlage1"/>
        <w:tblW w:w="9170" w:type="dxa"/>
        <w:tblLook w:val="04A0" w:firstRow="1" w:lastRow="0" w:firstColumn="1" w:lastColumn="0" w:noHBand="0" w:noVBand="1"/>
      </w:tblPr>
      <w:tblGrid>
        <w:gridCol w:w="2401"/>
        <w:gridCol w:w="3548"/>
        <w:gridCol w:w="3221"/>
      </w:tblGrid>
      <w:tr w:rsidR="00D71391" w:rsidRPr="001F59EC" w14:paraId="7496EAED"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7E711822" w14:textId="77777777" w:rsidR="00D71391" w:rsidRPr="001F59EC" w:rsidRDefault="00D71391" w:rsidP="00801C1D">
            <w:pPr>
              <w:rPr>
                <w:rFonts w:asciiTheme="majorHAnsi" w:hAnsiTheme="majorHAnsi" w:cstheme="majorHAnsi"/>
              </w:rPr>
            </w:pPr>
          </w:p>
        </w:tc>
        <w:tc>
          <w:tcPr>
            <w:tcW w:w="3548" w:type="dxa"/>
          </w:tcPr>
          <w:p w14:paraId="53B7DB0B" w14:textId="77777777" w:rsidR="00D71391" w:rsidRPr="001F59EC" w:rsidRDefault="00D7139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F5B173A" w14:textId="77777777" w:rsidR="00D71391" w:rsidRPr="001F59EC" w:rsidRDefault="00D7139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D71391" w:rsidRPr="00E9680B" w14:paraId="2E44754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CBF84A6"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F493613"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BIG-VACDGW1</w:t>
            </w:r>
          </w:p>
          <w:p w14:paraId="46AC6113"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BIG-VACDGW2</w:t>
            </w:r>
          </w:p>
          <w:p w14:paraId="5E14FE80"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BIG-VACDGW3</w:t>
            </w:r>
          </w:p>
          <w:p w14:paraId="66746437"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BIG-VACDROUTING1</w:t>
            </w:r>
          </w:p>
          <w:p w14:paraId="1A358B84"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BIG-VACDROUTING2</w:t>
            </w:r>
          </w:p>
          <w:p w14:paraId="13361242"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lastRenderedPageBreak/>
              <w:t>BIG-VACDSTAT1</w:t>
            </w:r>
          </w:p>
          <w:p w14:paraId="1C673682"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BIG-VACDTOMCAT1</w:t>
            </w:r>
          </w:p>
          <w:p w14:paraId="3EA2EC79"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BIG-VACDTOMCAT2</w:t>
            </w:r>
          </w:p>
          <w:p w14:paraId="0B56B03B"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BIG-VACDWEB1</w:t>
            </w:r>
          </w:p>
          <w:p w14:paraId="070C56E4" w14:textId="77777777" w:rsidR="00D71391" w:rsidRPr="001F59EC" w:rsidRDefault="00D71391"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BIG-VACDWEB2</w:t>
            </w:r>
          </w:p>
          <w:p w14:paraId="3ED65F23" w14:textId="50C87F19"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BIG-VTESTACD1 (Test)</w:t>
            </w:r>
          </w:p>
          <w:p w14:paraId="64A7E9C4" w14:textId="3F900A7A"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BIG-VTESTACD2 (Test)</w:t>
            </w:r>
          </w:p>
          <w:p w14:paraId="0153BCA6" w14:textId="6EC72E1B" w:rsidR="00465E9E" w:rsidRPr="001F59EC" w:rsidRDefault="00465E9E" w:rsidP="00D71391">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BIG-VTESTACD3 (Test)</w:t>
            </w:r>
          </w:p>
        </w:tc>
        <w:tc>
          <w:tcPr>
            <w:tcW w:w="3221" w:type="dxa"/>
            <w:vAlign w:val="center"/>
          </w:tcPr>
          <w:p w14:paraId="0478EDB9"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D71391" w:rsidRPr="001F59EC" w14:paraId="7DDAE617"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353E411"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F3C813C" w14:textId="74792DEC"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Auf den Systemen selbst. Vom Hersteller verwaltet</w:t>
            </w:r>
          </w:p>
        </w:tc>
        <w:tc>
          <w:tcPr>
            <w:tcW w:w="3221" w:type="dxa"/>
            <w:vAlign w:val="center"/>
          </w:tcPr>
          <w:p w14:paraId="71D7C62F" w14:textId="5E08B116"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6262A8E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1BA0BA5"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30312EA" w14:textId="27962104" w:rsidR="00D7139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11C3679" w14:textId="67E39D02"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C6B32FD"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DF79EBB"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1F9157D5"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5E34F70"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301A9DC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78FC955"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422BAF46" w14:textId="77777777" w:rsidR="00D71391"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20EFF1C4"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35AA58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24CB1F"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06910B3A"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56874EF"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59EF8FE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78D086F"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18893C61" w14:textId="77777777" w:rsidR="00D7139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3DE159A"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68675E5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70A4C0"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3A6D420D" w14:textId="77777777" w:rsidR="00D7139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8BC092"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D71391" w:rsidRPr="001F59EC" w14:paraId="067F9FC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09AACAE"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8DF8C31"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23120CBE" w14:textId="77777777" w:rsidR="00D71391" w:rsidRPr="001F59EC" w:rsidRDefault="00D7139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D71391" w:rsidRPr="001F59EC" w14:paraId="1BC3E2F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225FF3" w14:textId="77777777" w:rsidR="00D71391" w:rsidRPr="001F59EC" w:rsidRDefault="00D71391"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66C7DD5E"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1C84552A" w14:textId="77777777" w:rsidR="00D71391" w:rsidRPr="001F59EC" w:rsidRDefault="00D7139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B71578C" w14:textId="5F8EE9AC" w:rsidR="00EE43A1" w:rsidRPr="001F59EC" w:rsidRDefault="00EE43A1" w:rsidP="00EE43A1">
      <w:pPr>
        <w:rPr>
          <w:rFonts w:asciiTheme="majorHAnsi" w:hAnsiTheme="majorHAnsi" w:cstheme="majorHAnsi"/>
        </w:rPr>
      </w:pPr>
    </w:p>
    <w:p w14:paraId="08A74BFF" w14:textId="654CDD70" w:rsidR="00D71391" w:rsidRPr="001F59EC" w:rsidRDefault="00D71391" w:rsidP="00EE43A1">
      <w:pPr>
        <w:rPr>
          <w:rFonts w:asciiTheme="majorHAnsi" w:hAnsiTheme="majorHAnsi" w:cstheme="majorHAnsi"/>
        </w:rPr>
      </w:pPr>
      <w:r w:rsidRPr="001F59EC">
        <w:rPr>
          <w:rFonts w:asciiTheme="majorHAnsi" w:hAnsiTheme="majorHAnsi" w:cstheme="majorHAnsi"/>
        </w:rPr>
        <w:t xml:space="preserve">Bei den GW Servern 1-3 muss Secure Boot deaktiviert sein, da </w:t>
      </w:r>
      <w:r w:rsidR="00465E9E" w:rsidRPr="001F59EC">
        <w:rPr>
          <w:rFonts w:asciiTheme="majorHAnsi" w:hAnsiTheme="majorHAnsi" w:cstheme="majorHAnsi"/>
        </w:rPr>
        <w:t xml:space="preserve">sonst ein Communication Treiber nicht funktioniert. </w:t>
      </w:r>
    </w:p>
    <w:p w14:paraId="50D7F0FF" w14:textId="6E870B4C" w:rsidR="00465E9E" w:rsidRPr="001F59EC" w:rsidRDefault="00465E9E" w:rsidP="00EE43A1">
      <w:pPr>
        <w:rPr>
          <w:rFonts w:asciiTheme="majorHAnsi" w:hAnsiTheme="majorHAnsi" w:cstheme="majorHAnsi"/>
        </w:rPr>
      </w:pPr>
      <w:r w:rsidRPr="001F59EC">
        <w:rPr>
          <w:rFonts w:asciiTheme="majorHAnsi" w:hAnsiTheme="majorHAnsi" w:cstheme="majorHAnsi"/>
          <w:noProof/>
          <w:lang w:eastAsia="de-DE"/>
        </w:rPr>
        <w:lastRenderedPageBreak/>
        <w:drawing>
          <wp:inline distT="0" distB="0" distL="0" distR="0" wp14:anchorId="4DC949B6" wp14:editId="6AAF3AD0">
            <wp:extent cx="5760720" cy="4423410"/>
            <wp:effectExtent l="0" t="0" r="0" b="0"/>
            <wp:docPr id="44" name="Grafi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0"/>
                    <a:stretch>
                      <a:fillRect/>
                    </a:stretch>
                  </pic:blipFill>
                  <pic:spPr>
                    <a:xfrm>
                      <a:off x="0" y="0"/>
                      <a:ext cx="5760720" cy="4423410"/>
                    </a:xfrm>
                    <a:prstGeom prst="rect">
                      <a:avLst/>
                    </a:prstGeom>
                  </pic:spPr>
                </pic:pic>
              </a:graphicData>
            </a:graphic>
          </wp:inline>
        </w:drawing>
      </w:r>
    </w:p>
    <w:p w14:paraId="7DDAE9C6" w14:textId="7FB3BC85" w:rsidR="00664A71" w:rsidRPr="001F59EC" w:rsidRDefault="00664A71" w:rsidP="6B06F679">
      <w:pPr>
        <w:pStyle w:val="berschrift2"/>
        <w:rPr>
          <w:rFonts w:asciiTheme="majorHAnsi" w:hAnsiTheme="majorHAnsi" w:cstheme="majorBidi"/>
        </w:rPr>
      </w:pPr>
      <w:bookmarkStart w:id="477" w:name="_Toc1536583765"/>
      <w:r w:rsidRPr="6B06F679">
        <w:rPr>
          <w:rFonts w:asciiTheme="majorHAnsi" w:hAnsiTheme="majorHAnsi" w:cstheme="majorBidi"/>
        </w:rPr>
        <w:t>BIG-VSPEXPERT</w:t>
      </w:r>
      <w:bookmarkEnd w:id="477"/>
    </w:p>
    <w:p w14:paraId="2D543A25" w14:textId="37D87706" w:rsidR="00664A71" w:rsidRPr="001F59EC" w:rsidRDefault="00457F35" w:rsidP="00664A71">
      <w:pPr>
        <w:rPr>
          <w:rFonts w:asciiTheme="majorHAnsi" w:hAnsiTheme="majorHAnsi" w:cstheme="majorHAnsi"/>
        </w:rPr>
      </w:pPr>
      <w:r w:rsidRPr="001F59EC">
        <w:rPr>
          <w:rFonts w:asciiTheme="majorHAnsi" w:hAnsiTheme="majorHAnsi" w:cstheme="majorHAnsi"/>
        </w:rPr>
        <w:t>Personaleinsatzplanung</w:t>
      </w:r>
      <w:r w:rsidR="004B30C9" w:rsidRPr="001F59EC">
        <w:rPr>
          <w:rFonts w:asciiTheme="majorHAnsi" w:hAnsiTheme="majorHAnsi" w:cstheme="majorHAnsi"/>
        </w:rPr>
        <w:t xml:space="preserve"> </w:t>
      </w:r>
      <w:hyperlink r:id="rId181" w:history="1">
        <w:r w:rsidR="004B30C9" w:rsidRPr="001F59EC">
          <w:rPr>
            <w:rStyle w:val="Hyperlink"/>
            <w:rFonts w:asciiTheme="majorHAnsi" w:hAnsiTheme="majorHAnsi" w:cstheme="majorHAnsi"/>
          </w:rPr>
          <w:t>https://big-vspexpert.big.krankenkasse.de/ESS</w:t>
        </w:r>
      </w:hyperlink>
      <w:r w:rsidR="004B30C9" w:rsidRPr="001F59EC">
        <w:rPr>
          <w:rFonts w:asciiTheme="majorHAnsi" w:hAnsiTheme="majorHAnsi" w:cstheme="majorHAnsi"/>
        </w:rPr>
        <w:t xml:space="preserve"> </w:t>
      </w:r>
    </w:p>
    <w:tbl>
      <w:tblPr>
        <w:tblStyle w:val="ahdFormatvorlage1"/>
        <w:tblW w:w="9170" w:type="dxa"/>
        <w:tblLook w:val="04A0" w:firstRow="1" w:lastRow="0" w:firstColumn="1" w:lastColumn="0" w:noHBand="0" w:noVBand="1"/>
      </w:tblPr>
      <w:tblGrid>
        <w:gridCol w:w="2401"/>
        <w:gridCol w:w="3548"/>
        <w:gridCol w:w="3221"/>
      </w:tblGrid>
      <w:tr w:rsidR="00664A71" w:rsidRPr="001F59EC" w14:paraId="6734FAFE"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A08485B" w14:textId="77777777" w:rsidR="00664A71" w:rsidRPr="001F59EC" w:rsidRDefault="00664A71" w:rsidP="00801C1D">
            <w:pPr>
              <w:rPr>
                <w:rFonts w:asciiTheme="majorHAnsi" w:hAnsiTheme="majorHAnsi" w:cstheme="majorHAnsi"/>
              </w:rPr>
            </w:pPr>
          </w:p>
        </w:tc>
        <w:tc>
          <w:tcPr>
            <w:tcW w:w="3548" w:type="dxa"/>
          </w:tcPr>
          <w:p w14:paraId="6ACCAD70" w14:textId="77777777" w:rsidR="00664A71" w:rsidRPr="001F59EC" w:rsidRDefault="00664A7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9268E7C" w14:textId="77777777" w:rsidR="00664A71" w:rsidRPr="001F59EC" w:rsidRDefault="00664A71"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664A71" w:rsidRPr="001F59EC" w14:paraId="1D44C00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68DDB34"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1327F19" w14:textId="3A3740FB" w:rsidR="00664A71"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big-vspexpert</w:t>
            </w:r>
          </w:p>
        </w:tc>
        <w:tc>
          <w:tcPr>
            <w:tcW w:w="3221" w:type="dxa"/>
            <w:vAlign w:val="center"/>
          </w:tcPr>
          <w:p w14:paraId="4942A87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50B14AD1"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187C998"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014DD27F" w14:textId="74C4C1BC"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190F26F"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2995D773"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C9005A3"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7C3507F1" w14:textId="3B49405C" w:rsidR="00664A7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97E9E9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400A17A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4772826"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1A4C1DB0" w14:textId="48DB657F" w:rsidR="00664A71"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ess.big.krankenkasse.de</w:t>
            </w:r>
          </w:p>
        </w:tc>
        <w:tc>
          <w:tcPr>
            <w:tcW w:w="3221" w:type="dxa"/>
            <w:vAlign w:val="center"/>
          </w:tcPr>
          <w:p w14:paraId="751BA15B" w14:textId="15675DFF" w:rsidR="00664A71"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Terminiert auf Netscaler. Aktuell nicht funktionell. Vermutlich eine alte Konfiguration</w:t>
            </w:r>
          </w:p>
        </w:tc>
      </w:tr>
      <w:tr w:rsidR="00664A71" w:rsidRPr="001F59EC" w14:paraId="7332DB0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39EAE2"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6EF4C70D" w14:textId="77777777" w:rsidR="00664A71"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3F852D97"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28D23EB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09D8AB"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1C9B6EA" w14:textId="77777777"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27B21F2"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3AD39E6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4BCF1B6"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7F9196EC" w14:textId="77777777" w:rsidR="00664A71"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F57EAB3"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3B084EC3"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36FE8C5"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741BF3B" w14:textId="77777777" w:rsidR="00664A71"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0522955"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664A71" w:rsidRPr="001F59EC" w14:paraId="460F928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8C2611C"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641459F1"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BCB6C88" w14:textId="77777777" w:rsidR="00664A71" w:rsidRPr="001F59EC" w:rsidRDefault="00664A71"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664A71" w:rsidRPr="001F59EC" w14:paraId="6B4D8CA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74CE8F" w14:textId="77777777" w:rsidR="00664A71" w:rsidRPr="001F59EC" w:rsidRDefault="00664A71"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42252069"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25593B88" w14:textId="77777777" w:rsidR="00664A71" w:rsidRPr="001F59EC" w:rsidRDefault="00664A71"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E937B5C" w14:textId="52473D0D" w:rsidR="00D01992" w:rsidRPr="001F59EC" w:rsidRDefault="00D01992" w:rsidP="00AB363F">
      <w:pPr>
        <w:rPr>
          <w:rFonts w:asciiTheme="majorHAnsi" w:hAnsiTheme="majorHAnsi" w:cstheme="majorHAnsi"/>
        </w:rPr>
      </w:pPr>
    </w:p>
    <w:p w14:paraId="765D12C4" w14:textId="081F43C3" w:rsidR="00664A71" w:rsidRPr="001F59EC" w:rsidRDefault="00457F35" w:rsidP="6B06F679">
      <w:pPr>
        <w:pStyle w:val="berschrift2"/>
        <w:rPr>
          <w:rFonts w:asciiTheme="majorHAnsi" w:hAnsiTheme="majorHAnsi" w:cstheme="majorBidi"/>
        </w:rPr>
      </w:pPr>
      <w:bookmarkStart w:id="478" w:name="_Toc333708090"/>
      <w:r w:rsidRPr="6B06F679">
        <w:rPr>
          <w:rFonts w:asciiTheme="majorHAnsi" w:hAnsiTheme="majorHAnsi" w:cstheme="majorBidi"/>
        </w:rPr>
        <w:t>BIG-VIF01</w:t>
      </w:r>
      <w:bookmarkEnd w:id="478"/>
    </w:p>
    <w:p w14:paraId="32774245" w14:textId="4A435125" w:rsidR="00457F35" w:rsidRPr="001F59EC" w:rsidRDefault="00457F35" w:rsidP="00457F35">
      <w:pPr>
        <w:rPr>
          <w:rFonts w:asciiTheme="majorHAnsi" w:hAnsiTheme="majorHAnsi" w:cstheme="majorHAnsi"/>
        </w:rPr>
      </w:pPr>
      <w:r w:rsidRPr="001F59EC">
        <w:rPr>
          <w:rFonts w:asciiTheme="majorHAnsi" w:hAnsiTheme="majorHAnsi" w:cstheme="majorHAnsi"/>
        </w:rPr>
        <w:t>Interflex. Webbasierte Zeiterfassung der BIG</w:t>
      </w:r>
    </w:p>
    <w:tbl>
      <w:tblPr>
        <w:tblStyle w:val="ahdFormatvorlage1"/>
        <w:tblW w:w="9170" w:type="dxa"/>
        <w:tblLook w:val="04A0" w:firstRow="1" w:lastRow="0" w:firstColumn="1" w:lastColumn="0" w:noHBand="0" w:noVBand="1"/>
      </w:tblPr>
      <w:tblGrid>
        <w:gridCol w:w="2401"/>
        <w:gridCol w:w="3548"/>
        <w:gridCol w:w="3221"/>
      </w:tblGrid>
      <w:tr w:rsidR="00457F35" w:rsidRPr="001F59EC" w14:paraId="78AEDCA5"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3045C52" w14:textId="77777777" w:rsidR="00457F35" w:rsidRPr="001F59EC" w:rsidRDefault="00457F35" w:rsidP="00801C1D">
            <w:pPr>
              <w:rPr>
                <w:rFonts w:asciiTheme="majorHAnsi" w:hAnsiTheme="majorHAnsi" w:cstheme="majorHAnsi"/>
              </w:rPr>
            </w:pPr>
          </w:p>
        </w:tc>
        <w:tc>
          <w:tcPr>
            <w:tcW w:w="3548" w:type="dxa"/>
          </w:tcPr>
          <w:p w14:paraId="1956958D" w14:textId="77777777" w:rsidR="00457F35" w:rsidRPr="001F59EC" w:rsidRDefault="00457F3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29B3FAF2" w14:textId="77777777" w:rsidR="00457F35" w:rsidRPr="001F59EC" w:rsidRDefault="00457F35" w:rsidP="00801C1D">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57F35" w:rsidRPr="001F59EC" w14:paraId="4E4C950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75391C3"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0C0BCE5E" w14:textId="77A12F3E"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big-vif01</w:t>
            </w:r>
          </w:p>
        </w:tc>
        <w:tc>
          <w:tcPr>
            <w:tcW w:w="3221" w:type="dxa"/>
            <w:vAlign w:val="center"/>
          </w:tcPr>
          <w:p w14:paraId="3BF8AE89"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5E021E61"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AFF51BD"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FEFB213"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98F6AD5"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716D7B5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2546780"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4B13616E" w14:textId="77777777" w:rsidR="00457F3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18DA130"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148A00B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02093D7"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CD4689C" w14:textId="1D361256"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BBE09C8" w14:textId="4116A7F4"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2CE5D63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D4A5C21"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78BD03D3" w14:textId="77777777" w:rsidR="00457F35"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0648AB72"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7A8CD0C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578606"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0BD54B2"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A66F334"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4776F64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731652B"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D02C936" w14:textId="77777777" w:rsidR="00457F35" w:rsidRPr="001F59EC" w:rsidRDefault="218DE66B"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EEDE500"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341A261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9D40F37"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75874A5" w14:textId="77777777" w:rsidR="00457F35" w:rsidRPr="001F59EC" w:rsidRDefault="218DE66B"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77F923E"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57F35" w:rsidRPr="001F59EC" w14:paraId="0B5F09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A3545AE"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18BF1CEC"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6C5551C" w14:textId="77777777" w:rsidR="00457F35" w:rsidRPr="001F59EC" w:rsidRDefault="00457F35" w:rsidP="00801C1D">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57F35" w:rsidRPr="001F59EC" w14:paraId="3656F75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7EA6D78" w14:textId="77777777" w:rsidR="00457F35" w:rsidRPr="001F59EC" w:rsidRDefault="00457F35" w:rsidP="00801C1D">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57766E35" w14:textId="77B55A7D"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Interflex</w:t>
            </w:r>
          </w:p>
        </w:tc>
        <w:tc>
          <w:tcPr>
            <w:tcW w:w="3221" w:type="dxa"/>
            <w:vAlign w:val="center"/>
          </w:tcPr>
          <w:p w14:paraId="756ECA62" w14:textId="77777777" w:rsidR="00457F35" w:rsidRPr="001F59EC" w:rsidRDefault="00457F35" w:rsidP="00801C1D">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008B44B6" w14:textId="02E403E4" w:rsidR="26AFF79C" w:rsidRPr="001F59EC" w:rsidRDefault="26AFF79C" w:rsidP="6B06F679">
      <w:pPr>
        <w:pStyle w:val="berschrift2"/>
        <w:rPr>
          <w:rFonts w:asciiTheme="majorHAnsi" w:hAnsiTheme="majorHAnsi" w:cstheme="majorBidi"/>
        </w:rPr>
      </w:pPr>
      <w:bookmarkStart w:id="479" w:name="_Toc123140078"/>
      <w:r w:rsidRPr="6B06F679">
        <w:rPr>
          <w:rFonts w:asciiTheme="majorHAnsi" w:hAnsiTheme="majorHAnsi" w:cstheme="majorBidi"/>
        </w:rPr>
        <w:t>BIG-VKOLUMBUS</w:t>
      </w:r>
      <w:bookmarkEnd w:id="479"/>
    </w:p>
    <w:tbl>
      <w:tblPr>
        <w:tblStyle w:val="ahdFormatvorlage1"/>
        <w:tblW w:w="0" w:type="auto"/>
        <w:tblLook w:val="04A0" w:firstRow="1" w:lastRow="0" w:firstColumn="1" w:lastColumn="0" w:noHBand="0" w:noVBand="1"/>
      </w:tblPr>
      <w:tblGrid>
        <w:gridCol w:w="2389"/>
        <w:gridCol w:w="3497"/>
        <w:gridCol w:w="3176"/>
      </w:tblGrid>
      <w:tr w:rsidR="26AFF79C" w:rsidRPr="001F59EC" w14:paraId="7D830DDF"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E5A25A4" w14:textId="77777777" w:rsidR="26AFF79C" w:rsidRPr="001F59EC" w:rsidRDefault="26AFF79C">
            <w:pPr>
              <w:rPr>
                <w:rFonts w:asciiTheme="majorHAnsi" w:hAnsiTheme="majorHAnsi" w:cstheme="majorHAnsi"/>
              </w:rPr>
            </w:pPr>
          </w:p>
        </w:tc>
        <w:tc>
          <w:tcPr>
            <w:tcW w:w="3548" w:type="dxa"/>
          </w:tcPr>
          <w:p w14:paraId="74B64D81" w14:textId="77777777" w:rsidR="26AFF79C" w:rsidRPr="001F59EC" w:rsidRDefault="26AFF79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F65F0A2" w14:textId="77777777" w:rsidR="26AFF79C" w:rsidRPr="001F59EC" w:rsidRDefault="26AFF79C">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26AFF79C" w:rsidRPr="001F59EC" w14:paraId="38EBD13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01A519" w14:textId="77777777" w:rsidR="26AFF79C" w:rsidRPr="001F59EC" w:rsidRDefault="26AFF79C">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F2B86B5" w14:textId="4AD17A9E"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big-vkolumbus, big-vkolumbus01</w:t>
            </w:r>
          </w:p>
        </w:tc>
        <w:tc>
          <w:tcPr>
            <w:tcW w:w="3221" w:type="dxa"/>
            <w:vAlign w:val="center"/>
          </w:tcPr>
          <w:p w14:paraId="79C9974E"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754BF9A6"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E58864E" w14:textId="77777777" w:rsidR="26AFF79C" w:rsidRPr="001F59EC" w:rsidRDefault="26AFF79C">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0593E805"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D2FAF70"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3FB40CE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D70038B" w14:textId="77777777" w:rsidR="26AFF79C" w:rsidRPr="001F59EC" w:rsidRDefault="26AFF79C">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799B6B6B" w14:textId="77777777" w:rsidR="26AFF79C" w:rsidRPr="001F59EC" w:rsidRDefault="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C9FEA20"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5A92CC3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E97AAA0" w14:textId="77777777" w:rsidR="26AFF79C" w:rsidRPr="001F59EC" w:rsidRDefault="26AFF79C">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4DDE0C20"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41533F6"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78A9830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D6D2F3" w14:textId="77777777" w:rsidR="26AFF79C" w:rsidRPr="001F59EC" w:rsidRDefault="26AFF79C">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5F80AE1" w14:textId="77777777" w:rsidR="26AFF79C"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13797990"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46F86F3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6F3A741" w14:textId="77777777" w:rsidR="26AFF79C" w:rsidRPr="001F59EC" w:rsidRDefault="26AFF79C">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D990CDA"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878DD28"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1A95787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2E8E1B0" w14:textId="77777777" w:rsidR="26AFF79C" w:rsidRPr="001F59EC" w:rsidRDefault="26AFF79C">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564FF03" w14:textId="77777777" w:rsidR="26AFF79C" w:rsidRPr="001F59EC" w:rsidRDefault="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D03B7AE"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38F486D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4D65E6" w14:textId="77777777" w:rsidR="26AFF79C" w:rsidRPr="001F59EC" w:rsidRDefault="26AFF79C">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594E932" w14:textId="77777777" w:rsidR="26AFF79C" w:rsidRPr="001F59EC" w:rsidRDefault="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CADC9FD"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26AFF79C" w:rsidRPr="001F59EC" w14:paraId="5256388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524DF14" w14:textId="77777777" w:rsidR="26AFF79C" w:rsidRPr="001F59EC" w:rsidRDefault="26AFF79C">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F784B48"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11B8BE2A" w14:textId="77777777" w:rsidR="26AFF79C" w:rsidRPr="001F59EC" w:rsidRDefault="26AFF79C">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26AFF79C" w:rsidRPr="001F59EC" w14:paraId="25D33DC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304C322" w14:textId="77777777" w:rsidR="26AFF79C" w:rsidRPr="001F59EC" w:rsidRDefault="26AFF79C">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7C096D8" w14:textId="09FDCF05"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221" w:type="dxa"/>
            <w:vAlign w:val="center"/>
          </w:tcPr>
          <w:p w14:paraId="53881BCF" w14:textId="77777777" w:rsidR="26AFF79C" w:rsidRPr="001F59EC" w:rsidRDefault="26AFF79C">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293AFDB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3E7E502" w14:textId="5723F88C" w:rsidR="00F76B42" w:rsidRPr="001F59EC" w:rsidRDefault="00F76B42">
            <w:pPr>
              <w:rPr>
                <w:rFonts w:asciiTheme="majorHAnsi" w:hAnsiTheme="majorHAnsi" w:cstheme="majorHAnsi"/>
              </w:rPr>
            </w:pPr>
          </w:p>
        </w:tc>
        <w:tc>
          <w:tcPr>
            <w:tcW w:w="3548" w:type="dxa"/>
            <w:vAlign w:val="center"/>
          </w:tcPr>
          <w:p w14:paraId="12493F97" w14:textId="77777777" w:rsidR="00F76B42" w:rsidRPr="001F59EC" w:rsidRDefault="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vAlign w:val="center"/>
          </w:tcPr>
          <w:p w14:paraId="1F1950BC" w14:textId="77777777" w:rsidR="00F76B42" w:rsidRPr="001F59EC" w:rsidRDefault="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bl>
    <w:p w14:paraId="6A8DDAD1" w14:textId="7D4AE02E" w:rsidR="26AFF79C" w:rsidRPr="001F59EC" w:rsidRDefault="26AFF79C" w:rsidP="26AFF79C">
      <w:pPr>
        <w:rPr>
          <w:rFonts w:asciiTheme="majorHAnsi" w:hAnsiTheme="majorHAnsi" w:cstheme="majorHAnsi"/>
        </w:rPr>
      </w:pPr>
    </w:p>
    <w:p w14:paraId="29E1F3FC" w14:textId="5E57B7FC" w:rsidR="00F76B42" w:rsidRPr="001F59EC" w:rsidRDefault="00F76B42" w:rsidP="6B06F679">
      <w:pPr>
        <w:pStyle w:val="berschrift2"/>
        <w:rPr>
          <w:rFonts w:asciiTheme="majorHAnsi" w:hAnsiTheme="majorHAnsi" w:cstheme="majorBidi"/>
        </w:rPr>
      </w:pPr>
      <w:bookmarkStart w:id="480" w:name="_Toc336331975"/>
      <w:r w:rsidRPr="6B06F679">
        <w:rPr>
          <w:rFonts w:asciiTheme="majorHAnsi" w:hAnsiTheme="majorHAnsi" w:cstheme="majorBidi"/>
        </w:rPr>
        <w:t>Sharepoint</w:t>
      </w:r>
      <w:bookmarkEnd w:id="480"/>
    </w:p>
    <w:tbl>
      <w:tblPr>
        <w:tblStyle w:val="ahdFormatvorlage1"/>
        <w:tblW w:w="0" w:type="auto"/>
        <w:tblLook w:val="04A0" w:firstRow="1" w:lastRow="0" w:firstColumn="1" w:lastColumn="0" w:noHBand="0" w:noVBand="1"/>
      </w:tblPr>
      <w:tblGrid>
        <w:gridCol w:w="2387"/>
        <w:gridCol w:w="3497"/>
        <w:gridCol w:w="3178"/>
      </w:tblGrid>
      <w:tr w:rsidR="00F76B42" w:rsidRPr="001F59EC" w14:paraId="1A98604E" w14:textId="77777777" w:rsidTr="00524F33">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7" w:type="dxa"/>
          </w:tcPr>
          <w:p w14:paraId="5C59CF2E" w14:textId="77777777" w:rsidR="00F76B42" w:rsidRPr="001F59EC" w:rsidRDefault="00F76B42" w:rsidP="008473A9">
            <w:pPr>
              <w:rPr>
                <w:rFonts w:asciiTheme="majorHAnsi" w:hAnsiTheme="majorHAnsi" w:cstheme="majorHAnsi"/>
              </w:rPr>
            </w:pPr>
          </w:p>
        </w:tc>
        <w:tc>
          <w:tcPr>
            <w:tcW w:w="3497" w:type="dxa"/>
          </w:tcPr>
          <w:p w14:paraId="7C6E003C" w14:textId="77777777" w:rsidR="00F76B42" w:rsidRPr="001F59EC" w:rsidRDefault="00F76B42"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178" w:type="dxa"/>
          </w:tcPr>
          <w:p w14:paraId="230BE68C" w14:textId="77777777" w:rsidR="00F76B42" w:rsidRPr="001F59EC" w:rsidRDefault="00F76B42" w:rsidP="008473A9">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F76B42" w:rsidRPr="001F59EC" w14:paraId="4A37FC07"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2B342D6"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lastRenderedPageBreak/>
              <w:t>Application Server</w:t>
            </w:r>
          </w:p>
        </w:tc>
        <w:tc>
          <w:tcPr>
            <w:tcW w:w="3497" w:type="dxa"/>
            <w:vAlign w:val="center"/>
          </w:tcPr>
          <w:p w14:paraId="11CA342E"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big-vsp01</w:t>
            </w:r>
          </w:p>
          <w:p w14:paraId="15408F39"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BIG-VSPTEST02</w:t>
            </w:r>
          </w:p>
          <w:p w14:paraId="68C32E42"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big_big-vspssc3</w:t>
            </w:r>
          </w:p>
          <w:p w14:paraId="22D28ECB"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big_big-vspectrumk1</w:t>
            </w:r>
          </w:p>
          <w:p w14:paraId="02BCBC0B"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big-vsp02</w:t>
            </w:r>
          </w:p>
          <w:p w14:paraId="1D86B19D"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big_big-vspssc1</w:t>
            </w:r>
          </w:p>
          <w:p w14:paraId="53588FAE"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big_big-vspssc2</w:t>
            </w:r>
          </w:p>
          <w:p w14:paraId="078CE72C"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big_big-vspectrumk</w:t>
            </w:r>
          </w:p>
          <w:p w14:paraId="438D381C" w14:textId="77777777"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big_big-vspexpert</w:t>
            </w:r>
          </w:p>
          <w:p w14:paraId="1217F5EB" w14:textId="1BAE5BB2" w:rsidR="00F76B42" w:rsidRPr="001F59EC" w:rsidRDefault="00F76B42" w:rsidP="00F76B42">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BIG-VSPTEST01</w:t>
            </w:r>
          </w:p>
        </w:tc>
        <w:tc>
          <w:tcPr>
            <w:tcW w:w="3178" w:type="dxa"/>
            <w:vAlign w:val="center"/>
          </w:tcPr>
          <w:p w14:paraId="3C41FA9C" w14:textId="70867C90" w:rsidR="00F76B42" w:rsidRPr="001F59EC" w:rsidRDefault="0C2E4280"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big-vsptest01  &amp; big-vsptest02 wurde im Rahmen des CR#3526 zurückgebaut</w:t>
            </w:r>
          </w:p>
        </w:tc>
      </w:tr>
      <w:tr w:rsidR="00F76B42" w:rsidRPr="001F59EC" w14:paraId="2CC62578" w14:textId="77777777" w:rsidTr="00524F33">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0CC6BB6"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Datenbankinstanz</w:t>
            </w:r>
          </w:p>
        </w:tc>
        <w:tc>
          <w:tcPr>
            <w:tcW w:w="3497" w:type="dxa"/>
            <w:vAlign w:val="center"/>
          </w:tcPr>
          <w:p w14:paraId="1D4D16C9"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316FE58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2C8EAF4A"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8983EDD"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Datenbank(en)</w:t>
            </w:r>
          </w:p>
        </w:tc>
        <w:tc>
          <w:tcPr>
            <w:tcW w:w="3497" w:type="dxa"/>
            <w:vAlign w:val="center"/>
          </w:tcPr>
          <w:p w14:paraId="13B08F10" w14:textId="77777777" w:rsidR="00F76B42"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776D0611"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30CD0C39"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78E7801F"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DNS Alias</w:t>
            </w:r>
          </w:p>
        </w:tc>
        <w:tc>
          <w:tcPr>
            <w:tcW w:w="3497" w:type="dxa"/>
            <w:vAlign w:val="center"/>
          </w:tcPr>
          <w:p w14:paraId="642B2816"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66ADB386"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31F02C16"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55AB9CD"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Service User</w:t>
            </w:r>
          </w:p>
        </w:tc>
        <w:tc>
          <w:tcPr>
            <w:tcW w:w="3497" w:type="dxa"/>
            <w:vAlign w:val="center"/>
          </w:tcPr>
          <w:p w14:paraId="4496D82C" w14:textId="77777777" w:rsidR="00F76B42" w:rsidRPr="001F59EC" w:rsidRDefault="218DE66B" w:rsidP="218DE66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178" w:type="dxa"/>
            <w:vAlign w:val="center"/>
          </w:tcPr>
          <w:p w14:paraId="69EFDCA2"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5A4A61CF"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65D81DC8"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AD Gruppen</w:t>
            </w:r>
          </w:p>
        </w:tc>
        <w:tc>
          <w:tcPr>
            <w:tcW w:w="3497" w:type="dxa"/>
            <w:vAlign w:val="center"/>
          </w:tcPr>
          <w:p w14:paraId="2EFB8109"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01920805"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01655E2D"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729732AA"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Fileservice</w:t>
            </w:r>
          </w:p>
        </w:tc>
        <w:tc>
          <w:tcPr>
            <w:tcW w:w="3497" w:type="dxa"/>
            <w:vAlign w:val="center"/>
          </w:tcPr>
          <w:p w14:paraId="2D7FA1B7" w14:textId="77777777" w:rsidR="00F76B42" w:rsidRPr="001F59EC" w:rsidRDefault="218DE66B"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146BA9FF"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6700E5BA"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28DAA337"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Mail</w:t>
            </w:r>
          </w:p>
        </w:tc>
        <w:tc>
          <w:tcPr>
            <w:tcW w:w="3497" w:type="dxa"/>
            <w:vAlign w:val="center"/>
          </w:tcPr>
          <w:p w14:paraId="66B437AA" w14:textId="77777777" w:rsidR="00F76B42" w:rsidRPr="001F59EC" w:rsidRDefault="218DE66B"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178" w:type="dxa"/>
            <w:vAlign w:val="center"/>
          </w:tcPr>
          <w:p w14:paraId="2AC8736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F76B42" w:rsidRPr="001F59EC" w14:paraId="5B28F4D9" w14:textId="77777777" w:rsidTr="00524F33">
        <w:trPr>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2879F533"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Ansprechpartner</w:t>
            </w:r>
          </w:p>
        </w:tc>
        <w:tc>
          <w:tcPr>
            <w:tcW w:w="3497" w:type="dxa"/>
            <w:vAlign w:val="center"/>
          </w:tcPr>
          <w:p w14:paraId="69C07D31"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178" w:type="dxa"/>
            <w:vAlign w:val="center"/>
          </w:tcPr>
          <w:p w14:paraId="188FAE93" w14:textId="77777777" w:rsidR="00F76B42" w:rsidRPr="001F59EC" w:rsidRDefault="00F76B42" w:rsidP="008473A9">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F76B42" w:rsidRPr="001F59EC" w14:paraId="099813F3" w14:textId="77777777" w:rsidTr="00524F33">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387" w:type="dxa"/>
            <w:vAlign w:val="center"/>
          </w:tcPr>
          <w:p w14:paraId="4D46128E" w14:textId="77777777" w:rsidR="00F76B42" w:rsidRPr="001F59EC" w:rsidRDefault="00F76B42" w:rsidP="008473A9">
            <w:pPr>
              <w:rPr>
                <w:rFonts w:asciiTheme="majorHAnsi" w:hAnsiTheme="majorHAnsi" w:cstheme="majorHAnsi"/>
              </w:rPr>
            </w:pPr>
            <w:r w:rsidRPr="001F59EC">
              <w:rPr>
                <w:rFonts w:asciiTheme="majorHAnsi" w:hAnsiTheme="majorHAnsi" w:cstheme="majorHAnsi"/>
              </w:rPr>
              <w:t>Dienstleister</w:t>
            </w:r>
          </w:p>
        </w:tc>
        <w:tc>
          <w:tcPr>
            <w:tcW w:w="3497" w:type="dxa"/>
            <w:vAlign w:val="center"/>
          </w:tcPr>
          <w:p w14:paraId="1442B6BE"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c>
          <w:tcPr>
            <w:tcW w:w="3178" w:type="dxa"/>
            <w:vAlign w:val="center"/>
          </w:tcPr>
          <w:p w14:paraId="5E6952BD" w14:textId="77777777" w:rsidR="00F76B42" w:rsidRPr="001F59EC" w:rsidRDefault="00F76B42" w:rsidP="008473A9">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8466AAC" w14:textId="6B0B4AB4" w:rsidR="008721B6" w:rsidRPr="001F59EC" w:rsidRDefault="008721B6" w:rsidP="6B06F679">
      <w:pPr>
        <w:pStyle w:val="berschrift2"/>
        <w:rPr>
          <w:rFonts w:asciiTheme="majorHAnsi" w:hAnsiTheme="majorHAnsi" w:cstheme="majorBidi"/>
        </w:rPr>
      </w:pPr>
      <w:bookmarkStart w:id="481" w:name="_Toc1785161379"/>
      <w:r w:rsidRPr="6B06F679">
        <w:rPr>
          <w:rFonts w:asciiTheme="majorHAnsi" w:hAnsiTheme="majorHAnsi" w:cstheme="majorBidi"/>
        </w:rPr>
        <w:t>Trendmicro</w:t>
      </w:r>
      <w:bookmarkEnd w:id="481"/>
    </w:p>
    <w:tbl>
      <w:tblPr>
        <w:tblStyle w:val="ahdFormatvorlage1"/>
        <w:tblW w:w="9170" w:type="dxa"/>
        <w:tblLook w:val="04A0" w:firstRow="1" w:lastRow="0" w:firstColumn="1" w:lastColumn="0" w:noHBand="0" w:noVBand="1"/>
      </w:tblPr>
      <w:tblGrid>
        <w:gridCol w:w="2401"/>
        <w:gridCol w:w="3548"/>
        <w:gridCol w:w="3221"/>
      </w:tblGrid>
      <w:tr w:rsidR="008721B6" w:rsidRPr="001F59EC" w14:paraId="1ACBE154"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EA0CD3B" w14:textId="77777777" w:rsidR="008721B6" w:rsidRPr="001F59EC" w:rsidRDefault="008721B6" w:rsidP="00B738C4">
            <w:pPr>
              <w:rPr>
                <w:rFonts w:asciiTheme="majorHAnsi" w:hAnsiTheme="majorHAnsi" w:cstheme="majorHAnsi"/>
              </w:rPr>
            </w:pPr>
          </w:p>
        </w:tc>
        <w:tc>
          <w:tcPr>
            <w:tcW w:w="3548" w:type="dxa"/>
          </w:tcPr>
          <w:p w14:paraId="39EE3596" w14:textId="77777777" w:rsidR="008721B6" w:rsidRPr="001F59EC" w:rsidRDefault="008721B6"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28A9D94" w14:textId="77777777" w:rsidR="008721B6" w:rsidRPr="001F59EC" w:rsidRDefault="008721B6"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8721B6" w:rsidRPr="00E9680B" w14:paraId="6C7A5CD6"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A900D97"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23661B92"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BIG-VTMSPS01, BIG-VTM, BIG-VTMSPS02, BIG-VTMCM, BIG-VAOSPS01, BIG-VAOSPS02, BIG-VAPEXCENTRAL, BIG-VAPEXONE, BIG-VDS, BIG-VIMSC1, BIG-VIMSC2, BIG-VIMSP, BIG-VZ1,</w:t>
            </w:r>
          </w:p>
        </w:tc>
        <w:tc>
          <w:tcPr>
            <w:tcW w:w="3221" w:type="dxa"/>
            <w:vAlign w:val="center"/>
          </w:tcPr>
          <w:p w14:paraId="1F3C6EFB"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721B6" w:rsidRPr="001F59EC" w14:paraId="6ABBD6AC"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D486CCA"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4E823C5A" w14:textId="77777777" w:rsidR="008721B6"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c>
          <w:tcPr>
            <w:tcW w:w="3221" w:type="dxa"/>
            <w:vAlign w:val="center"/>
          </w:tcPr>
          <w:p w14:paraId="755220A8" w14:textId="77777777" w:rsidR="008721B6"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8721B6" w:rsidRPr="001F59EC" w14:paraId="7F30516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3277840"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C3CFB13"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A790136"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721B6" w:rsidRPr="001F59EC" w14:paraId="583F887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BAECB21"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7BB3A98B"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7C43BD"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721B6" w:rsidRPr="001F59EC" w14:paraId="1F8EB08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8624EA4"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E6F9929"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6A537A7B"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721B6" w:rsidRPr="001F59EC" w14:paraId="0463B6B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17F254"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1B869F0"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AC50BD5"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721B6" w:rsidRPr="001F59EC" w14:paraId="13A2A863"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066014C"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644C8085"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5EB6C32" w14:textId="77777777" w:rsidR="008721B6"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721B6" w:rsidRPr="001F59EC" w14:paraId="35205EE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2298DB"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44F00EB" w14:textId="77777777" w:rsidR="008721B6"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5E31EC6"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721B6" w:rsidRPr="001F59EC" w14:paraId="6A37DA0F"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E4CC7C"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585765C"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C1A5B93" w14:textId="77777777" w:rsidR="008721B6" w:rsidRPr="001F59EC" w:rsidRDefault="008721B6"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721B6" w:rsidRPr="001F59EC" w14:paraId="26723E0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BB57279" w14:textId="77777777" w:rsidR="008721B6" w:rsidRPr="001F59EC" w:rsidRDefault="008721B6"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AF583EA"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Trendmicro</w:t>
            </w:r>
          </w:p>
        </w:tc>
        <w:tc>
          <w:tcPr>
            <w:tcW w:w="3221" w:type="dxa"/>
            <w:vAlign w:val="center"/>
          </w:tcPr>
          <w:p w14:paraId="37D2A0DE" w14:textId="77777777" w:rsidR="008721B6"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85ED4AD" w14:textId="77777777" w:rsidR="00A875C2" w:rsidRPr="001F59EC" w:rsidRDefault="00A875C2" w:rsidP="26AFF79C">
      <w:pPr>
        <w:rPr>
          <w:rFonts w:asciiTheme="majorHAnsi" w:hAnsiTheme="majorHAnsi" w:cstheme="majorHAnsi"/>
        </w:rPr>
      </w:pPr>
    </w:p>
    <w:p w14:paraId="0B61DC3B" w14:textId="01AFA12F" w:rsidR="00B33F1F" w:rsidRPr="001F59EC" w:rsidRDefault="00B33F1F" w:rsidP="6B06F679">
      <w:pPr>
        <w:pStyle w:val="berschrift2"/>
        <w:rPr>
          <w:rFonts w:asciiTheme="majorHAnsi" w:hAnsiTheme="majorHAnsi" w:cstheme="majorBidi"/>
        </w:rPr>
      </w:pPr>
      <w:bookmarkStart w:id="482" w:name="_Toc1085543066"/>
      <w:r w:rsidRPr="6B06F679">
        <w:rPr>
          <w:rFonts w:asciiTheme="majorHAnsi" w:hAnsiTheme="majorHAnsi" w:cstheme="majorBidi"/>
        </w:rPr>
        <w:t>big-vqwrk01</w:t>
      </w:r>
      <w:bookmarkEnd w:id="482"/>
    </w:p>
    <w:p w14:paraId="1F4F79E8" w14:textId="28E18B93" w:rsidR="006719EE" w:rsidRPr="001F59EC" w:rsidRDefault="002F66C4" w:rsidP="002F66C4">
      <w:pPr>
        <w:rPr>
          <w:rFonts w:asciiTheme="majorHAnsi" w:hAnsiTheme="majorHAnsi" w:cstheme="majorHAnsi"/>
        </w:rPr>
      </w:pPr>
      <w:r w:rsidRPr="001F59EC">
        <w:rPr>
          <w:rFonts w:asciiTheme="majorHAnsi" w:hAnsiTheme="majorHAnsi" w:cstheme="majorHAnsi"/>
        </w:rPr>
        <w:lastRenderedPageBreak/>
        <w:t xml:space="preserve">Der big-vqwrk01 ist eine Quarantäne VM. Mit dem CR#4659 wurde ein Skript </w:t>
      </w:r>
      <w:r w:rsidR="006719EE" w:rsidRPr="001F59EC">
        <w:rPr>
          <w:rFonts w:asciiTheme="majorHAnsi" w:hAnsiTheme="majorHAnsi" w:cstheme="majorHAnsi"/>
        </w:rPr>
        <w:t xml:space="preserve">erstellt, welches die VM immer wieder zurück auf einen sauberen Stand setzt. Das Skript wird auf dem Jenkins Server der </w:t>
      </w:r>
      <w:r w:rsidR="00572A1E" w:rsidRPr="001F59EC">
        <w:rPr>
          <w:rFonts w:asciiTheme="majorHAnsi" w:hAnsiTheme="majorHAnsi" w:cstheme="majorHAnsi"/>
        </w:rPr>
        <w:t>Proact</w:t>
      </w:r>
      <w:r w:rsidR="006719EE" w:rsidRPr="001F59EC">
        <w:rPr>
          <w:rFonts w:asciiTheme="majorHAnsi" w:hAnsiTheme="majorHAnsi" w:cstheme="majorHAnsi"/>
        </w:rPr>
        <w:t xml:space="preserve"> vCloud täglich um 04:00 Uhr ausgeführt. </w:t>
      </w:r>
    </w:p>
    <w:p w14:paraId="58A3AA53" w14:textId="5326819E" w:rsidR="002F66C4" w:rsidRPr="001F59EC" w:rsidRDefault="006719EE" w:rsidP="002F66C4">
      <w:pPr>
        <w:rPr>
          <w:rFonts w:asciiTheme="majorHAnsi" w:hAnsiTheme="majorHAnsi" w:cstheme="majorHAnsi"/>
        </w:rPr>
      </w:pPr>
      <w:r w:rsidRPr="001F59EC">
        <w:rPr>
          <w:rFonts w:asciiTheme="majorHAnsi" w:hAnsiTheme="majorHAnsi" w:cstheme="majorHAnsi"/>
        </w:rPr>
        <w:t>Das Skript wurde so erstellt, dass immer auf den zuletzt erstellen Snapshot zurückgesetzt wird. Damit is</w:t>
      </w:r>
      <w:r w:rsidR="00FC464C" w:rsidRPr="001F59EC">
        <w:rPr>
          <w:rFonts w:asciiTheme="majorHAnsi" w:hAnsiTheme="majorHAnsi" w:cstheme="majorHAnsi"/>
        </w:rPr>
        <w:t>t</w:t>
      </w:r>
      <w:r w:rsidRPr="001F59EC">
        <w:rPr>
          <w:rFonts w:asciiTheme="majorHAnsi" w:hAnsiTheme="majorHAnsi" w:cstheme="majorHAnsi"/>
        </w:rPr>
        <w:t xml:space="preserve"> sichergestellt, dass nach Updates ebenfalls nichts verloren geht. </w:t>
      </w:r>
    </w:p>
    <w:p w14:paraId="5930A615" w14:textId="48B8B189" w:rsidR="00FC464C" w:rsidRPr="001F59EC" w:rsidRDefault="00FC464C" w:rsidP="002F66C4">
      <w:pPr>
        <w:rPr>
          <w:rFonts w:asciiTheme="majorHAnsi" w:hAnsiTheme="majorHAnsi" w:cstheme="majorHAnsi"/>
        </w:rPr>
      </w:pPr>
      <w:r w:rsidRPr="001F59EC">
        <w:rPr>
          <w:rFonts w:asciiTheme="majorHAnsi" w:hAnsiTheme="majorHAnsi" w:cstheme="majorHAnsi"/>
        </w:rPr>
        <w:t>Die Logik des Skripts ist folgende</w:t>
      </w:r>
      <w:r w:rsidR="002D3FF8" w:rsidRPr="001F59EC">
        <w:rPr>
          <w:rFonts w:asciiTheme="majorHAnsi" w:hAnsiTheme="majorHAnsi" w:cstheme="majorHAnsi"/>
        </w:rPr>
        <w:t>:</w:t>
      </w:r>
    </w:p>
    <w:p w14:paraId="6EA7D957" w14:textId="2D49C9A4"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Prüfen welche Snapshots vorhanden sind</w:t>
      </w:r>
    </w:p>
    <w:p w14:paraId="009F9971" w14:textId="6D01955C"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Wenn ein Snapshot älter als 6 Tage alt ist</w:t>
      </w:r>
    </w:p>
    <w:p w14:paraId="096CA466" w14:textId="77777777"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 xml:space="preserve">Restore des letzten Snapshots und Start der VM nach Restore </w:t>
      </w:r>
    </w:p>
    <w:p w14:paraId="5881FEA1" w14:textId="152E0AE6"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Löschen des ältesten Snapshots</w:t>
      </w:r>
    </w:p>
    <w:p w14:paraId="0E87199B" w14:textId="7BA51B4A" w:rsidR="002D3FF8" w:rsidRPr="001F59EC" w:rsidRDefault="002D3FF8" w:rsidP="00166B55">
      <w:pPr>
        <w:pStyle w:val="Listenabsatz"/>
        <w:numPr>
          <w:ilvl w:val="1"/>
          <w:numId w:val="28"/>
        </w:numPr>
        <w:rPr>
          <w:rFonts w:asciiTheme="majorHAnsi" w:hAnsiTheme="majorHAnsi" w:cstheme="majorHAnsi"/>
        </w:rPr>
      </w:pPr>
      <w:r w:rsidRPr="001F59EC">
        <w:rPr>
          <w:rFonts w:asciiTheme="majorHAnsi" w:hAnsiTheme="majorHAnsi" w:cstheme="majorHAnsi"/>
        </w:rPr>
        <w:t>Erstellen eines neuen Snapshots</w:t>
      </w:r>
    </w:p>
    <w:p w14:paraId="2244E8EA" w14:textId="2B6874B7" w:rsidR="002D3FF8" w:rsidRPr="001F59EC" w:rsidRDefault="002D3FF8" w:rsidP="00166B55">
      <w:pPr>
        <w:pStyle w:val="Listenabsatz"/>
        <w:numPr>
          <w:ilvl w:val="0"/>
          <w:numId w:val="29"/>
        </w:numPr>
        <w:rPr>
          <w:rFonts w:asciiTheme="majorHAnsi" w:hAnsiTheme="majorHAnsi" w:cstheme="majorHAnsi"/>
        </w:rPr>
      </w:pPr>
      <w:r w:rsidRPr="001F59EC">
        <w:rPr>
          <w:rFonts w:asciiTheme="majorHAnsi" w:hAnsiTheme="majorHAnsi" w:cstheme="majorHAnsi"/>
        </w:rPr>
        <w:t>Ansonsten Restore des letzten vorhandenen Snapshots und Start der VM nach Restore</w:t>
      </w:r>
    </w:p>
    <w:p w14:paraId="5AA88F9C" w14:textId="1D25ACBF" w:rsidR="002D3FF8" w:rsidRPr="001F59EC" w:rsidRDefault="002D3FF8" w:rsidP="002D3FF8">
      <w:pPr>
        <w:rPr>
          <w:rFonts w:asciiTheme="majorHAnsi" w:hAnsiTheme="majorHAnsi" w:cstheme="majorHAnsi"/>
        </w:rPr>
      </w:pPr>
      <w:r w:rsidRPr="001F59EC">
        <w:rPr>
          <w:rFonts w:asciiTheme="majorHAnsi" w:hAnsiTheme="majorHAnsi" w:cstheme="majorHAnsi"/>
        </w:rPr>
        <w:t xml:space="preserve">Mit dem Zyklus von 6 Tagen wird Monitoringmeldungen vorgebeugt, welche ein unerwünschtes, manuelles Löschen von Snapshots zur Folge haben könnte. </w:t>
      </w:r>
    </w:p>
    <w:p w14:paraId="75F6988D"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3505FBC6" w14:textId="6821DBB5" w:rsidR="0076694D" w:rsidRPr="001F59EC" w:rsidRDefault="0076694D" w:rsidP="6B06F679">
      <w:pPr>
        <w:pStyle w:val="berschrift1"/>
        <w:rPr>
          <w:rFonts w:asciiTheme="majorHAnsi" w:hAnsiTheme="majorHAnsi" w:cstheme="majorBidi"/>
        </w:rPr>
      </w:pPr>
      <w:bookmarkStart w:id="483" w:name="_Toc1052173681"/>
      <w:r w:rsidRPr="6B06F679">
        <w:rPr>
          <w:rFonts w:asciiTheme="majorHAnsi" w:hAnsiTheme="majorHAnsi" w:cstheme="majorBidi"/>
        </w:rPr>
        <w:lastRenderedPageBreak/>
        <w:t>IaaS VMWare</w:t>
      </w:r>
      <w:bookmarkEnd w:id="483"/>
    </w:p>
    <w:p w14:paraId="44CD1780" w14:textId="2628F733" w:rsidR="00880A54" w:rsidRPr="001F59EC" w:rsidRDefault="00880A54" w:rsidP="6B06F679">
      <w:pPr>
        <w:pStyle w:val="berschrift2"/>
        <w:rPr>
          <w:rFonts w:asciiTheme="majorHAnsi" w:hAnsiTheme="majorHAnsi" w:cstheme="majorBidi"/>
        </w:rPr>
      </w:pPr>
      <w:r w:rsidRPr="6B06F679">
        <w:rPr>
          <w:rFonts w:asciiTheme="majorHAnsi" w:hAnsiTheme="majorHAnsi" w:cstheme="majorBidi"/>
        </w:rPr>
        <w:t xml:space="preserve"> </w:t>
      </w:r>
      <w:bookmarkStart w:id="484" w:name="_Toc1967552239"/>
      <w:r w:rsidR="005B1A60" w:rsidRPr="6B06F679">
        <w:rPr>
          <w:rFonts w:asciiTheme="majorHAnsi" w:hAnsiTheme="majorHAnsi" w:cstheme="majorBidi"/>
        </w:rPr>
        <w:t>BIG-</w:t>
      </w:r>
      <w:r w:rsidR="00EC5AC0" w:rsidRPr="6B06F679">
        <w:rPr>
          <w:rFonts w:asciiTheme="majorHAnsi" w:hAnsiTheme="majorHAnsi" w:cstheme="majorBidi"/>
        </w:rPr>
        <w:t>V</w:t>
      </w:r>
      <w:r w:rsidR="005B1A60" w:rsidRPr="6B06F679">
        <w:rPr>
          <w:rFonts w:asciiTheme="majorHAnsi" w:hAnsiTheme="majorHAnsi" w:cstheme="majorBidi"/>
        </w:rPr>
        <w:t>D3CLASS</w:t>
      </w:r>
      <w:bookmarkEnd w:id="484"/>
    </w:p>
    <w:p w14:paraId="0B0B52B5" w14:textId="681A61E9" w:rsidR="00880A54" w:rsidRPr="001F59EC" w:rsidRDefault="005B1A60" w:rsidP="00880A54">
      <w:pPr>
        <w:rPr>
          <w:rFonts w:asciiTheme="majorHAnsi" w:hAnsiTheme="majorHAnsi" w:cstheme="majorHAnsi"/>
        </w:rPr>
      </w:pPr>
      <w:r w:rsidRPr="001F59EC">
        <w:rPr>
          <w:rFonts w:asciiTheme="majorHAnsi" w:hAnsiTheme="majorHAnsi" w:cstheme="majorHAnsi"/>
        </w:rPr>
        <w:t>Applicationsserver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880A54" w:rsidRPr="001F59EC" w14:paraId="387DA5CF"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4C70AEFD" w14:textId="77777777" w:rsidR="00880A54" w:rsidRPr="001F59EC" w:rsidRDefault="00880A54" w:rsidP="00B738C4">
            <w:pPr>
              <w:rPr>
                <w:rFonts w:asciiTheme="majorHAnsi" w:hAnsiTheme="majorHAnsi" w:cstheme="majorHAnsi"/>
              </w:rPr>
            </w:pPr>
          </w:p>
        </w:tc>
        <w:tc>
          <w:tcPr>
            <w:tcW w:w="3548" w:type="dxa"/>
          </w:tcPr>
          <w:p w14:paraId="19F5F375" w14:textId="77777777" w:rsidR="00880A54" w:rsidRPr="001F59EC" w:rsidRDefault="00880A5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0B89974A" w14:textId="77777777" w:rsidR="00880A54" w:rsidRPr="001F59EC" w:rsidRDefault="00880A5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880A54" w:rsidRPr="00E9680B" w14:paraId="6DB55F0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4ECB51"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4DAC974" w14:textId="4764FEAD"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w:t>
            </w:r>
            <w:r w:rsidR="005B1A60" w:rsidRPr="001F59EC">
              <w:rPr>
                <w:rFonts w:asciiTheme="majorHAnsi" w:hAnsiTheme="majorHAnsi" w:cstheme="majorHAnsi"/>
                <w:lang w:val="en-US"/>
              </w:rPr>
              <w:t>vd3app, big-vd3app1</w:t>
            </w:r>
            <w:r w:rsidR="00CE4D98" w:rsidRPr="001F59EC">
              <w:rPr>
                <w:rFonts w:asciiTheme="majorHAnsi" w:hAnsiTheme="majorHAnsi" w:cstheme="majorHAnsi"/>
                <w:lang w:val="en-US"/>
              </w:rPr>
              <w:t xml:space="preserve">, big-vd3clas01, </w:t>
            </w:r>
            <w:r w:rsidR="00FA51BB" w:rsidRPr="001F59EC">
              <w:rPr>
                <w:rFonts w:asciiTheme="majorHAnsi" w:hAnsiTheme="majorHAnsi" w:cstheme="majorHAnsi"/>
                <w:lang w:val="en-US"/>
              </w:rPr>
              <w:t>big-</w:t>
            </w:r>
            <w:r w:rsidR="00CE4D98" w:rsidRPr="001F59EC">
              <w:rPr>
                <w:rFonts w:asciiTheme="majorHAnsi" w:hAnsiTheme="majorHAnsi" w:cstheme="majorHAnsi"/>
                <w:lang w:val="en-US"/>
              </w:rPr>
              <w:t xml:space="preserve">vd3clas02, </w:t>
            </w:r>
            <w:r w:rsidR="00DD0D3F" w:rsidRPr="001F59EC">
              <w:rPr>
                <w:rFonts w:asciiTheme="majorHAnsi" w:hAnsiTheme="majorHAnsi" w:cstheme="majorHAnsi"/>
                <w:lang w:val="en-US"/>
              </w:rPr>
              <w:t>big-</w:t>
            </w:r>
            <w:r w:rsidR="00CE4D98" w:rsidRPr="001F59EC">
              <w:rPr>
                <w:rFonts w:asciiTheme="majorHAnsi" w:hAnsiTheme="majorHAnsi" w:cstheme="majorHAnsi"/>
                <w:lang w:val="en-US"/>
              </w:rPr>
              <w:t xml:space="preserve">vd3clas03, </w:t>
            </w:r>
            <w:r w:rsidR="00DD0D3F" w:rsidRPr="001F59EC">
              <w:rPr>
                <w:rFonts w:asciiTheme="majorHAnsi" w:hAnsiTheme="majorHAnsi" w:cstheme="majorHAnsi"/>
                <w:lang w:val="en-US"/>
              </w:rPr>
              <w:t>big-</w:t>
            </w:r>
            <w:r w:rsidR="00CE4D98" w:rsidRPr="001F59EC">
              <w:rPr>
                <w:rFonts w:asciiTheme="majorHAnsi" w:hAnsiTheme="majorHAnsi" w:cstheme="majorHAnsi"/>
                <w:lang w:val="en-US"/>
              </w:rPr>
              <w:t>vd3clas04</w:t>
            </w:r>
          </w:p>
        </w:tc>
        <w:tc>
          <w:tcPr>
            <w:tcW w:w="3221" w:type="dxa"/>
            <w:vAlign w:val="center"/>
          </w:tcPr>
          <w:p w14:paraId="486F379D"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80A54" w:rsidRPr="001F59EC" w14:paraId="2BBEC612"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20B2C9D"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61BB6F28" w14:textId="5174FBDC" w:rsidR="00880A54" w:rsidRPr="001F59EC" w:rsidRDefault="005B1A6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6EA42F7D" w14:textId="21A210C4" w:rsidR="00880A54" w:rsidRPr="001F59EC" w:rsidRDefault="00AF3D2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880A54" w:rsidRPr="001F59EC" w14:paraId="06089004"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C17D86"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29F9677B" w14:textId="77777777" w:rsidR="00880A5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0039F71"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80A54" w:rsidRPr="001F59EC" w14:paraId="38A5852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1899464"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60E76E0"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3F35234"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80A54" w:rsidRPr="001F59EC" w14:paraId="69AC7DB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0F146F0"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33B3A03" w14:textId="36DFADE3" w:rsidR="00880A54" w:rsidRPr="001F59EC" w:rsidRDefault="00AF3D2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122D29E2"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880A54" w:rsidRPr="001F59EC" w14:paraId="308AC3FB"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95F0828"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6DC8AEFC"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6EDEC30"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80A54" w:rsidRPr="001F59EC" w14:paraId="28898C6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68D4627"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4C93B6F" w14:textId="75E509DD" w:rsidR="00880A54" w:rsidRPr="001F59EC" w:rsidRDefault="005B1A6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\\big-filer02\archiv02</w:t>
            </w:r>
          </w:p>
        </w:tc>
        <w:tc>
          <w:tcPr>
            <w:tcW w:w="3221" w:type="dxa"/>
            <w:vAlign w:val="center"/>
          </w:tcPr>
          <w:p w14:paraId="36F9CF11" w14:textId="77777777" w:rsidR="00880A5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880A54" w:rsidRPr="001F59EC" w14:paraId="3E2D80F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DD15DA"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F9C2763" w14:textId="77777777" w:rsidR="00880A5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49FB69D"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880A54" w:rsidRPr="001F59EC" w14:paraId="371F71C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2B9A56C"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570C1FB0"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7287BBB" w14:textId="77777777" w:rsidR="00880A54" w:rsidRPr="001F59EC" w:rsidRDefault="00880A5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880A54" w:rsidRPr="001F59EC" w14:paraId="1A23F48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5CA5A6" w14:textId="77777777" w:rsidR="00880A54" w:rsidRPr="001F59EC" w:rsidRDefault="00880A54"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194BC0A7" w14:textId="52EA4DBD" w:rsidR="00880A54" w:rsidRPr="001F59EC" w:rsidRDefault="005B1A6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0A2A7700" w14:textId="77777777" w:rsidR="00880A54" w:rsidRPr="001F59EC" w:rsidRDefault="00880A5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805CF0F" w14:textId="1768234C" w:rsidR="0076694D" w:rsidRPr="001F59EC" w:rsidRDefault="0076694D" w:rsidP="26AFF79C">
      <w:pPr>
        <w:rPr>
          <w:rFonts w:asciiTheme="majorHAnsi" w:hAnsiTheme="majorHAnsi" w:cstheme="majorHAnsi"/>
        </w:rPr>
      </w:pPr>
    </w:p>
    <w:p w14:paraId="6841D7BA" w14:textId="7DE69291" w:rsidR="00CE4D98" w:rsidRPr="001F59EC" w:rsidRDefault="00497CA4" w:rsidP="6B06F679">
      <w:pPr>
        <w:pStyle w:val="berschrift2"/>
        <w:rPr>
          <w:rFonts w:asciiTheme="majorHAnsi" w:hAnsiTheme="majorHAnsi" w:cstheme="majorBidi"/>
        </w:rPr>
      </w:pPr>
      <w:r w:rsidRPr="6B06F679">
        <w:rPr>
          <w:rFonts w:asciiTheme="majorHAnsi" w:hAnsiTheme="majorHAnsi" w:cstheme="majorBidi"/>
        </w:rPr>
        <w:t xml:space="preserve"> </w:t>
      </w:r>
      <w:bookmarkStart w:id="485" w:name="_Toc2136842555"/>
      <w:r w:rsidR="00CE4D98" w:rsidRPr="6B06F679">
        <w:rPr>
          <w:rFonts w:asciiTheme="majorHAnsi" w:hAnsiTheme="majorHAnsi" w:cstheme="majorBidi"/>
        </w:rPr>
        <w:t>BIG-</w:t>
      </w:r>
      <w:r w:rsidR="00EC5AC0" w:rsidRPr="6B06F679">
        <w:rPr>
          <w:rFonts w:asciiTheme="majorHAnsi" w:hAnsiTheme="majorHAnsi" w:cstheme="majorBidi"/>
        </w:rPr>
        <w:t>V</w:t>
      </w:r>
      <w:r w:rsidR="00CE4D98" w:rsidRPr="6B06F679">
        <w:rPr>
          <w:rFonts w:asciiTheme="majorHAnsi" w:hAnsiTheme="majorHAnsi" w:cstheme="majorBidi"/>
        </w:rPr>
        <w:t>D3COLD</w:t>
      </w:r>
      <w:bookmarkEnd w:id="485"/>
    </w:p>
    <w:p w14:paraId="40FDF288" w14:textId="77777777" w:rsidR="00CE4D98" w:rsidRPr="001F59EC" w:rsidRDefault="00CE4D98" w:rsidP="00CE4D98">
      <w:pPr>
        <w:rPr>
          <w:rFonts w:asciiTheme="majorHAnsi" w:hAnsiTheme="majorHAnsi" w:cstheme="majorHAnsi"/>
        </w:rPr>
      </w:pPr>
      <w:r w:rsidRPr="001F59EC">
        <w:rPr>
          <w:rFonts w:asciiTheme="majorHAnsi" w:hAnsiTheme="majorHAnsi" w:cstheme="majorHAnsi"/>
        </w:rPr>
        <w:t>Applicationsserver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CE4D98" w:rsidRPr="001F59EC" w14:paraId="523729E8"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94E1DD3" w14:textId="77777777" w:rsidR="00CE4D98" w:rsidRPr="001F59EC" w:rsidRDefault="00CE4D98" w:rsidP="00B738C4">
            <w:pPr>
              <w:rPr>
                <w:rFonts w:asciiTheme="majorHAnsi" w:hAnsiTheme="majorHAnsi" w:cstheme="majorHAnsi"/>
              </w:rPr>
            </w:pPr>
          </w:p>
        </w:tc>
        <w:tc>
          <w:tcPr>
            <w:tcW w:w="3548" w:type="dxa"/>
          </w:tcPr>
          <w:p w14:paraId="74DB205C"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15755B2A"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E4D98" w:rsidRPr="001F59EC" w14:paraId="57897BE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94F865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6AE1A85F" w14:textId="3525A2ED"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Big-vd3cold</w:t>
            </w:r>
          </w:p>
        </w:tc>
        <w:tc>
          <w:tcPr>
            <w:tcW w:w="3221" w:type="dxa"/>
            <w:vAlign w:val="center"/>
          </w:tcPr>
          <w:p w14:paraId="6E052C82"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6C5ADBD8"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06400F3"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2785398E"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3CFDB6CE"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CE4D98" w:rsidRPr="001F59EC" w14:paraId="3EA0832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4B0D39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EB25E3D"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D612EA"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21F7B25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ED481CE"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984815F"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B63E291"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474BCC4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681690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1DA71EF1"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F5ABE85"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CE4D98" w:rsidRPr="001F59EC" w14:paraId="4874AD21"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1E8C970"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A849B04"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C3BAD4F"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64175B0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22A786"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2F81A608" w14:textId="0C0CD479"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BCB5F65"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24DF2FC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F0C750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4BF3A5E7"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D3066A8"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3AC8173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1387242"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0D8411B7"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1EA854C0"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44C04E1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92FDEDE"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2C85B979"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21293418"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11EDE46" w14:textId="61231E75" w:rsidR="00CE4D98" w:rsidRPr="001F59EC" w:rsidRDefault="00CE4D98" w:rsidP="26AFF79C">
      <w:pPr>
        <w:rPr>
          <w:rFonts w:asciiTheme="majorHAnsi" w:hAnsiTheme="majorHAnsi" w:cstheme="majorHAnsi"/>
        </w:rPr>
      </w:pPr>
    </w:p>
    <w:p w14:paraId="0BBB85E5" w14:textId="54555FBE" w:rsidR="00CE4D98" w:rsidRPr="001F59EC" w:rsidRDefault="00EC5AC0" w:rsidP="6B06F679">
      <w:pPr>
        <w:pStyle w:val="berschrift2"/>
        <w:rPr>
          <w:rFonts w:asciiTheme="majorHAnsi" w:hAnsiTheme="majorHAnsi" w:cstheme="majorBidi"/>
        </w:rPr>
      </w:pPr>
      <w:r w:rsidRPr="6B06F679">
        <w:rPr>
          <w:rFonts w:asciiTheme="majorHAnsi" w:hAnsiTheme="majorHAnsi" w:cstheme="majorBidi"/>
        </w:rPr>
        <w:t xml:space="preserve"> </w:t>
      </w:r>
      <w:bookmarkStart w:id="486" w:name="_Toc893701018"/>
      <w:r w:rsidR="00CE4D98" w:rsidRPr="6B06F679">
        <w:rPr>
          <w:rFonts w:asciiTheme="majorHAnsi" w:hAnsiTheme="majorHAnsi" w:cstheme="majorBidi"/>
        </w:rPr>
        <w:t>BIG-</w:t>
      </w:r>
      <w:r w:rsidRPr="6B06F679">
        <w:rPr>
          <w:rFonts w:asciiTheme="majorHAnsi" w:hAnsiTheme="majorHAnsi" w:cstheme="majorBidi"/>
        </w:rPr>
        <w:t>V</w:t>
      </w:r>
      <w:r w:rsidR="00CE4D98" w:rsidRPr="6B06F679">
        <w:rPr>
          <w:rFonts w:asciiTheme="majorHAnsi" w:hAnsiTheme="majorHAnsi" w:cstheme="majorBidi"/>
        </w:rPr>
        <w:t>D3SIG01</w:t>
      </w:r>
      <w:bookmarkEnd w:id="486"/>
    </w:p>
    <w:p w14:paraId="340C50CC" w14:textId="195FEDD6" w:rsidR="00CE4D98" w:rsidRPr="001F59EC" w:rsidRDefault="00CE4D98" w:rsidP="00CE4D98">
      <w:pPr>
        <w:rPr>
          <w:rFonts w:asciiTheme="majorHAnsi" w:hAnsiTheme="majorHAnsi" w:cstheme="majorHAnsi"/>
        </w:rPr>
      </w:pPr>
      <w:r w:rsidRPr="001F59EC">
        <w:rPr>
          <w:rFonts w:asciiTheme="majorHAnsi" w:hAnsiTheme="majorHAnsi" w:cstheme="majorHAnsi"/>
        </w:rPr>
        <w:lastRenderedPageBreak/>
        <w:t>Signatur,- Signierungsserver des Dokumentenverwaltungsprogramms D3</w:t>
      </w:r>
    </w:p>
    <w:tbl>
      <w:tblPr>
        <w:tblStyle w:val="ahdFormatvorlage1"/>
        <w:tblW w:w="9170" w:type="dxa"/>
        <w:tblLook w:val="04A0" w:firstRow="1" w:lastRow="0" w:firstColumn="1" w:lastColumn="0" w:noHBand="0" w:noVBand="1"/>
      </w:tblPr>
      <w:tblGrid>
        <w:gridCol w:w="2401"/>
        <w:gridCol w:w="3548"/>
        <w:gridCol w:w="3221"/>
      </w:tblGrid>
      <w:tr w:rsidR="00CE4D98" w:rsidRPr="001F59EC" w14:paraId="78E75D51"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57847B33" w14:textId="77777777" w:rsidR="00CE4D98" w:rsidRPr="001F59EC" w:rsidRDefault="00CE4D98" w:rsidP="00B738C4">
            <w:pPr>
              <w:rPr>
                <w:rFonts w:asciiTheme="majorHAnsi" w:hAnsiTheme="majorHAnsi" w:cstheme="majorHAnsi"/>
              </w:rPr>
            </w:pPr>
          </w:p>
        </w:tc>
        <w:tc>
          <w:tcPr>
            <w:tcW w:w="3548" w:type="dxa"/>
          </w:tcPr>
          <w:p w14:paraId="10772C3F"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46E922C3" w14:textId="77777777" w:rsidR="00CE4D98" w:rsidRPr="001F59EC" w:rsidRDefault="00CE4D98"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CE4D98" w:rsidRPr="001F59EC" w14:paraId="4E37FE0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EF3DB65"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4C348BFB" w14:textId="08200BE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Big-vsql-sig01</w:t>
            </w:r>
          </w:p>
        </w:tc>
        <w:tc>
          <w:tcPr>
            <w:tcW w:w="3221" w:type="dxa"/>
            <w:vAlign w:val="center"/>
          </w:tcPr>
          <w:p w14:paraId="16EAF14E"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0E77A975"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5181679"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1822FCF2"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114E935A"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CE4D98" w:rsidRPr="001F59EC" w14:paraId="7A96B3A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FACA51A"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D46A7BE"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A9E00EF"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6631E88C"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276FDEA"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29F7B162"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E5CB900"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667D07AB"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3B341DD"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EF2908E"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AA06630"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CE4D98" w:rsidRPr="001F59EC" w14:paraId="005BCEF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59C08DB"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2E0C9C51"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4D59256"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779B86C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D1F14B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C6ACBE3"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81C7AAF" w14:textId="77777777" w:rsidR="00CE4D98"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CE4D98" w:rsidRPr="001F59EC" w14:paraId="2951886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6CFEC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B782496" w14:textId="77777777" w:rsidR="00CE4D98"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B208314"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CE4D98" w:rsidRPr="001F59EC" w14:paraId="1FA8958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7E9E3A8"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22CF6585"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09766FB8" w14:textId="77777777" w:rsidR="00CE4D98" w:rsidRPr="001F59EC" w:rsidRDefault="00CE4D98"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CE4D98" w:rsidRPr="001F59EC" w14:paraId="7FDE90D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17C170F" w14:textId="77777777" w:rsidR="00CE4D98" w:rsidRPr="001F59EC" w:rsidRDefault="00CE4D98"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308D5FD6"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3AA24FDC" w14:textId="77777777" w:rsidR="00CE4D98" w:rsidRPr="001F59EC" w:rsidRDefault="00CE4D9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1B544A85" w14:textId="36014A49" w:rsidR="00CE4D98" w:rsidRPr="001F59EC" w:rsidRDefault="00CE4D98" w:rsidP="26AFF79C">
      <w:pPr>
        <w:rPr>
          <w:rFonts w:asciiTheme="majorHAnsi" w:hAnsiTheme="majorHAnsi" w:cstheme="majorHAnsi"/>
        </w:rPr>
      </w:pPr>
    </w:p>
    <w:p w14:paraId="074F85EA" w14:textId="1191C27C" w:rsidR="00EC5AC0" w:rsidRPr="001F59EC" w:rsidRDefault="00497CA4" w:rsidP="6B06F679">
      <w:pPr>
        <w:pStyle w:val="berschrift2"/>
        <w:rPr>
          <w:rFonts w:asciiTheme="majorHAnsi" w:hAnsiTheme="majorHAnsi" w:cstheme="majorBidi"/>
        </w:rPr>
      </w:pPr>
      <w:r w:rsidRPr="6B06F679">
        <w:rPr>
          <w:rFonts w:asciiTheme="majorHAnsi" w:hAnsiTheme="majorHAnsi" w:cstheme="majorBidi"/>
        </w:rPr>
        <w:t xml:space="preserve"> </w:t>
      </w:r>
      <w:bookmarkStart w:id="487" w:name="_Toc1569669223"/>
      <w:r w:rsidR="00EC5AC0" w:rsidRPr="6B06F679">
        <w:rPr>
          <w:rFonts w:asciiTheme="majorHAnsi" w:hAnsiTheme="majorHAnsi" w:cstheme="majorBidi"/>
        </w:rPr>
        <w:t>BIG-VD3PS</w:t>
      </w:r>
      <w:bookmarkEnd w:id="487"/>
    </w:p>
    <w:p w14:paraId="10D110B1" w14:textId="7A36EE11" w:rsidR="00EC5AC0" w:rsidRPr="001F59EC" w:rsidRDefault="00EC5AC0" w:rsidP="00EC5AC0">
      <w:pPr>
        <w:rPr>
          <w:rFonts w:asciiTheme="majorHAnsi" w:hAnsiTheme="majorHAnsi" w:cstheme="majorHAnsi"/>
        </w:rPr>
      </w:pPr>
      <w:r w:rsidRPr="001F59EC">
        <w:rPr>
          <w:rFonts w:asciiTheme="majorHAnsi" w:hAnsiTheme="majorHAnsi" w:cstheme="majorHAnsi"/>
        </w:rPr>
        <w:t>SMB Shares/Datenspeicher zur Übertragung von Scans zur D3 Umgebung.</w:t>
      </w:r>
    </w:p>
    <w:tbl>
      <w:tblPr>
        <w:tblStyle w:val="ahdFormatvorlage1"/>
        <w:tblW w:w="9170" w:type="dxa"/>
        <w:tblLook w:val="04A0" w:firstRow="1" w:lastRow="0" w:firstColumn="1" w:lastColumn="0" w:noHBand="0" w:noVBand="1"/>
      </w:tblPr>
      <w:tblGrid>
        <w:gridCol w:w="2401"/>
        <w:gridCol w:w="3548"/>
        <w:gridCol w:w="3221"/>
      </w:tblGrid>
      <w:tr w:rsidR="00EC5AC0" w:rsidRPr="001F59EC" w14:paraId="5FF5E551"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3F7A0FFF" w14:textId="77777777" w:rsidR="00EC5AC0" w:rsidRPr="001F59EC" w:rsidRDefault="00EC5AC0" w:rsidP="00B738C4">
            <w:pPr>
              <w:rPr>
                <w:rFonts w:asciiTheme="majorHAnsi" w:hAnsiTheme="majorHAnsi" w:cstheme="majorHAnsi"/>
              </w:rPr>
            </w:pPr>
          </w:p>
        </w:tc>
        <w:tc>
          <w:tcPr>
            <w:tcW w:w="3548" w:type="dxa"/>
          </w:tcPr>
          <w:p w14:paraId="48C47E3B"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52B7A0C"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C5AC0" w:rsidRPr="001F59EC" w14:paraId="508F543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76B2EC9"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65EED778" w14:textId="6945FCC5"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Big-vd3ps, big-vd3ps2</w:t>
            </w:r>
          </w:p>
        </w:tc>
        <w:tc>
          <w:tcPr>
            <w:tcW w:w="3221" w:type="dxa"/>
            <w:vAlign w:val="center"/>
          </w:tcPr>
          <w:p w14:paraId="16CCF994"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14D5F25B"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59EBDB0"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55DFDE8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Big-vsql-dms</w:t>
            </w:r>
          </w:p>
        </w:tc>
        <w:tc>
          <w:tcPr>
            <w:tcW w:w="3221" w:type="dxa"/>
            <w:vAlign w:val="center"/>
          </w:tcPr>
          <w:p w14:paraId="0867E557"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EC5AC0" w:rsidRPr="001F59EC" w14:paraId="74BBD49D"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EBF45ED"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3AEA9021"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3A825B8"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458651D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4D883E4"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148C194"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F373F5B"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153FFA1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FD648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3006E304"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133FE4FA"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EC5AC0" w:rsidRPr="001F59EC" w14:paraId="55346214"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26A8286"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5B1E28A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F0B07B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11F38D8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5A38E9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7EA29504"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E3BA9F2"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4CD6DA6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89E529"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102943AB"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A15AE92"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36DD1AB1"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9856035"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CC8B356"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7A94BB29"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101E1EC9"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B55C972"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051E0FC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D.velop</w:t>
            </w:r>
          </w:p>
        </w:tc>
        <w:tc>
          <w:tcPr>
            <w:tcW w:w="3221" w:type="dxa"/>
            <w:vAlign w:val="center"/>
          </w:tcPr>
          <w:p w14:paraId="6D4F23D2"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6A8B913B" w14:textId="79022C4B" w:rsidR="00EC5AC0" w:rsidRPr="001F59EC" w:rsidRDefault="00EC5AC0" w:rsidP="26AFF79C">
      <w:pPr>
        <w:rPr>
          <w:rFonts w:asciiTheme="majorHAnsi" w:hAnsiTheme="majorHAnsi" w:cstheme="majorHAnsi"/>
        </w:rPr>
      </w:pPr>
    </w:p>
    <w:p w14:paraId="3A536CD5" w14:textId="52E5B729" w:rsidR="00EC5AC0" w:rsidRPr="001F59EC" w:rsidRDefault="00EC5AC0" w:rsidP="6B06F679">
      <w:pPr>
        <w:pStyle w:val="berschrift2"/>
        <w:rPr>
          <w:rFonts w:asciiTheme="majorHAnsi" w:hAnsiTheme="majorHAnsi" w:cstheme="majorBidi"/>
        </w:rPr>
      </w:pPr>
      <w:bookmarkStart w:id="488" w:name="_Toc1577245377"/>
      <w:r w:rsidRPr="6B06F679">
        <w:rPr>
          <w:rFonts w:asciiTheme="majorHAnsi" w:hAnsiTheme="majorHAnsi" w:cstheme="majorBidi"/>
        </w:rPr>
        <w:t>HR</w:t>
      </w:r>
      <w:bookmarkEnd w:id="488"/>
    </w:p>
    <w:p w14:paraId="2D82EA24" w14:textId="7757DAD5" w:rsidR="00EC5AC0" w:rsidRPr="001F59EC" w:rsidRDefault="00EC5AC0" w:rsidP="00EC5AC0">
      <w:pPr>
        <w:rPr>
          <w:rFonts w:asciiTheme="majorHAnsi" w:hAnsiTheme="majorHAnsi" w:cstheme="majorHAnsi"/>
        </w:rPr>
      </w:pPr>
      <w:r w:rsidRPr="001F59EC">
        <w:rPr>
          <w:rFonts w:asciiTheme="majorHAnsi" w:hAnsiTheme="majorHAnsi" w:cstheme="majorHAnsi"/>
        </w:rPr>
        <w:t>Server des HR Clusters, darunter die Applikationen Interflex und PWS</w:t>
      </w:r>
    </w:p>
    <w:tbl>
      <w:tblPr>
        <w:tblStyle w:val="ahdFormatvorlage1"/>
        <w:tblW w:w="9170" w:type="dxa"/>
        <w:tblLook w:val="04A0" w:firstRow="1" w:lastRow="0" w:firstColumn="1" w:lastColumn="0" w:noHBand="0" w:noVBand="1"/>
      </w:tblPr>
      <w:tblGrid>
        <w:gridCol w:w="2401"/>
        <w:gridCol w:w="3548"/>
        <w:gridCol w:w="3221"/>
      </w:tblGrid>
      <w:tr w:rsidR="00EC5AC0" w:rsidRPr="001F59EC" w14:paraId="0742B7C5"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125D3ADA" w14:textId="77777777" w:rsidR="00EC5AC0" w:rsidRPr="001F59EC" w:rsidRDefault="00EC5AC0" w:rsidP="00B738C4">
            <w:pPr>
              <w:rPr>
                <w:rFonts w:asciiTheme="majorHAnsi" w:hAnsiTheme="majorHAnsi" w:cstheme="majorHAnsi"/>
              </w:rPr>
            </w:pPr>
          </w:p>
        </w:tc>
        <w:tc>
          <w:tcPr>
            <w:tcW w:w="3548" w:type="dxa"/>
          </w:tcPr>
          <w:p w14:paraId="1DA77385"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C07833E" w14:textId="77777777" w:rsidR="00EC5AC0" w:rsidRPr="001F59EC" w:rsidRDefault="00EC5AC0"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EC5AC0" w:rsidRPr="001F59EC" w14:paraId="7B294EE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590B6AB"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3BBC7724" w14:textId="707736DF"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Big-vkom</w:t>
            </w:r>
          </w:p>
        </w:tc>
        <w:tc>
          <w:tcPr>
            <w:tcW w:w="3221" w:type="dxa"/>
            <w:vAlign w:val="center"/>
          </w:tcPr>
          <w:p w14:paraId="483382AF"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7E92AF57"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AC52A97"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lastRenderedPageBreak/>
              <w:t>Datenbankinstanz</w:t>
            </w:r>
          </w:p>
        </w:tc>
        <w:tc>
          <w:tcPr>
            <w:tcW w:w="3548" w:type="dxa"/>
            <w:vAlign w:val="center"/>
          </w:tcPr>
          <w:p w14:paraId="78FFDD0F" w14:textId="094B6703"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w:t>
            </w:r>
            <w:r w:rsidR="005948B8" w:rsidRPr="001F59EC">
              <w:rPr>
                <w:rFonts w:asciiTheme="majorHAnsi" w:hAnsiTheme="majorHAnsi" w:cstheme="majorHAnsi"/>
                <w:lang w:val="en-US"/>
              </w:rPr>
              <w:t>fb\intern</w:t>
            </w:r>
          </w:p>
        </w:tc>
        <w:tc>
          <w:tcPr>
            <w:tcW w:w="3221" w:type="dxa"/>
            <w:vAlign w:val="center"/>
          </w:tcPr>
          <w:p w14:paraId="0AD0928C"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Greift darauf zu</w:t>
            </w:r>
          </w:p>
        </w:tc>
      </w:tr>
      <w:tr w:rsidR="00EC5AC0" w:rsidRPr="001F59EC" w14:paraId="052F466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C5D9C6F"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0E4723AC"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A302CB0"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5E5D2215"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AD0842"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662284D8"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54F4D81"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64BC0BF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F15FC3"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07F39768"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270422E9"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EC5AC0" w:rsidRPr="001F59EC" w14:paraId="567D49C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D244CA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49DDD3E"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073D51F1"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1D8CD859"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1F84AFEA"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405D5C34"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8A71992" w14:textId="77777777" w:rsidR="00EC5AC0"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EC5AC0" w:rsidRPr="001F59EC" w14:paraId="598C9D1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F548DCC"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29D09F2E" w14:textId="77777777" w:rsidR="00EC5AC0"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37779E8"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EC5AC0" w:rsidRPr="001F59EC" w14:paraId="1839DF17"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2732CBD"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1787F6AD"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560EFE2D" w14:textId="77777777" w:rsidR="00EC5AC0" w:rsidRPr="001F59EC" w:rsidRDefault="00EC5AC0"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EC5AC0" w:rsidRPr="001F59EC" w14:paraId="5D84FC4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F30278E" w14:textId="77777777" w:rsidR="00EC5AC0" w:rsidRPr="001F59EC" w:rsidRDefault="00EC5AC0"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756A673F" w14:textId="36336493" w:rsidR="00EC5AC0" w:rsidRPr="001F59EC" w:rsidRDefault="005948B8"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Interflex/Alegion</w:t>
            </w:r>
          </w:p>
        </w:tc>
        <w:tc>
          <w:tcPr>
            <w:tcW w:w="3221" w:type="dxa"/>
            <w:vAlign w:val="center"/>
          </w:tcPr>
          <w:p w14:paraId="0E07D50D" w14:textId="77777777" w:rsidR="00EC5AC0" w:rsidRPr="001F59EC" w:rsidRDefault="00EC5AC0"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776C99BD" w14:textId="77777777" w:rsidR="008721B6" w:rsidRPr="001F59EC" w:rsidRDefault="008721B6" w:rsidP="26AFF79C">
      <w:pPr>
        <w:rPr>
          <w:rFonts w:asciiTheme="majorHAnsi" w:hAnsiTheme="majorHAnsi" w:cstheme="majorHAnsi"/>
        </w:rPr>
      </w:pPr>
    </w:p>
    <w:p w14:paraId="008CDA6F" w14:textId="067BB913" w:rsidR="004310FF" w:rsidRPr="001F59EC" w:rsidRDefault="004310FF" w:rsidP="6B06F679">
      <w:pPr>
        <w:pStyle w:val="berschrift2"/>
        <w:rPr>
          <w:rFonts w:asciiTheme="majorHAnsi" w:hAnsiTheme="majorHAnsi" w:cstheme="majorBidi"/>
        </w:rPr>
      </w:pPr>
      <w:bookmarkStart w:id="489" w:name="_Toc80812550"/>
      <w:r w:rsidRPr="6B06F679">
        <w:rPr>
          <w:rFonts w:asciiTheme="majorHAnsi" w:hAnsiTheme="majorHAnsi" w:cstheme="majorBidi"/>
        </w:rPr>
        <w:t>Intracon</w:t>
      </w:r>
      <w:bookmarkEnd w:id="489"/>
    </w:p>
    <w:p w14:paraId="36A48F98" w14:textId="5260D97C" w:rsidR="004310FF" w:rsidRPr="001F59EC" w:rsidRDefault="004310FF" w:rsidP="004310FF">
      <w:pPr>
        <w:rPr>
          <w:rFonts w:asciiTheme="majorHAnsi" w:hAnsiTheme="majorHAnsi" w:cstheme="majorHAnsi"/>
        </w:rPr>
      </w:pPr>
      <w:r w:rsidRPr="001F59EC">
        <w:rPr>
          <w:rFonts w:asciiTheme="majorHAnsi" w:hAnsiTheme="majorHAnsi" w:cstheme="majorHAnsi"/>
        </w:rPr>
        <w:t>Intracon Cluster</w:t>
      </w:r>
    </w:p>
    <w:tbl>
      <w:tblPr>
        <w:tblStyle w:val="ahdFormatvorlage1"/>
        <w:tblW w:w="9170" w:type="dxa"/>
        <w:tblLook w:val="04A0" w:firstRow="1" w:lastRow="0" w:firstColumn="1" w:lastColumn="0" w:noHBand="0" w:noVBand="1"/>
      </w:tblPr>
      <w:tblGrid>
        <w:gridCol w:w="2401"/>
        <w:gridCol w:w="3548"/>
        <w:gridCol w:w="3221"/>
      </w:tblGrid>
      <w:tr w:rsidR="004310FF" w:rsidRPr="001F59EC" w14:paraId="20D76FB6"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622587B2" w14:textId="77777777" w:rsidR="004310FF" w:rsidRPr="001F59EC" w:rsidRDefault="004310FF" w:rsidP="00B738C4">
            <w:pPr>
              <w:rPr>
                <w:rFonts w:asciiTheme="majorHAnsi" w:hAnsiTheme="majorHAnsi" w:cstheme="majorHAnsi"/>
              </w:rPr>
            </w:pPr>
          </w:p>
        </w:tc>
        <w:tc>
          <w:tcPr>
            <w:tcW w:w="3548" w:type="dxa"/>
          </w:tcPr>
          <w:p w14:paraId="54D395EC" w14:textId="77777777" w:rsidR="004310FF" w:rsidRPr="001F59EC" w:rsidRDefault="004310FF"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542B6BE7" w14:textId="77777777" w:rsidR="004310FF" w:rsidRPr="001F59EC" w:rsidRDefault="004310FF"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4310FF" w:rsidRPr="001F59EC" w14:paraId="1C8256F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E55716"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104AA2CA" w14:textId="28B734DE"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BIG-VAC21c</w:t>
            </w:r>
          </w:p>
        </w:tc>
        <w:tc>
          <w:tcPr>
            <w:tcW w:w="3221" w:type="dxa"/>
            <w:vAlign w:val="center"/>
          </w:tcPr>
          <w:p w14:paraId="1A53D0EA"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4310FF" w:rsidRPr="001F59EC" w14:paraId="1EF4EF1D"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F4EC673"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Datenbankinstanz</w:t>
            </w:r>
          </w:p>
        </w:tc>
        <w:tc>
          <w:tcPr>
            <w:tcW w:w="3548" w:type="dxa"/>
            <w:vAlign w:val="center"/>
          </w:tcPr>
          <w:p w14:paraId="1C2014A1" w14:textId="5C152216"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Big-vsql-ickv</w:t>
            </w:r>
          </w:p>
        </w:tc>
        <w:tc>
          <w:tcPr>
            <w:tcW w:w="3221" w:type="dxa"/>
            <w:vAlign w:val="center"/>
          </w:tcPr>
          <w:p w14:paraId="15C418B7" w14:textId="77777777" w:rsidR="004310FF"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4310FF" w:rsidRPr="001F59EC" w14:paraId="5A6025D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85DBB7"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6B4ACD73"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FB8AA0B"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310FF" w:rsidRPr="001F59EC" w14:paraId="2A2C8468"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59770C8"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0DCE88CB"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76288F2"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310FF" w:rsidRPr="001F59EC" w14:paraId="31CF03A0"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8E0511E"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20949C61"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003FFCB9"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4310FF" w:rsidRPr="001F59EC" w14:paraId="6248DD52"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6DCAD05D"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18A873B4"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16B73DF"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4310FF" w:rsidRPr="001F59EC" w14:paraId="05D1418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05F6C2E"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07C5EEF1"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4F6C38F0" w14:textId="77777777" w:rsidR="004310FF"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4310FF" w:rsidRPr="001F59EC" w14:paraId="4B6BB826"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7CBB8ED"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6D82309D" w14:textId="77777777" w:rsidR="004310FF"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368FF30B"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4310FF" w:rsidRPr="001F59EC" w14:paraId="52EFB8F5"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E846AC2"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39009654"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6693E61C" w14:textId="77777777" w:rsidR="004310FF" w:rsidRPr="001F59EC" w:rsidRDefault="004310F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4310FF" w:rsidRPr="001F59EC" w14:paraId="7843B38A"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51976159" w14:textId="77777777" w:rsidR="004310FF" w:rsidRPr="001F59EC" w:rsidRDefault="004310FF"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377E8513" w14:textId="6B520809" w:rsidR="004310FF" w:rsidRPr="001F59EC" w:rsidRDefault="0012254E"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Intracon</w:t>
            </w:r>
          </w:p>
        </w:tc>
        <w:tc>
          <w:tcPr>
            <w:tcW w:w="3221" w:type="dxa"/>
            <w:vAlign w:val="center"/>
          </w:tcPr>
          <w:p w14:paraId="0BC3F968" w14:textId="77777777" w:rsidR="004310FF" w:rsidRPr="001F59EC" w:rsidRDefault="004310FF"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5F9F6259" w14:textId="52F09D25" w:rsidR="004310FF" w:rsidRPr="001F59EC" w:rsidRDefault="004310FF" w:rsidP="26AFF79C">
      <w:pPr>
        <w:rPr>
          <w:rFonts w:asciiTheme="majorHAnsi" w:hAnsiTheme="majorHAnsi" w:cstheme="majorHAnsi"/>
        </w:rPr>
      </w:pPr>
    </w:p>
    <w:p w14:paraId="0353386A" w14:textId="655AC033" w:rsidR="001C0744" w:rsidRPr="001F59EC" w:rsidRDefault="001C0744" w:rsidP="6B06F679">
      <w:pPr>
        <w:pStyle w:val="berschrift2"/>
        <w:rPr>
          <w:rFonts w:asciiTheme="majorHAnsi" w:hAnsiTheme="majorHAnsi" w:cstheme="majorBidi"/>
        </w:rPr>
      </w:pPr>
      <w:bookmarkStart w:id="490" w:name="_Toc572823728"/>
      <w:r w:rsidRPr="6B06F679">
        <w:rPr>
          <w:rFonts w:asciiTheme="majorHAnsi" w:hAnsiTheme="majorHAnsi" w:cstheme="majorBidi"/>
        </w:rPr>
        <w:t>Telefonie</w:t>
      </w:r>
      <w:bookmarkEnd w:id="490"/>
    </w:p>
    <w:p w14:paraId="2AA7F913" w14:textId="536C264A" w:rsidR="001C0744" w:rsidRPr="001F59EC" w:rsidRDefault="00AB6F2F" w:rsidP="001C0744">
      <w:pPr>
        <w:rPr>
          <w:rFonts w:asciiTheme="majorHAnsi" w:hAnsiTheme="majorHAnsi" w:cstheme="majorHAnsi"/>
        </w:rPr>
      </w:pPr>
      <w:r w:rsidRPr="001F59EC">
        <w:rPr>
          <w:rFonts w:asciiTheme="majorHAnsi" w:hAnsiTheme="majorHAnsi" w:cstheme="majorHAnsi"/>
        </w:rPr>
        <w:t>Telefonie</w:t>
      </w:r>
      <w:r w:rsidR="001C0744" w:rsidRPr="001F59EC">
        <w:rPr>
          <w:rFonts w:asciiTheme="majorHAnsi" w:hAnsiTheme="majorHAnsi" w:cstheme="majorHAnsi"/>
        </w:rPr>
        <w:t xml:space="preserve"> Cluster</w:t>
      </w:r>
    </w:p>
    <w:tbl>
      <w:tblPr>
        <w:tblStyle w:val="ahdFormatvorlage1"/>
        <w:tblW w:w="9170" w:type="dxa"/>
        <w:tblLook w:val="04A0" w:firstRow="1" w:lastRow="0" w:firstColumn="1" w:lastColumn="0" w:noHBand="0" w:noVBand="1"/>
      </w:tblPr>
      <w:tblGrid>
        <w:gridCol w:w="2401"/>
        <w:gridCol w:w="3548"/>
        <w:gridCol w:w="3221"/>
      </w:tblGrid>
      <w:tr w:rsidR="001C0744" w:rsidRPr="001F59EC" w14:paraId="751B7C79" w14:textId="77777777" w:rsidTr="218DE66B">
        <w:trPr>
          <w:cnfStyle w:val="100000000000" w:firstRow="1" w:lastRow="0" w:firstColumn="0" w:lastColumn="0" w:oddVBand="0" w:evenVBand="0" w:oddHBand="0" w:evenHBand="0"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tcPr>
          <w:p w14:paraId="090B1B16" w14:textId="77777777" w:rsidR="001C0744" w:rsidRPr="001F59EC" w:rsidRDefault="001C0744" w:rsidP="00B738C4">
            <w:pPr>
              <w:rPr>
                <w:rFonts w:asciiTheme="majorHAnsi" w:hAnsiTheme="majorHAnsi" w:cstheme="majorHAnsi"/>
              </w:rPr>
            </w:pPr>
          </w:p>
        </w:tc>
        <w:tc>
          <w:tcPr>
            <w:tcW w:w="3548" w:type="dxa"/>
          </w:tcPr>
          <w:p w14:paraId="0A1AC28F" w14:textId="77777777" w:rsidR="001C0744" w:rsidRPr="001F59EC" w:rsidRDefault="001C074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p>
        </w:tc>
        <w:tc>
          <w:tcPr>
            <w:tcW w:w="3221" w:type="dxa"/>
          </w:tcPr>
          <w:p w14:paraId="3FA697D4" w14:textId="77777777" w:rsidR="001C0744" w:rsidRPr="001F59EC" w:rsidRDefault="001C0744" w:rsidP="00B738C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Kommentar</w:t>
            </w:r>
          </w:p>
        </w:tc>
      </w:tr>
      <w:tr w:rsidR="001C0744" w:rsidRPr="001F59EC" w14:paraId="50EDC34C"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A8333B4"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Application Server</w:t>
            </w:r>
          </w:p>
        </w:tc>
        <w:tc>
          <w:tcPr>
            <w:tcW w:w="3548" w:type="dxa"/>
            <w:vAlign w:val="center"/>
          </w:tcPr>
          <w:p w14:paraId="56636312" w14:textId="3FB920A2" w:rsidR="001C0744" w:rsidRPr="001F59EC" w:rsidRDefault="00AB6F2F"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BIG-VCUCM1, BIG-VCUCMDMZ, BIG-VCUCMEXPC, BIG-VCUCMHYBC, BIG-VCUPS1, BIG-VHEP01, BIG-VPOSTGRES-DB, BIG-VCUCM2, big-vcucmprov, BIG-VCUPS2, BIG-VPCD, BIG-VHEP02",</w:t>
            </w:r>
          </w:p>
        </w:tc>
        <w:tc>
          <w:tcPr>
            <w:tcW w:w="3221" w:type="dxa"/>
            <w:vAlign w:val="center"/>
          </w:tcPr>
          <w:p w14:paraId="3DDC8BD8"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750E5A3B" w14:textId="77777777" w:rsidTr="218DE66B">
        <w:trPr>
          <w:cnfStyle w:val="000000010000" w:firstRow="0" w:lastRow="0" w:firstColumn="0" w:lastColumn="0" w:oddVBand="0" w:evenVBand="0" w:oddHBand="0" w:evenHBand="1" w:firstRowFirstColumn="0" w:firstRowLastColumn="0" w:lastRowFirstColumn="0" w:lastRowLastColumn="0"/>
          <w:trHeight w:val="386"/>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C6A0EAE"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lastRenderedPageBreak/>
              <w:t>Datenbankinstanz</w:t>
            </w:r>
          </w:p>
        </w:tc>
        <w:tc>
          <w:tcPr>
            <w:tcW w:w="3548" w:type="dxa"/>
            <w:vAlign w:val="center"/>
          </w:tcPr>
          <w:p w14:paraId="1BC1FB69" w14:textId="1EF972DD" w:rsidR="001C0744" w:rsidRPr="001F59EC" w:rsidRDefault="008721B6"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rPr>
              <w:t>BIG-VPOSTGRES-DB</w:t>
            </w:r>
          </w:p>
        </w:tc>
        <w:tc>
          <w:tcPr>
            <w:tcW w:w="3221" w:type="dxa"/>
            <w:vAlign w:val="center"/>
          </w:tcPr>
          <w:p w14:paraId="7BD6A895" w14:textId="77777777" w:rsidR="001C0744" w:rsidRPr="001F59EC" w:rsidRDefault="218DE66B" w:rsidP="218DE66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w:t>
            </w:r>
          </w:p>
        </w:tc>
      </w:tr>
      <w:tr w:rsidR="001C0744" w:rsidRPr="001F59EC" w14:paraId="5D4F0EDA"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42A87E3F"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Datenbank(en)</w:t>
            </w:r>
          </w:p>
        </w:tc>
        <w:tc>
          <w:tcPr>
            <w:tcW w:w="3548" w:type="dxa"/>
            <w:vAlign w:val="center"/>
          </w:tcPr>
          <w:p w14:paraId="5500179E"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7F96F557"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2DCF28D3"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3CF9B1F7"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DNS Alias</w:t>
            </w:r>
          </w:p>
        </w:tc>
        <w:tc>
          <w:tcPr>
            <w:tcW w:w="3548" w:type="dxa"/>
            <w:vAlign w:val="center"/>
          </w:tcPr>
          <w:p w14:paraId="522D125E"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6267E7C"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1C0744" w:rsidRPr="001F59EC" w14:paraId="0F7E5E9E"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F5DEEF4"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Service User</w:t>
            </w:r>
          </w:p>
        </w:tc>
        <w:tc>
          <w:tcPr>
            <w:tcW w:w="3548" w:type="dxa"/>
            <w:vAlign w:val="center"/>
          </w:tcPr>
          <w:p w14:paraId="51A511B5"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Svc_admin , adm.ahd</w:t>
            </w:r>
          </w:p>
        </w:tc>
        <w:tc>
          <w:tcPr>
            <w:tcW w:w="3221" w:type="dxa"/>
            <w:vAlign w:val="center"/>
          </w:tcPr>
          <w:p w14:paraId="44A52B63"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p>
        </w:tc>
      </w:tr>
      <w:tr w:rsidR="001C0744" w:rsidRPr="001F59EC" w14:paraId="1F7909D0"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E008B37"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AD Gruppen</w:t>
            </w:r>
          </w:p>
        </w:tc>
        <w:tc>
          <w:tcPr>
            <w:tcW w:w="3548" w:type="dxa"/>
            <w:vAlign w:val="center"/>
          </w:tcPr>
          <w:p w14:paraId="75E9C98B"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24E5D069"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1C0744" w:rsidRPr="001F59EC" w14:paraId="31C86E28"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17A36D9"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Fileservice</w:t>
            </w:r>
          </w:p>
        </w:tc>
        <w:tc>
          <w:tcPr>
            <w:tcW w:w="3548" w:type="dxa"/>
            <w:vAlign w:val="center"/>
          </w:tcPr>
          <w:p w14:paraId="4896E4D8"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5FD60D48" w14:textId="77777777" w:rsidR="001C0744" w:rsidRPr="001F59EC" w:rsidRDefault="218DE66B"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r>
      <w:tr w:rsidR="001C0744" w:rsidRPr="001F59EC" w14:paraId="57993B1F"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7136B6B1"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Mail</w:t>
            </w:r>
          </w:p>
        </w:tc>
        <w:tc>
          <w:tcPr>
            <w:tcW w:w="3548" w:type="dxa"/>
            <w:vAlign w:val="center"/>
          </w:tcPr>
          <w:p w14:paraId="5B0B8D0D" w14:textId="7777777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652F0329"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r w:rsidR="001C0744" w:rsidRPr="001F59EC" w14:paraId="5D117E62" w14:textId="77777777" w:rsidTr="218DE66B">
        <w:trPr>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2C7DFE70"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Ansprechpartner</w:t>
            </w:r>
          </w:p>
        </w:tc>
        <w:tc>
          <w:tcPr>
            <w:tcW w:w="3548" w:type="dxa"/>
            <w:vAlign w:val="center"/>
          </w:tcPr>
          <w:p w14:paraId="7896D0EC"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Siehe Serverliste</w:t>
            </w:r>
          </w:p>
        </w:tc>
        <w:tc>
          <w:tcPr>
            <w:tcW w:w="3221" w:type="dxa"/>
            <w:vAlign w:val="center"/>
          </w:tcPr>
          <w:p w14:paraId="4CD9DD74" w14:textId="77777777" w:rsidR="001C0744" w:rsidRPr="001F59EC" w:rsidRDefault="001C0744" w:rsidP="00B738C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p>
        </w:tc>
      </w:tr>
      <w:tr w:rsidR="001C0744" w:rsidRPr="001F59EC" w14:paraId="05B8EB27" w14:textId="77777777" w:rsidTr="218DE66B">
        <w:trPr>
          <w:cnfStyle w:val="000000010000" w:firstRow="0" w:lastRow="0" w:firstColumn="0" w:lastColumn="0" w:oddVBand="0" w:evenVBand="0" w:oddHBand="0" w:evenHBand="1"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2401" w:type="dxa"/>
            <w:vAlign w:val="center"/>
          </w:tcPr>
          <w:p w14:paraId="032A6E3D" w14:textId="77777777" w:rsidR="001C0744" w:rsidRPr="001F59EC" w:rsidRDefault="001C0744" w:rsidP="00B738C4">
            <w:pPr>
              <w:rPr>
                <w:rFonts w:asciiTheme="majorHAnsi" w:hAnsiTheme="majorHAnsi" w:cstheme="majorHAnsi"/>
              </w:rPr>
            </w:pPr>
            <w:r w:rsidRPr="001F59EC">
              <w:rPr>
                <w:rFonts w:asciiTheme="majorHAnsi" w:hAnsiTheme="majorHAnsi" w:cstheme="majorHAnsi"/>
              </w:rPr>
              <w:t>Dienstleister</w:t>
            </w:r>
          </w:p>
        </w:tc>
        <w:tc>
          <w:tcPr>
            <w:tcW w:w="3548" w:type="dxa"/>
            <w:vAlign w:val="center"/>
          </w:tcPr>
          <w:p w14:paraId="0DD3DE93" w14:textId="3FDD69D7" w:rsidR="001C0744" w:rsidRPr="001F59EC" w:rsidRDefault="218DE66B"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w:t>
            </w:r>
          </w:p>
        </w:tc>
        <w:tc>
          <w:tcPr>
            <w:tcW w:w="3221" w:type="dxa"/>
            <w:vAlign w:val="center"/>
          </w:tcPr>
          <w:p w14:paraId="140E5AAA" w14:textId="77777777" w:rsidR="001C0744" w:rsidRPr="001F59EC" w:rsidRDefault="001C0744" w:rsidP="00B738C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p>
        </w:tc>
      </w:tr>
    </w:tbl>
    <w:p w14:paraId="4C696BA3" w14:textId="77777777" w:rsidR="001C0744" w:rsidRPr="001F59EC" w:rsidRDefault="001C0744" w:rsidP="26AFF79C">
      <w:pPr>
        <w:rPr>
          <w:rFonts w:asciiTheme="majorHAnsi" w:hAnsiTheme="majorHAnsi" w:cstheme="majorHAnsi"/>
        </w:rPr>
      </w:pPr>
    </w:p>
    <w:p w14:paraId="30A89648" w14:textId="77777777" w:rsidR="001F3977" w:rsidRPr="001F59EC" w:rsidRDefault="001F3977">
      <w:pPr>
        <w:rPr>
          <w:rFonts w:asciiTheme="majorHAnsi" w:hAnsiTheme="majorHAnsi" w:cstheme="majorHAnsi"/>
          <w:b/>
          <w:sz w:val="28"/>
          <w:szCs w:val="28"/>
        </w:rPr>
      </w:pPr>
      <w:r w:rsidRPr="001F59EC">
        <w:rPr>
          <w:rFonts w:asciiTheme="majorHAnsi" w:hAnsiTheme="majorHAnsi" w:cstheme="majorHAnsi"/>
        </w:rPr>
        <w:br w:type="page"/>
      </w:r>
    </w:p>
    <w:p w14:paraId="56E89D92" w14:textId="327E41A1" w:rsidR="0003713B" w:rsidRPr="001F59EC" w:rsidRDefault="0003713B" w:rsidP="6B06F679">
      <w:pPr>
        <w:pStyle w:val="berschrift1"/>
        <w:rPr>
          <w:rFonts w:asciiTheme="majorHAnsi" w:hAnsiTheme="majorHAnsi" w:cstheme="majorBidi"/>
        </w:rPr>
      </w:pPr>
      <w:bookmarkStart w:id="491" w:name="_Toc769152806"/>
      <w:r w:rsidRPr="6B06F679">
        <w:rPr>
          <w:rFonts w:asciiTheme="majorHAnsi" w:hAnsiTheme="majorHAnsi" w:cstheme="majorBidi"/>
        </w:rPr>
        <w:lastRenderedPageBreak/>
        <w:t>Systeme und Services in Kundenverantwortung</w:t>
      </w:r>
      <w:bookmarkEnd w:id="491"/>
    </w:p>
    <w:p w14:paraId="7B3FE497" w14:textId="0D8B2BFD" w:rsidR="00867A55" w:rsidRPr="001F59EC" w:rsidRDefault="00867A55" w:rsidP="00867A55">
      <w:pPr>
        <w:rPr>
          <w:rFonts w:asciiTheme="majorHAnsi" w:hAnsiTheme="majorHAnsi" w:cstheme="majorHAnsi"/>
        </w:rPr>
      </w:pPr>
      <w:r w:rsidRPr="001F59EC">
        <w:rPr>
          <w:rFonts w:asciiTheme="majorHAnsi" w:hAnsiTheme="majorHAnsi" w:cstheme="majorHAnsi"/>
        </w:rPr>
        <w:t xml:space="preserve">Das Patchmanagement des Master Images Citrix und der Anwendungen in diesem werden durch den Kunden durchgeführt. </w:t>
      </w:r>
    </w:p>
    <w:p w14:paraId="193C1F02" w14:textId="4E9A04FF" w:rsidR="00465310" w:rsidRPr="001F59EC" w:rsidRDefault="00465310" w:rsidP="00465310">
      <w:pPr>
        <w:rPr>
          <w:rFonts w:asciiTheme="majorHAnsi" w:hAnsiTheme="majorHAnsi" w:cstheme="majorHAnsi"/>
          <w:b/>
          <w:sz w:val="28"/>
          <w:szCs w:val="28"/>
        </w:rPr>
      </w:pPr>
    </w:p>
    <w:p w14:paraId="34F1BDD0" w14:textId="10474559" w:rsidR="00D12BE6" w:rsidRPr="001F59EC" w:rsidRDefault="00D12BE6" w:rsidP="6B06F679">
      <w:pPr>
        <w:pStyle w:val="berschrift1"/>
        <w:rPr>
          <w:rFonts w:asciiTheme="majorHAnsi" w:hAnsiTheme="majorHAnsi" w:cstheme="majorBidi"/>
        </w:rPr>
      </w:pPr>
      <w:bookmarkStart w:id="492" w:name="_Toc1561879917"/>
      <w:r w:rsidRPr="6B06F679">
        <w:rPr>
          <w:rFonts w:asciiTheme="majorHAnsi" w:hAnsiTheme="majorHAnsi" w:cstheme="majorBidi"/>
        </w:rPr>
        <w:t>Managed Services</w:t>
      </w:r>
      <w:bookmarkEnd w:id="492"/>
    </w:p>
    <w:p w14:paraId="390BA1E4" w14:textId="75E59BCE" w:rsidR="00D12BE6" w:rsidRPr="001F59EC" w:rsidRDefault="001470EC" w:rsidP="6B06F679">
      <w:pPr>
        <w:pStyle w:val="berschrift2"/>
        <w:rPr>
          <w:rFonts w:asciiTheme="majorHAnsi" w:hAnsiTheme="majorHAnsi" w:cstheme="majorBidi"/>
          <w:lang w:val="en-US"/>
        </w:rPr>
      </w:pPr>
      <w:bookmarkStart w:id="493" w:name="_Toc1587983522"/>
      <w:r w:rsidRPr="6B06F679">
        <w:rPr>
          <w:rFonts w:asciiTheme="majorHAnsi" w:hAnsiTheme="majorHAnsi" w:cstheme="majorBidi"/>
          <w:lang w:val="en-US"/>
        </w:rPr>
        <w:t xml:space="preserve">Das </w:t>
      </w:r>
      <w:r w:rsidR="00572A1E" w:rsidRPr="6B06F679">
        <w:rPr>
          <w:rFonts w:asciiTheme="majorHAnsi" w:hAnsiTheme="majorHAnsi" w:cstheme="majorBidi"/>
          <w:lang w:val="en-US"/>
        </w:rPr>
        <w:t>Proact</w:t>
      </w:r>
      <w:r w:rsidRPr="6B06F679">
        <w:rPr>
          <w:rFonts w:asciiTheme="majorHAnsi" w:hAnsiTheme="majorHAnsi" w:cstheme="majorBidi"/>
          <w:lang w:val="en-US"/>
        </w:rPr>
        <w:t xml:space="preserve"> </w:t>
      </w:r>
      <w:r w:rsidR="00D12BE6" w:rsidRPr="6B06F679">
        <w:rPr>
          <w:rFonts w:asciiTheme="majorHAnsi" w:hAnsiTheme="majorHAnsi" w:cstheme="majorBidi"/>
          <w:lang w:val="en-US"/>
        </w:rPr>
        <w:t xml:space="preserve">Service Operation Center </w:t>
      </w:r>
      <w:r w:rsidR="007B1748" w:rsidRPr="6B06F679">
        <w:rPr>
          <w:rFonts w:asciiTheme="majorHAnsi" w:hAnsiTheme="majorHAnsi" w:cstheme="majorBidi"/>
          <w:lang w:val="en-US"/>
        </w:rPr>
        <w:t>(SOC)</w:t>
      </w:r>
      <w:bookmarkEnd w:id="493"/>
    </w:p>
    <w:p w14:paraId="0E4E6CB1" w14:textId="77777777" w:rsidR="00D12BE6" w:rsidRPr="001F59EC" w:rsidRDefault="00D12BE6" w:rsidP="6B06F679">
      <w:pPr>
        <w:pStyle w:val="berschrift3"/>
        <w:rPr>
          <w:rFonts w:asciiTheme="majorHAnsi" w:hAnsiTheme="majorHAnsi" w:cstheme="majorBidi"/>
        </w:rPr>
      </w:pPr>
      <w:bookmarkStart w:id="494" w:name="_Toc330735247"/>
      <w:r w:rsidRPr="6B06F679">
        <w:rPr>
          <w:rFonts w:asciiTheme="majorHAnsi" w:hAnsiTheme="majorHAnsi" w:cstheme="majorBidi"/>
        </w:rPr>
        <w:t>Beschreibung und Ziel</w:t>
      </w:r>
      <w:r w:rsidR="001470EC" w:rsidRPr="6B06F679">
        <w:rPr>
          <w:rFonts w:asciiTheme="majorHAnsi" w:hAnsiTheme="majorHAnsi" w:cstheme="majorBidi"/>
        </w:rPr>
        <w:t>e</w:t>
      </w:r>
      <w:bookmarkEnd w:id="494"/>
    </w:p>
    <w:p w14:paraId="71AC7300" w14:textId="2337F575"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Das </w:t>
      </w:r>
      <w:r w:rsidR="00572A1E" w:rsidRPr="001F59EC">
        <w:rPr>
          <w:rFonts w:asciiTheme="majorHAnsi" w:hAnsiTheme="majorHAnsi" w:cstheme="majorHAnsi"/>
        </w:rPr>
        <w:t>Proact</w:t>
      </w:r>
      <w:r w:rsidRPr="001F59EC">
        <w:rPr>
          <w:rFonts w:asciiTheme="majorHAnsi" w:hAnsiTheme="majorHAnsi" w:cstheme="majorHAnsi"/>
        </w:rPr>
        <w:t xml:space="preserve"> Service Operation Center (SOC) ist nach den Richtlinien und Best</w:t>
      </w:r>
      <w:r w:rsidR="007B1748" w:rsidRPr="001F59EC">
        <w:rPr>
          <w:rFonts w:asciiTheme="majorHAnsi" w:hAnsiTheme="majorHAnsi" w:cstheme="majorHAnsi"/>
        </w:rPr>
        <w:t>-Practice-</w:t>
      </w:r>
      <w:r w:rsidRPr="001F59EC">
        <w:rPr>
          <w:rFonts w:asciiTheme="majorHAnsi" w:hAnsiTheme="majorHAnsi" w:cstheme="majorHAnsi"/>
        </w:rPr>
        <w:t xml:space="preserve">Ansätzen von ITIL V3 strukturiert und aufgebaut und kann skalierbar für den </w:t>
      </w:r>
      <w:r w:rsidR="007B1748" w:rsidRPr="001F59EC">
        <w:rPr>
          <w:rFonts w:asciiTheme="majorHAnsi" w:hAnsiTheme="majorHAnsi" w:cstheme="majorHAnsi"/>
        </w:rPr>
        <w:t>IT-</w:t>
      </w:r>
      <w:r w:rsidRPr="001F59EC">
        <w:rPr>
          <w:rFonts w:asciiTheme="majorHAnsi" w:hAnsiTheme="majorHAnsi" w:cstheme="majorHAnsi"/>
        </w:rPr>
        <w:t xml:space="preserve">Betrieb </w:t>
      </w:r>
      <w:r w:rsidR="005915E2" w:rsidRPr="001F59EC">
        <w:rPr>
          <w:rFonts w:asciiTheme="majorHAnsi" w:hAnsiTheme="majorHAnsi" w:cstheme="majorHAnsi"/>
        </w:rPr>
        <w:t xml:space="preserve">der </w:t>
      </w:r>
      <w:r w:rsidR="00572A1E" w:rsidRPr="001F59EC">
        <w:rPr>
          <w:rFonts w:asciiTheme="majorHAnsi" w:hAnsiTheme="majorHAnsi" w:cstheme="majorHAnsi"/>
        </w:rPr>
        <w:t>Proact</w:t>
      </w:r>
      <w:r w:rsidR="005915E2" w:rsidRPr="001F59EC">
        <w:rPr>
          <w:rFonts w:asciiTheme="majorHAnsi" w:hAnsiTheme="majorHAnsi" w:cstheme="majorHAnsi"/>
        </w:rPr>
        <w:t xml:space="preserve"> </w:t>
      </w:r>
      <w:r w:rsidRPr="001F59EC">
        <w:rPr>
          <w:rFonts w:asciiTheme="majorHAnsi" w:hAnsiTheme="majorHAnsi" w:cstheme="majorHAnsi"/>
        </w:rPr>
        <w:t>Kunden eingesetzt werden. SOC</w:t>
      </w:r>
      <w:r w:rsidR="0092028D" w:rsidRPr="001F59EC">
        <w:rPr>
          <w:rFonts w:asciiTheme="majorHAnsi" w:hAnsiTheme="majorHAnsi" w:cstheme="majorHAnsi"/>
        </w:rPr>
        <w:t>-</w:t>
      </w:r>
      <w:r w:rsidRPr="001F59EC">
        <w:rPr>
          <w:rFonts w:asciiTheme="majorHAnsi" w:hAnsiTheme="majorHAnsi" w:cstheme="majorHAnsi"/>
        </w:rPr>
        <w:t>Dienstleistungen werden, je nach Bedarf, in einem Spektrum von reaktivem Support bis hin zu einer kompletten Betriebsverantwortung definiert und umgesetzt. Dabei spielt es keine Rolle, ob der Kunde seine IT</w:t>
      </w:r>
      <w:r w:rsidR="007B1748" w:rsidRPr="001F59EC">
        <w:rPr>
          <w:rFonts w:asciiTheme="majorHAnsi" w:hAnsiTheme="majorHAnsi" w:cstheme="majorHAnsi"/>
        </w:rPr>
        <w:t>-</w:t>
      </w:r>
      <w:r w:rsidRPr="001F59EC">
        <w:rPr>
          <w:rFonts w:asciiTheme="majorHAnsi" w:hAnsiTheme="majorHAnsi" w:cstheme="majorHAnsi"/>
        </w:rPr>
        <w:t>Infrastruktur bei sich vor Ort (On</w:t>
      </w:r>
      <w:r w:rsidR="007B1748" w:rsidRPr="001F59EC">
        <w:rPr>
          <w:rFonts w:asciiTheme="majorHAnsi" w:hAnsiTheme="majorHAnsi" w:cstheme="majorHAnsi"/>
        </w:rPr>
        <w:t>-</w:t>
      </w:r>
      <w:r w:rsidRPr="001F59EC">
        <w:rPr>
          <w:rFonts w:asciiTheme="majorHAnsi" w:hAnsiTheme="majorHAnsi" w:cstheme="majorHAnsi"/>
        </w:rPr>
        <w:t>Premise</w:t>
      </w:r>
      <w:r w:rsidR="007B1748" w:rsidRPr="001F59EC">
        <w:rPr>
          <w:rFonts w:asciiTheme="majorHAnsi" w:hAnsiTheme="majorHAnsi" w:cstheme="majorHAnsi"/>
        </w:rPr>
        <w:t>s</w:t>
      </w:r>
      <w:r w:rsidRPr="001F59EC">
        <w:rPr>
          <w:rFonts w:asciiTheme="majorHAnsi" w:hAnsiTheme="majorHAnsi" w:cstheme="majorHAnsi"/>
        </w:rPr>
        <w:t xml:space="preserve">) oder in einem der zwei </w:t>
      </w:r>
      <w:r w:rsidR="00572A1E" w:rsidRPr="001F59EC">
        <w:rPr>
          <w:rFonts w:asciiTheme="majorHAnsi" w:hAnsiTheme="majorHAnsi" w:cstheme="majorHAnsi"/>
        </w:rPr>
        <w:t>Proact</w:t>
      </w:r>
      <w:r w:rsidR="00196208" w:rsidRPr="001F59EC">
        <w:rPr>
          <w:rFonts w:asciiTheme="majorHAnsi" w:hAnsiTheme="majorHAnsi" w:cstheme="majorHAnsi"/>
        </w:rPr>
        <w:t>-</w:t>
      </w:r>
      <w:r w:rsidRPr="001F59EC">
        <w:rPr>
          <w:rFonts w:asciiTheme="majorHAnsi" w:hAnsiTheme="majorHAnsi" w:cstheme="majorHAnsi"/>
        </w:rPr>
        <w:t>Rechenzentren in Frankfurt betreibt (</w:t>
      </w:r>
      <w:r w:rsidR="00572A1E" w:rsidRPr="001F59EC">
        <w:rPr>
          <w:rFonts w:asciiTheme="majorHAnsi" w:hAnsiTheme="majorHAnsi" w:cstheme="majorHAnsi"/>
        </w:rPr>
        <w:t>Proact</w:t>
      </w:r>
      <w:r w:rsidR="005915E2" w:rsidRPr="001F59EC">
        <w:rPr>
          <w:rFonts w:asciiTheme="majorHAnsi" w:hAnsiTheme="majorHAnsi" w:cstheme="majorHAnsi"/>
        </w:rPr>
        <w:t xml:space="preserve"> </w:t>
      </w:r>
      <w:r w:rsidRPr="001F59EC">
        <w:rPr>
          <w:rFonts w:asciiTheme="majorHAnsi" w:hAnsiTheme="majorHAnsi" w:cstheme="majorHAnsi"/>
        </w:rPr>
        <w:t xml:space="preserve">Cloud). </w:t>
      </w:r>
    </w:p>
    <w:p w14:paraId="7FC4C9BF" w14:textId="2F555798" w:rsidR="00D12BE6" w:rsidRPr="001F59EC" w:rsidRDefault="00D12BE6" w:rsidP="00D12BE6">
      <w:pPr>
        <w:rPr>
          <w:rFonts w:asciiTheme="majorHAnsi" w:hAnsiTheme="majorHAnsi" w:cstheme="majorHAnsi"/>
        </w:rPr>
      </w:pPr>
      <w:r w:rsidRPr="001F59EC">
        <w:rPr>
          <w:rFonts w:asciiTheme="majorHAnsi" w:hAnsiTheme="majorHAnsi" w:cstheme="majorHAnsi"/>
        </w:rPr>
        <w:t>Der Grad, zu dem ein Kunde die Dienstleistung SOC in Anspruch nimmt, kann pro gebuchte</w:t>
      </w:r>
      <w:r w:rsidR="005915E2" w:rsidRPr="001F59EC">
        <w:rPr>
          <w:rFonts w:asciiTheme="majorHAnsi" w:hAnsiTheme="majorHAnsi" w:cstheme="majorHAnsi"/>
        </w:rPr>
        <w:t>m</w:t>
      </w:r>
      <w:r w:rsidRPr="001F59EC">
        <w:rPr>
          <w:rFonts w:asciiTheme="majorHAnsi" w:hAnsiTheme="majorHAnsi" w:cstheme="majorHAnsi"/>
        </w:rPr>
        <w:t xml:space="preserve"> Dienst bestimmt werden. Dabei kann aus vier verschiedenen Dienstleistungsgraden, sogenannten Managed Service Leveln (MSL) gewählt werden. Während MSL 1 lediglich die Bereitstellung der zum Dienst gehörigen Infrastruktur, deren Betrieb, die telefonische Erreichbarkeit des Service Operation Centers, die Annahme und Qualifizierung von Tickets sowie ein Zugang zu</w:t>
      </w:r>
      <w:r w:rsidR="005915E2" w:rsidRPr="001F59EC">
        <w:rPr>
          <w:rFonts w:asciiTheme="majorHAnsi" w:hAnsiTheme="majorHAnsi" w:cstheme="majorHAnsi"/>
        </w:rPr>
        <w:t>m Kundenportal</w:t>
      </w:r>
      <w:r w:rsidRPr="001F59EC">
        <w:rPr>
          <w:rFonts w:asciiTheme="majorHAnsi" w:hAnsiTheme="majorHAnsi" w:cstheme="majorHAnsi"/>
        </w:rPr>
        <w:t xml:space="preserve"> „my.</w:t>
      </w:r>
      <w:r w:rsidR="00572A1E" w:rsidRPr="001F59EC">
        <w:rPr>
          <w:rFonts w:asciiTheme="majorHAnsi" w:hAnsiTheme="majorHAnsi" w:cstheme="majorHAnsi"/>
        </w:rPr>
        <w:t>Proact</w:t>
      </w:r>
      <w:r w:rsidR="005915E2" w:rsidRPr="001F59EC">
        <w:rPr>
          <w:rFonts w:asciiTheme="majorHAnsi" w:hAnsiTheme="majorHAnsi" w:cstheme="majorHAnsi"/>
        </w:rPr>
        <w:t xml:space="preserve"> umfasst</w:t>
      </w:r>
      <w:r w:rsidRPr="001F59EC">
        <w:rPr>
          <w:rFonts w:asciiTheme="majorHAnsi" w:hAnsiTheme="majorHAnsi" w:cstheme="majorHAnsi"/>
        </w:rPr>
        <w:t xml:space="preserve">, ist in MSL 4 das vollständige Management des gebuchten Dienstes durch die </w:t>
      </w:r>
      <w:r w:rsidR="00572A1E" w:rsidRPr="001F59EC">
        <w:rPr>
          <w:rFonts w:asciiTheme="majorHAnsi" w:hAnsiTheme="majorHAnsi" w:cstheme="majorHAnsi"/>
        </w:rPr>
        <w:t>Proact</w:t>
      </w:r>
      <w:r w:rsidRPr="001F59EC">
        <w:rPr>
          <w:rFonts w:asciiTheme="majorHAnsi" w:hAnsiTheme="majorHAnsi" w:cstheme="majorHAnsi"/>
        </w:rPr>
        <w:t xml:space="preserve"> vorgesehen. Kunden, die ihre Services aus den </w:t>
      </w:r>
      <w:r w:rsidR="00572A1E" w:rsidRPr="001F59EC">
        <w:rPr>
          <w:rFonts w:asciiTheme="majorHAnsi" w:hAnsiTheme="majorHAnsi" w:cstheme="majorHAnsi"/>
        </w:rPr>
        <w:t>Proact</w:t>
      </w:r>
      <w:r w:rsidR="005915E2" w:rsidRPr="001F59EC">
        <w:rPr>
          <w:rFonts w:asciiTheme="majorHAnsi" w:hAnsiTheme="majorHAnsi" w:cstheme="majorHAnsi"/>
        </w:rPr>
        <w:t>-</w:t>
      </w:r>
      <w:r w:rsidRPr="001F59EC">
        <w:rPr>
          <w:rFonts w:asciiTheme="majorHAnsi" w:hAnsiTheme="majorHAnsi" w:cstheme="majorHAnsi"/>
        </w:rPr>
        <w:t xml:space="preserve">Rechenzentren beziehen, können darüber hinaus Service Level (KPIs) für Reaktions- und Entstörzeiten sowie die Verfügbarkeit des jeweiligen Dienstes buchen. </w:t>
      </w:r>
    </w:p>
    <w:p w14:paraId="3B7CA33E" w14:textId="77777777" w:rsidR="00196208" w:rsidRPr="001F59EC" w:rsidRDefault="00D12BE6" w:rsidP="00EA6DDA">
      <w:pPr>
        <w:rPr>
          <w:rFonts w:asciiTheme="majorHAnsi" w:hAnsiTheme="majorHAnsi" w:cstheme="majorHAnsi"/>
        </w:rPr>
      </w:pPr>
      <w:r w:rsidRPr="001F59EC">
        <w:rPr>
          <w:rFonts w:asciiTheme="majorHAnsi" w:hAnsiTheme="majorHAnsi" w:cstheme="majorHAnsi"/>
        </w:rPr>
        <w:t xml:space="preserve">Zielsetzung des </w:t>
      </w:r>
      <w:r w:rsidR="005915E2" w:rsidRPr="001F59EC">
        <w:rPr>
          <w:rFonts w:asciiTheme="majorHAnsi" w:hAnsiTheme="majorHAnsi" w:cstheme="majorHAnsi"/>
        </w:rPr>
        <w:t>Service Operation Centers ist es, sicherzustellen, dass die entsprechenden IT-Services effizient und effektiv erbracht werden</w:t>
      </w:r>
      <w:r w:rsidRPr="001F59EC">
        <w:rPr>
          <w:rFonts w:asciiTheme="majorHAnsi" w:hAnsiTheme="majorHAnsi" w:cstheme="majorHAnsi"/>
        </w:rPr>
        <w:t xml:space="preserve">! </w:t>
      </w:r>
      <w:r w:rsidR="005915E2" w:rsidRPr="001F59EC">
        <w:rPr>
          <w:rFonts w:asciiTheme="majorHAnsi" w:hAnsiTheme="majorHAnsi" w:cstheme="majorHAnsi"/>
        </w:rPr>
        <w:t xml:space="preserve">Hierzu gehört unter anderem die Erbringung von Betriebsaufgaben im Tagesgeschäfts, die Bearbeitung von Anfragen und die Erarbeitung von Problemlösungen. </w:t>
      </w:r>
    </w:p>
    <w:p w14:paraId="378F48EE" w14:textId="77777777" w:rsidR="00FC33B6" w:rsidRPr="001F59EC" w:rsidRDefault="004F40F2" w:rsidP="6B06F679">
      <w:pPr>
        <w:pStyle w:val="berschrift3"/>
        <w:rPr>
          <w:rFonts w:asciiTheme="majorHAnsi" w:hAnsiTheme="majorHAnsi" w:cstheme="majorBidi"/>
        </w:rPr>
      </w:pPr>
      <w:bookmarkStart w:id="495" w:name="_Toc895383702"/>
      <w:r w:rsidRPr="6B06F679">
        <w:rPr>
          <w:rFonts w:asciiTheme="majorHAnsi" w:hAnsiTheme="majorHAnsi" w:cstheme="majorBidi"/>
        </w:rPr>
        <w:t xml:space="preserve">Definition der </w:t>
      </w:r>
      <w:r w:rsidR="00FC33B6" w:rsidRPr="6B06F679">
        <w:rPr>
          <w:rFonts w:asciiTheme="majorHAnsi" w:hAnsiTheme="majorHAnsi" w:cstheme="majorBidi"/>
        </w:rPr>
        <w:t>Begrifflichkeiten</w:t>
      </w:r>
      <w:bookmarkEnd w:id="495"/>
    </w:p>
    <w:p w14:paraId="0EEDB046" w14:textId="77777777" w:rsidR="004F40F2" w:rsidRPr="001F59EC" w:rsidRDefault="004F40F2" w:rsidP="00892C8A">
      <w:pPr>
        <w:pStyle w:val="berschrift4"/>
        <w:rPr>
          <w:rFonts w:asciiTheme="majorHAnsi" w:hAnsiTheme="majorHAnsi" w:cstheme="majorHAnsi"/>
        </w:rPr>
      </w:pPr>
      <w:r w:rsidRPr="001F59EC">
        <w:rPr>
          <w:rFonts w:asciiTheme="majorHAnsi" w:hAnsiTheme="majorHAnsi" w:cstheme="majorHAnsi"/>
        </w:rPr>
        <w:t>Service Request</w:t>
      </w:r>
    </w:p>
    <w:p w14:paraId="4F9030CA"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t>Ein Service Request ist eine immer wiederkehrende Anfrage nach Informationen, einem Standard-Change oder Zugriff auf einen IT-Service. Dieser Standard-Change kann ohne großes Risiko umgesetzt werden, bedarf keiner Genehmigung eines Gremiums und ist finanziell geklärt. Im Regelfall ist die Umsetzung dokumentiert bzw. über das Know-how des Mitarbeiters abgedeckt.</w:t>
      </w:r>
    </w:p>
    <w:p w14:paraId="69AC9A89"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t>Beispiele für einen Service Request sind: Passwort zurücksetzen, Anlage eines neuen Mitarbeiters, SRV In Backup/Monitoring aufnehmen, Erweiterung einer HDD (zur Vorbeugung eines Incidents) etc.</w:t>
      </w:r>
    </w:p>
    <w:p w14:paraId="1DB15BDA" w14:textId="77777777" w:rsidR="00FC33B6" w:rsidRPr="001F59EC" w:rsidRDefault="00FC33B6" w:rsidP="00892C8A">
      <w:pPr>
        <w:pStyle w:val="berschrift4"/>
        <w:rPr>
          <w:rFonts w:asciiTheme="majorHAnsi" w:hAnsiTheme="majorHAnsi" w:cstheme="majorHAnsi"/>
        </w:rPr>
      </w:pPr>
      <w:r w:rsidRPr="001F59EC">
        <w:rPr>
          <w:rFonts w:asciiTheme="majorHAnsi" w:hAnsiTheme="majorHAnsi" w:cstheme="majorHAnsi"/>
        </w:rPr>
        <w:t xml:space="preserve">Incident </w:t>
      </w:r>
    </w:p>
    <w:p w14:paraId="381D8B1E" w14:textId="77777777" w:rsidR="00FC33B6" w:rsidRPr="001F59EC" w:rsidRDefault="00FC33B6" w:rsidP="00FC33B6">
      <w:pPr>
        <w:rPr>
          <w:rFonts w:asciiTheme="majorHAnsi" w:hAnsiTheme="majorHAnsi" w:cstheme="majorHAnsi"/>
        </w:rPr>
      </w:pPr>
      <w:r w:rsidRPr="001F59EC">
        <w:rPr>
          <w:rFonts w:asciiTheme="majorHAnsi" w:hAnsiTheme="majorHAnsi" w:cstheme="majorHAnsi"/>
        </w:rPr>
        <w:t>Ein Incident (Vorfall/Ereignis/Störung) ist ein Ereignis, das nicht zum standardmäßigen Betrieb eines Service gehört und das tatsächlich oder potenziell eine Unterbrechung dieses Service oder eine Minderung der vereinbarten Qualität verursacht (Störung) Der Ausfall eines CI (Configuration Items), der sich noch auf keinen Service ausgewirkt hat, ist ebenfalls ein Incident.</w:t>
      </w:r>
    </w:p>
    <w:p w14:paraId="606EDE54" w14:textId="77777777" w:rsidR="004F40F2" w:rsidRPr="001F59EC" w:rsidRDefault="004F40F2" w:rsidP="00892C8A">
      <w:pPr>
        <w:pStyle w:val="berschrift4"/>
        <w:rPr>
          <w:rFonts w:asciiTheme="majorHAnsi" w:hAnsiTheme="majorHAnsi" w:cstheme="majorHAnsi"/>
        </w:rPr>
      </w:pPr>
      <w:r w:rsidRPr="001F59EC">
        <w:rPr>
          <w:rFonts w:asciiTheme="majorHAnsi" w:hAnsiTheme="majorHAnsi" w:cstheme="majorHAnsi"/>
        </w:rPr>
        <w:t>Major Incident</w:t>
      </w:r>
    </w:p>
    <w:p w14:paraId="185433F4" w14:textId="77777777" w:rsidR="004F40F2" w:rsidRPr="001F59EC" w:rsidRDefault="004F40F2" w:rsidP="004F40F2">
      <w:pPr>
        <w:rPr>
          <w:rFonts w:asciiTheme="majorHAnsi" w:hAnsiTheme="majorHAnsi" w:cstheme="majorHAnsi"/>
        </w:rPr>
      </w:pPr>
      <w:r w:rsidRPr="001F59EC">
        <w:rPr>
          <w:rFonts w:asciiTheme="majorHAnsi" w:hAnsiTheme="majorHAnsi" w:cstheme="majorHAnsi"/>
        </w:rPr>
        <w:lastRenderedPageBreak/>
        <w:t>Schwerwiegende Incidents, die gravierenden Unterbrechungen der Geschäftsprozesse verursachen und mit höherer Dringlichkeit gelöst werden müssen. Die höchste Kategorie eines Incidents in Bezug auf die Auswirkung. Major Incidents führen zu einer erheblichen Unterbrechung der Geschäftsprozesse.</w:t>
      </w:r>
    </w:p>
    <w:p w14:paraId="7159DFA5" w14:textId="77777777" w:rsidR="004F40F2" w:rsidRPr="001F59EC" w:rsidRDefault="004F40F2" w:rsidP="006C16D0">
      <w:pPr>
        <w:pStyle w:val="berschrift4"/>
        <w:rPr>
          <w:rFonts w:asciiTheme="majorHAnsi" w:hAnsiTheme="majorHAnsi" w:cstheme="majorHAnsi"/>
        </w:rPr>
      </w:pPr>
      <w:r w:rsidRPr="001F59EC">
        <w:rPr>
          <w:rFonts w:asciiTheme="majorHAnsi" w:hAnsiTheme="majorHAnsi" w:cstheme="majorHAnsi"/>
        </w:rPr>
        <w:t>Problem</w:t>
      </w:r>
    </w:p>
    <w:p w14:paraId="1FE5AC23" w14:textId="77777777" w:rsidR="004F40F2" w:rsidRPr="001F59EC" w:rsidRDefault="004F40F2" w:rsidP="00EA6DDA">
      <w:pPr>
        <w:rPr>
          <w:rFonts w:asciiTheme="majorHAnsi" w:hAnsiTheme="majorHAnsi" w:cstheme="majorHAnsi"/>
        </w:rPr>
      </w:pPr>
      <w:r w:rsidRPr="001F59EC">
        <w:rPr>
          <w:rFonts w:asciiTheme="majorHAnsi" w:hAnsiTheme="majorHAnsi" w:cstheme="majorHAnsi"/>
        </w:rPr>
        <w:t xml:space="preserve">Als „Problem“ werden immer wieder auftretende – identische oder ähnliche – Störungen bezeichnet, die eine unbekannte Ursache haben. </w:t>
      </w:r>
    </w:p>
    <w:p w14:paraId="49098378" w14:textId="77777777" w:rsidR="00FC33B6" w:rsidRPr="001F59EC" w:rsidRDefault="00A0781F" w:rsidP="00892C8A">
      <w:pPr>
        <w:pStyle w:val="berschrift4"/>
        <w:rPr>
          <w:rFonts w:asciiTheme="majorHAnsi" w:hAnsiTheme="majorHAnsi" w:cstheme="majorHAnsi"/>
        </w:rPr>
      </w:pPr>
      <w:r w:rsidRPr="001F59EC">
        <w:rPr>
          <w:rFonts w:asciiTheme="majorHAnsi" w:hAnsiTheme="majorHAnsi" w:cstheme="majorHAnsi"/>
        </w:rPr>
        <w:t xml:space="preserve">Change </w:t>
      </w:r>
    </w:p>
    <w:p w14:paraId="0D057ABF" w14:textId="77777777" w:rsidR="00FC33B6" w:rsidRPr="001F59EC" w:rsidRDefault="00FC33B6" w:rsidP="00FC33B6">
      <w:pPr>
        <w:rPr>
          <w:rFonts w:asciiTheme="majorHAnsi" w:hAnsiTheme="majorHAnsi" w:cstheme="majorHAnsi"/>
        </w:rPr>
      </w:pPr>
      <w:r w:rsidRPr="001F59EC">
        <w:rPr>
          <w:rFonts w:asciiTheme="majorHAnsi" w:hAnsiTheme="majorHAnsi" w:cstheme="majorHAnsi"/>
        </w:rPr>
        <w:t>Changes haben einen proaktiven oder einen reaktiven Grund. Beispiele eines proaktiven Grundes sind Kostensenkung oder Service-Verbesserung. Beispiele reaktiver Changes sind die Lösung von Incidents/Problems oder Anpassungen der Services auf ein sich änderndes Umfeld.</w:t>
      </w:r>
    </w:p>
    <w:p w14:paraId="1DF4E570" w14:textId="77777777" w:rsidR="005F253E" w:rsidRPr="001F59EC" w:rsidRDefault="005F253E" w:rsidP="00FC33B6">
      <w:pPr>
        <w:rPr>
          <w:rFonts w:asciiTheme="majorHAnsi" w:hAnsiTheme="majorHAnsi" w:cstheme="majorHAnsi"/>
        </w:rPr>
      </w:pPr>
    </w:p>
    <w:p w14:paraId="2642B74C" w14:textId="528ADAFF" w:rsidR="00D12BE6" w:rsidRPr="001F59EC" w:rsidRDefault="00CE59B1" w:rsidP="6B06F679">
      <w:pPr>
        <w:pStyle w:val="berschrift3"/>
        <w:rPr>
          <w:rFonts w:asciiTheme="majorHAnsi" w:hAnsiTheme="majorHAnsi" w:cstheme="majorBidi"/>
        </w:rPr>
      </w:pPr>
      <w:bookmarkStart w:id="496" w:name="_Toc52201992"/>
      <w:bookmarkStart w:id="497" w:name="_Toc52202068"/>
      <w:bookmarkStart w:id="498" w:name="_Toc52202144"/>
      <w:bookmarkStart w:id="499" w:name="_Toc52202220"/>
      <w:bookmarkStart w:id="500" w:name="_Toc52203747"/>
      <w:bookmarkStart w:id="501" w:name="_Toc52204656"/>
      <w:bookmarkStart w:id="502" w:name="_Toc52204987"/>
      <w:bookmarkStart w:id="503" w:name="_Toc52205104"/>
      <w:bookmarkStart w:id="504" w:name="_Toc52205221"/>
      <w:bookmarkStart w:id="505" w:name="_Toc1559727254"/>
      <w:bookmarkEnd w:id="496"/>
      <w:bookmarkEnd w:id="497"/>
      <w:bookmarkEnd w:id="498"/>
      <w:bookmarkEnd w:id="499"/>
      <w:bookmarkEnd w:id="500"/>
      <w:bookmarkEnd w:id="501"/>
      <w:bookmarkEnd w:id="502"/>
      <w:bookmarkEnd w:id="503"/>
      <w:bookmarkEnd w:id="504"/>
      <w:r w:rsidRPr="6B06F679">
        <w:rPr>
          <w:rFonts w:asciiTheme="majorHAnsi" w:hAnsiTheme="majorHAnsi" w:cstheme="majorBidi"/>
        </w:rPr>
        <w:t xml:space="preserve">Der </w:t>
      </w:r>
      <w:r w:rsidR="00572A1E" w:rsidRPr="6B06F679">
        <w:rPr>
          <w:rFonts w:asciiTheme="majorHAnsi" w:hAnsiTheme="majorHAnsi" w:cstheme="majorBidi"/>
        </w:rPr>
        <w:t>Proact</w:t>
      </w:r>
      <w:r w:rsidRPr="6B06F679">
        <w:rPr>
          <w:rFonts w:asciiTheme="majorHAnsi" w:hAnsiTheme="majorHAnsi" w:cstheme="majorBidi"/>
        </w:rPr>
        <w:t xml:space="preserve"> Service Desk – zentrale Anlaufstelle für alle Kundenanfragen</w:t>
      </w:r>
      <w:bookmarkEnd w:id="505"/>
    </w:p>
    <w:p w14:paraId="687EA424" w14:textId="07E3A0EE" w:rsidR="00CE59B1" w:rsidRPr="001F59EC" w:rsidRDefault="00CE59B1" w:rsidP="00CE59B1">
      <w:pPr>
        <w:rPr>
          <w:rFonts w:asciiTheme="majorHAnsi" w:hAnsiTheme="majorHAnsi" w:cstheme="majorHAnsi"/>
        </w:rPr>
      </w:pPr>
      <w:r w:rsidRPr="001F59EC">
        <w:rPr>
          <w:rFonts w:asciiTheme="majorHAnsi" w:hAnsiTheme="majorHAnsi" w:cstheme="majorHAnsi"/>
        </w:rPr>
        <w:t xml:space="preserve">Single Point of Contact (SPoC) für alle Kundenanfragen, -wünsche und Störungsmeldungen innerhalb des SOCs ist der Service Desk. Der Service Desk ist die Verbindung zwischen dem Kunden und dem Service Operation Center und somit die definierte Schnittstelle zwischen den Anforderungen des Kunden und den umzusetzenden Prozessen bei der </w:t>
      </w:r>
      <w:r w:rsidR="00572A1E" w:rsidRPr="001F59EC">
        <w:rPr>
          <w:rFonts w:asciiTheme="majorHAnsi" w:hAnsiTheme="majorHAnsi" w:cstheme="majorHAnsi"/>
        </w:rPr>
        <w:t>Proact</w:t>
      </w:r>
      <w:r w:rsidRPr="001F59EC">
        <w:rPr>
          <w:rFonts w:asciiTheme="majorHAnsi" w:hAnsiTheme="majorHAnsi" w:cstheme="majorHAnsi"/>
        </w:rPr>
        <w:t>.</w:t>
      </w:r>
    </w:p>
    <w:p w14:paraId="5D6BE87F" w14:textId="46DC83B5" w:rsidR="00CE59B1" w:rsidRPr="001F59EC" w:rsidRDefault="00CE59B1" w:rsidP="00CE59B1">
      <w:pPr>
        <w:rPr>
          <w:rFonts w:asciiTheme="majorHAnsi" w:hAnsiTheme="majorHAnsi" w:cstheme="majorHAnsi"/>
        </w:rPr>
      </w:pPr>
      <w:r w:rsidRPr="001F59EC">
        <w:rPr>
          <w:rFonts w:asciiTheme="majorHAnsi" w:hAnsiTheme="majorHAnsi" w:cstheme="majorHAnsi"/>
        </w:rPr>
        <w:t>Ausgebildete Service Administratoren nehmen die Meldungen über technische Fehler (Incidents) oder Service-Anforderung (Service/Change Request) entgegen und sind für deren vollständige Erfassung inklusive aller erforderlichen Zusatzinformationen zuständig. Der Kunde hat die Möglichkeit ein Ticket via E-Mail, Telefon oder Webportal (my.</w:t>
      </w:r>
      <w:r w:rsidR="00572A1E" w:rsidRPr="001F59EC">
        <w:rPr>
          <w:rFonts w:asciiTheme="majorHAnsi" w:hAnsiTheme="majorHAnsi" w:cstheme="majorHAnsi"/>
        </w:rPr>
        <w:t>Proact</w:t>
      </w:r>
      <w:r w:rsidRPr="001F59EC">
        <w:rPr>
          <w:rFonts w:asciiTheme="majorHAnsi" w:hAnsiTheme="majorHAnsi" w:cstheme="majorHAnsi"/>
        </w:rPr>
        <w:t>) zu eröffnen.</w:t>
      </w:r>
    </w:p>
    <w:p w14:paraId="0FC32DCD" w14:textId="77777777" w:rsidR="00CE59B1" w:rsidRPr="001F59EC" w:rsidRDefault="00CE59B1" w:rsidP="00892C8A">
      <w:pPr>
        <w:pStyle w:val="berschrift4"/>
        <w:rPr>
          <w:rFonts w:asciiTheme="majorHAnsi" w:hAnsiTheme="majorHAnsi" w:cstheme="majorHAnsi"/>
        </w:rPr>
      </w:pPr>
      <w:r w:rsidRPr="001F59EC">
        <w:rPr>
          <w:rFonts w:asciiTheme="majorHAnsi" w:hAnsiTheme="majorHAnsi" w:cstheme="majorHAnsi"/>
        </w:rPr>
        <w:t>Eingangskanäle</w:t>
      </w:r>
    </w:p>
    <w:p w14:paraId="4DC0C6E5"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Diese Tabelle stellt die Eingangskanäle des SOCs dar.</w:t>
      </w:r>
    </w:p>
    <w:tbl>
      <w:tblPr>
        <w:tblStyle w:val="ahdFormatvorlage2"/>
        <w:tblW w:w="0" w:type="auto"/>
        <w:tblLook w:val="04A0" w:firstRow="1" w:lastRow="0" w:firstColumn="1" w:lastColumn="0" w:noHBand="0" w:noVBand="1"/>
      </w:tblPr>
      <w:tblGrid>
        <w:gridCol w:w="4531"/>
        <w:gridCol w:w="4531"/>
      </w:tblGrid>
      <w:tr w:rsidR="00D12BE6" w:rsidRPr="001F59EC" w14:paraId="02D811B2" w14:textId="77777777" w:rsidTr="00D12BE6">
        <w:trPr>
          <w:cnfStyle w:val="100000000000" w:firstRow="1" w:lastRow="0" w:firstColumn="0" w:lastColumn="0" w:oddVBand="0" w:evenVBand="0" w:oddHBand="0" w:evenHBand="0" w:firstRowFirstColumn="0" w:firstRowLastColumn="0" w:lastRowFirstColumn="0" w:lastRowLastColumn="0"/>
        </w:trPr>
        <w:tc>
          <w:tcPr>
            <w:tcW w:w="4531" w:type="dxa"/>
          </w:tcPr>
          <w:p w14:paraId="779B2C95"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Eingangskanal</w:t>
            </w:r>
          </w:p>
        </w:tc>
        <w:tc>
          <w:tcPr>
            <w:tcW w:w="4531" w:type="dxa"/>
          </w:tcPr>
          <w:p w14:paraId="170A57D4"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Kontakt</w:t>
            </w:r>
          </w:p>
        </w:tc>
      </w:tr>
      <w:tr w:rsidR="00D12BE6" w:rsidRPr="001F59EC" w14:paraId="5D529F32" w14:textId="77777777" w:rsidTr="00D12BE6">
        <w:tc>
          <w:tcPr>
            <w:tcW w:w="4531" w:type="dxa"/>
          </w:tcPr>
          <w:p w14:paraId="362B9D8D"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Telefonisch</w:t>
            </w:r>
          </w:p>
        </w:tc>
        <w:tc>
          <w:tcPr>
            <w:tcW w:w="4531" w:type="dxa"/>
          </w:tcPr>
          <w:p w14:paraId="4247F36E"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+49 2938/9779 -112</w:t>
            </w:r>
          </w:p>
        </w:tc>
      </w:tr>
      <w:tr w:rsidR="00D12BE6" w:rsidRPr="001F59EC" w14:paraId="75CB7A17" w14:textId="77777777" w:rsidTr="00D12BE6">
        <w:tc>
          <w:tcPr>
            <w:tcW w:w="4531" w:type="dxa"/>
          </w:tcPr>
          <w:p w14:paraId="45B23202" w14:textId="77777777" w:rsidR="00D12BE6" w:rsidRPr="001F59EC" w:rsidRDefault="00D12BE6" w:rsidP="002321FA">
            <w:pPr>
              <w:rPr>
                <w:rFonts w:asciiTheme="majorHAnsi" w:hAnsiTheme="majorHAnsi" w:cstheme="majorHAnsi"/>
              </w:rPr>
            </w:pPr>
            <w:r w:rsidRPr="001F59EC">
              <w:rPr>
                <w:rFonts w:asciiTheme="majorHAnsi" w:hAnsiTheme="majorHAnsi" w:cstheme="majorHAnsi"/>
              </w:rPr>
              <w:t>E</w:t>
            </w:r>
            <w:r w:rsidR="002321FA" w:rsidRPr="001F59EC">
              <w:rPr>
                <w:rFonts w:asciiTheme="majorHAnsi" w:hAnsiTheme="majorHAnsi" w:cstheme="majorHAnsi"/>
              </w:rPr>
              <w:t>-M</w:t>
            </w:r>
            <w:r w:rsidRPr="001F59EC">
              <w:rPr>
                <w:rFonts w:asciiTheme="majorHAnsi" w:hAnsiTheme="majorHAnsi" w:cstheme="majorHAnsi"/>
              </w:rPr>
              <w:t>ail</w:t>
            </w:r>
          </w:p>
        </w:tc>
        <w:tc>
          <w:tcPr>
            <w:tcW w:w="4531" w:type="dxa"/>
          </w:tcPr>
          <w:p w14:paraId="60353F55" w14:textId="398DC3BE" w:rsidR="00D12BE6" w:rsidRPr="001F59EC" w:rsidRDefault="00D12BE6" w:rsidP="00D12BE6">
            <w:pPr>
              <w:rPr>
                <w:rFonts w:asciiTheme="majorHAnsi" w:hAnsiTheme="majorHAnsi" w:cstheme="majorHAnsi"/>
              </w:rPr>
            </w:pPr>
            <w:r w:rsidRPr="001F59EC">
              <w:rPr>
                <w:rFonts w:asciiTheme="majorHAnsi" w:hAnsiTheme="majorHAnsi" w:cstheme="majorHAnsi"/>
              </w:rPr>
              <w:t>s</w:t>
            </w:r>
            <w:r w:rsidR="009359F7" w:rsidRPr="001F59EC">
              <w:rPr>
                <w:rFonts w:asciiTheme="majorHAnsi" w:hAnsiTheme="majorHAnsi" w:cstheme="majorHAnsi"/>
              </w:rPr>
              <w:t>upport</w:t>
            </w:r>
            <w:r w:rsidRPr="001F59EC">
              <w:rPr>
                <w:rFonts w:asciiTheme="majorHAnsi" w:hAnsiTheme="majorHAnsi" w:cstheme="majorHAnsi"/>
              </w:rPr>
              <w:t>@</w:t>
            </w:r>
            <w:r w:rsidR="00572A1E" w:rsidRPr="001F59EC">
              <w:rPr>
                <w:rFonts w:asciiTheme="majorHAnsi" w:hAnsiTheme="majorHAnsi" w:cstheme="majorHAnsi"/>
              </w:rPr>
              <w:t>Proact</w:t>
            </w:r>
            <w:r w:rsidRPr="001F59EC">
              <w:rPr>
                <w:rFonts w:asciiTheme="majorHAnsi" w:hAnsiTheme="majorHAnsi" w:cstheme="majorHAnsi"/>
              </w:rPr>
              <w:t>.de</w:t>
            </w:r>
          </w:p>
        </w:tc>
      </w:tr>
      <w:tr w:rsidR="00D12BE6" w:rsidRPr="001F59EC" w14:paraId="1D66CD15" w14:textId="77777777" w:rsidTr="00D12BE6">
        <w:tc>
          <w:tcPr>
            <w:tcW w:w="4531" w:type="dxa"/>
          </w:tcPr>
          <w:p w14:paraId="1A17B8DF" w14:textId="18995AB5" w:rsidR="00D12BE6" w:rsidRPr="001F59EC" w:rsidRDefault="00572A1E" w:rsidP="00D12BE6">
            <w:pPr>
              <w:rPr>
                <w:rFonts w:asciiTheme="majorHAnsi" w:hAnsiTheme="majorHAnsi" w:cstheme="majorHAnsi"/>
              </w:rPr>
            </w:pPr>
            <w:r w:rsidRPr="001F59EC">
              <w:rPr>
                <w:rFonts w:asciiTheme="majorHAnsi" w:hAnsiTheme="majorHAnsi" w:cstheme="majorHAnsi"/>
              </w:rPr>
              <w:t>Proact</w:t>
            </w:r>
            <w:r w:rsidR="00D12BE6" w:rsidRPr="001F59EC">
              <w:rPr>
                <w:rFonts w:asciiTheme="majorHAnsi" w:hAnsiTheme="majorHAnsi" w:cstheme="majorHAnsi"/>
              </w:rPr>
              <w:t xml:space="preserve"> Kundenportal</w:t>
            </w:r>
            <w:r w:rsidR="002321FA" w:rsidRPr="001F59EC">
              <w:rPr>
                <w:rFonts w:asciiTheme="majorHAnsi" w:hAnsiTheme="majorHAnsi" w:cstheme="majorHAnsi"/>
              </w:rPr>
              <w:t xml:space="preserve"> „my.</w:t>
            </w:r>
            <w:r w:rsidRPr="001F59EC">
              <w:rPr>
                <w:rFonts w:asciiTheme="majorHAnsi" w:hAnsiTheme="majorHAnsi" w:cstheme="majorHAnsi"/>
              </w:rPr>
              <w:t>Proact</w:t>
            </w:r>
            <w:r w:rsidR="002321FA" w:rsidRPr="001F59EC">
              <w:rPr>
                <w:rFonts w:asciiTheme="majorHAnsi" w:hAnsiTheme="majorHAnsi" w:cstheme="majorHAnsi"/>
              </w:rPr>
              <w:t>“</w:t>
            </w:r>
          </w:p>
        </w:tc>
        <w:tc>
          <w:tcPr>
            <w:tcW w:w="4531" w:type="dxa"/>
          </w:tcPr>
          <w:p w14:paraId="1B1C07E0" w14:textId="50A108A2" w:rsidR="00D12BE6" w:rsidRPr="001F59EC" w:rsidRDefault="00D12BE6" w:rsidP="00D12BE6">
            <w:pPr>
              <w:rPr>
                <w:rFonts w:asciiTheme="majorHAnsi" w:hAnsiTheme="majorHAnsi" w:cstheme="majorHAnsi"/>
              </w:rPr>
            </w:pPr>
            <w:r w:rsidRPr="001F59EC">
              <w:rPr>
                <w:rFonts w:asciiTheme="majorHAnsi" w:hAnsiTheme="majorHAnsi" w:cstheme="majorHAnsi"/>
              </w:rPr>
              <w:t>https://my.</w:t>
            </w:r>
            <w:r w:rsidR="00572A1E" w:rsidRPr="001F59EC">
              <w:rPr>
                <w:rFonts w:asciiTheme="majorHAnsi" w:hAnsiTheme="majorHAnsi" w:cstheme="majorHAnsi"/>
              </w:rPr>
              <w:t>Proact</w:t>
            </w:r>
            <w:r w:rsidRPr="001F59EC">
              <w:rPr>
                <w:rFonts w:asciiTheme="majorHAnsi" w:hAnsiTheme="majorHAnsi" w:cstheme="majorHAnsi"/>
              </w:rPr>
              <w:t>.</w:t>
            </w:r>
            <w:r w:rsidR="00FA27E4" w:rsidRPr="001F59EC">
              <w:rPr>
                <w:rFonts w:asciiTheme="majorHAnsi" w:hAnsiTheme="majorHAnsi" w:cstheme="majorHAnsi"/>
              </w:rPr>
              <w:t>eu</w:t>
            </w:r>
            <w:r w:rsidRPr="001F59EC">
              <w:rPr>
                <w:rFonts w:asciiTheme="majorHAnsi" w:hAnsiTheme="majorHAnsi" w:cstheme="majorHAnsi"/>
              </w:rPr>
              <w:t>/</w:t>
            </w:r>
          </w:p>
        </w:tc>
      </w:tr>
      <w:tr w:rsidR="00D12BE6" w:rsidRPr="001F59EC" w14:paraId="4A38035B" w14:textId="77777777" w:rsidTr="00D12BE6">
        <w:tc>
          <w:tcPr>
            <w:tcW w:w="4531" w:type="dxa"/>
          </w:tcPr>
          <w:p w14:paraId="0BD654A8"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Verfügbare Sprachen</w:t>
            </w:r>
          </w:p>
        </w:tc>
        <w:tc>
          <w:tcPr>
            <w:tcW w:w="4531" w:type="dxa"/>
          </w:tcPr>
          <w:p w14:paraId="387A6316"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Deutsch</w:t>
            </w:r>
            <w:r w:rsidRPr="001F59EC">
              <w:rPr>
                <w:rFonts w:asciiTheme="majorHAnsi" w:hAnsiTheme="majorHAnsi" w:cstheme="majorHAnsi"/>
              </w:rPr>
              <w:br/>
              <w:t>Englisch</w:t>
            </w:r>
          </w:p>
        </w:tc>
      </w:tr>
    </w:tbl>
    <w:p w14:paraId="61E59505" w14:textId="77777777" w:rsidR="00D12BE6" w:rsidRPr="001F59EC" w:rsidRDefault="00D12BE6" w:rsidP="00D12BE6">
      <w:pPr>
        <w:rPr>
          <w:rFonts w:asciiTheme="majorHAnsi" w:hAnsiTheme="majorHAnsi" w:cstheme="majorHAnsi"/>
        </w:rPr>
      </w:pPr>
    </w:p>
    <w:p w14:paraId="3F92CE49" w14:textId="77777777" w:rsidR="00D12BE6" w:rsidRPr="001F59EC" w:rsidRDefault="00D12BE6" w:rsidP="6B06F679">
      <w:pPr>
        <w:pStyle w:val="berschrift3"/>
        <w:rPr>
          <w:rFonts w:asciiTheme="majorHAnsi" w:hAnsiTheme="majorHAnsi" w:cstheme="majorBidi"/>
        </w:rPr>
      </w:pPr>
      <w:bookmarkStart w:id="506" w:name="_Toc52203749"/>
      <w:bookmarkStart w:id="507" w:name="_Toc52204658"/>
      <w:bookmarkStart w:id="508" w:name="_Toc52204989"/>
      <w:bookmarkStart w:id="509" w:name="_Toc52205106"/>
      <w:bookmarkStart w:id="510" w:name="_Toc52205223"/>
      <w:bookmarkStart w:id="511" w:name="_Toc148155487"/>
      <w:bookmarkEnd w:id="506"/>
      <w:bookmarkEnd w:id="507"/>
      <w:bookmarkEnd w:id="508"/>
      <w:bookmarkEnd w:id="509"/>
      <w:bookmarkEnd w:id="510"/>
      <w:r w:rsidRPr="6B06F679">
        <w:rPr>
          <w:rFonts w:asciiTheme="majorHAnsi" w:hAnsiTheme="majorHAnsi" w:cstheme="majorBidi"/>
        </w:rPr>
        <w:t>Aufbau</w:t>
      </w:r>
      <w:bookmarkEnd w:id="511"/>
    </w:p>
    <w:p w14:paraId="7E00AED1" w14:textId="77777777" w:rsidR="002321FA" w:rsidRPr="001F59EC" w:rsidRDefault="00D12BE6" w:rsidP="00D12BE6">
      <w:pPr>
        <w:rPr>
          <w:rFonts w:asciiTheme="majorHAnsi" w:hAnsiTheme="majorHAnsi" w:cstheme="majorHAnsi"/>
        </w:rPr>
      </w:pPr>
      <w:r w:rsidRPr="001F59EC">
        <w:rPr>
          <w:rFonts w:asciiTheme="majorHAnsi" w:hAnsiTheme="majorHAnsi" w:cstheme="majorHAnsi"/>
        </w:rPr>
        <w:t>Das Service Operation Center ist in drei Level unterteilt</w:t>
      </w:r>
      <w:r w:rsidR="002321FA" w:rsidRPr="001F59EC">
        <w:rPr>
          <w:rFonts w:asciiTheme="majorHAnsi" w:hAnsiTheme="majorHAnsi" w:cstheme="majorHAnsi"/>
        </w:rPr>
        <w:t>:</w:t>
      </w:r>
    </w:p>
    <w:p w14:paraId="7B3F8221" w14:textId="77777777" w:rsidR="00D12BE6" w:rsidRPr="001F59EC" w:rsidRDefault="002321FA" w:rsidP="00892C8A">
      <w:pPr>
        <w:pStyle w:val="berschrift4"/>
        <w:rPr>
          <w:rFonts w:asciiTheme="majorHAnsi" w:hAnsiTheme="majorHAnsi" w:cstheme="majorHAnsi"/>
        </w:rPr>
      </w:pPr>
      <w:r w:rsidRPr="001F59EC">
        <w:rPr>
          <w:rFonts w:asciiTheme="majorHAnsi" w:hAnsiTheme="majorHAnsi" w:cstheme="majorHAnsi"/>
        </w:rPr>
        <w:t>1st Level Support</w:t>
      </w:r>
    </w:p>
    <w:p w14:paraId="4E703615"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 xml:space="preserve">Der First-Level-Support ist die erste Anlaufstelle für alle eingehenden Anfragen und Meldungen. Der Mitarbeiter ist für deren vollständige Erfassung inklusive aller erforderlichen Zusatzinformationen zuständig. Des Weiteren führt das 1st Level die initiale Situationsanalyse durch, löst Routine-Probleme und leitet die Meldung bei Nichtlösung an den 2nd Level weiter. </w:t>
      </w:r>
    </w:p>
    <w:p w14:paraId="41D7947A" w14:textId="77777777" w:rsidR="002321FA" w:rsidRPr="001F59EC" w:rsidRDefault="002321FA" w:rsidP="002321FA">
      <w:pPr>
        <w:rPr>
          <w:rFonts w:asciiTheme="majorHAnsi" w:hAnsiTheme="majorHAnsi" w:cstheme="majorHAnsi"/>
          <w:b/>
        </w:rPr>
      </w:pPr>
      <w:r w:rsidRPr="001F59EC">
        <w:rPr>
          <w:rFonts w:asciiTheme="majorHAnsi" w:hAnsiTheme="majorHAnsi" w:cstheme="majorHAnsi"/>
          <w:b/>
        </w:rPr>
        <w:t>Priorisierung der Aufgaben:</w:t>
      </w:r>
    </w:p>
    <w:p w14:paraId="0667E5CA"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lastRenderedPageBreak/>
        <w:t>Abdeckung der 24x7 Erreichbarkeit</w:t>
      </w:r>
    </w:p>
    <w:p w14:paraId="5AE72536"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t>Klassifizierung der eingehenden Meldungen und Benachrichtigung des Kunden</w:t>
      </w:r>
    </w:p>
    <w:p w14:paraId="708B769C" w14:textId="77777777" w:rsidR="002321FA" w:rsidRPr="001F59EC" w:rsidRDefault="002321FA" w:rsidP="00D914AD">
      <w:pPr>
        <w:pStyle w:val="Listenabsatz"/>
        <w:numPr>
          <w:ilvl w:val="0"/>
          <w:numId w:val="8"/>
        </w:numPr>
        <w:rPr>
          <w:rFonts w:asciiTheme="majorHAnsi" w:hAnsiTheme="majorHAnsi" w:cstheme="majorHAnsi"/>
        </w:rPr>
      </w:pPr>
      <w:r w:rsidRPr="001F59EC">
        <w:rPr>
          <w:rFonts w:asciiTheme="majorHAnsi" w:hAnsiTheme="majorHAnsi" w:cstheme="majorHAnsi"/>
        </w:rPr>
        <w:t xml:space="preserve">Bearbeitung oder Kanalisierung der Anfrage  </w:t>
      </w:r>
    </w:p>
    <w:p w14:paraId="31523163" w14:textId="77777777" w:rsidR="002321FA" w:rsidRPr="001F59EC" w:rsidRDefault="002321FA" w:rsidP="00892C8A">
      <w:pPr>
        <w:pStyle w:val="berschrift4"/>
        <w:rPr>
          <w:rFonts w:asciiTheme="majorHAnsi" w:hAnsiTheme="majorHAnsi" w:cstheme="majorHAnsi"/>
        </w:rPr>
      </w:pPr>
      <w:r w:rsidRPr="001F59EC">
        <w:rPr>
          <w:rFonts w:asciiTheme="majorHAnsi" w:hAnsiTheme="majorHAnsi" w:cstheme="majorHAnsi"/>
        </w:rPr>
        <w:t>2nd Level Support</w:t>
      </w:r>
    </w:p>
    <w:p w14:paraId="393D8067"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 xml:space="preserve">Der Second-Level-Support unterstützt den First-Level-Support, sowohl durch die technische Weiterbildung als auch durch Übernahme komplexerer Anfragen oder Tickets mit kritischen SLAs. Im Fokus liegt die schnelle Service Wiederherstellung beim Kunden. </w:t>
      </w:r>
    </w:p>
    <w:p w14:paraId="0773B64E"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Für die Ursachenforschung und Erarbeitung einer nachhaltigen Lösung wird der Third-Level-Support eingeschaltet. Auch Tickets, deren Lösung einen Eingriff in die Programmlogik oder langfristige Bearbeitung erfordern, werden an den Third-Level-Support weitergeleitet.</w:t>
      </w:r>
    </w:p>
    <w:p w14:paraId="7D257B5D" w14:textId="77777777" w:rsidR="002321FA" w:rsidRPr="001F59EC" w:rsidRDefault="002321FA" w:rsidP="00892C8A">
      <w:pPr>
        <w:pStyle w:val="berschrift4"/>
        <w:rPr>
          <w:rFonts w:asciiTheme="majorHAnsi" w:hAnsiTheme="majorHAnsi" w:cstheme="majorHAnsi"/>
        </w:rPr>
      </w:pPr>
      <w:r w:rsidRPr="001F59EC">
        <w:rPr>
          <w:rFonts w:asciiTheme="majorHAnsi" w:hAnsiTheme="majorHAnsi" w:cstheme="majorHAnsi"/>
        </w:rPr>
        <w:t>3rd Level Support</w:t>
      </w:r>
    </w:p>
    <w:p w14:paraId="21FAA55C" w14:textId="77777777" w:rsidR="002321FA" w:rsidRPr="001F59EC" w:rsidRDefault="002321FA" w:rsidP="002321FA">
      <w:pPr>
        <w:rPr>
          <w:rFonts w:asciiTheme="majorHAnsi" w:hAnsiTheme="majorHAnsi" w:cstheme="majorHAnsi"/>
        </w:rPr>
      </w:pPr>
      <w:r w:rsidRPr="001F59EC">
        <w:rPr>
          <w:rFonts w:asciiTheme="majorHAnsi" w:hAnsiTheme="majorHAnsi" w:cstheme="majorHAnsi"/>
        </w:rPr>
        <w:t>Der Third-Level-Support setzt sich aus Spezialisten einzelner Themengebiete oder des Herstellers zusammen. Durch eine detaillierte Ursachenforschung werden Incidents, die über einen Workaround gefixt oder bei denen Muster erkannt wurden, nachhaltig gelöst. Die Umsetzung einer Lösung oder Implementierung eines neuen Task erfolgt über einen Change Request.</w:t>
      </w:r>
    </w:p>
    <w:p w14:paraId="27A67697" w14:textId="77777777" w:rsidR="00D12BE6" w:rsidRPr="001F59EC" w:rsidRDefault="00D12BE6" w:rsidP="6B06F679">
      <w:pPr>
        <w:pStyle w:val="berschrift3"/>
        <w:rPr>
          <w:rFonts w:asciiTheme="majorHAnsi" w:hAnsiTheme="majorHAnsi" w:cstheme="majorBidi"/>
        </w:rPr>
      </w:pPr>
      <w:bookmarkStart w:id="512" w:name="_Toc52201995"/>
      <w:bookmarkStart w:id="513" w:name="_Toc52202071"/>
      <w:bookmarkStart w:id="514" w:name="_Toc52202147"/>
      <w:bookmarkStart w:id="515" w:name="_Toc52202223"/>
      <w:bookmarkStart w:id="516" w:name="_Toc52203751"/>
      <w:bookmarkStart w:id="517" w:name="_Toc52204660"/>
      <w:bookmarkStart w:id="518" w:name="_Toc52204991"/>
      <w:bookmarkStart w:id="519" w:name="_Toc52205108"/>
      <w:bookmarkStart w:id="520" w:name="_Toc52205225"/>
      <w:bookmarkStart w:id="521" w:name="_Toc1534870747"/>
      <w:bookmarkEnd w:id="512"/>
      <w:bookmarkEnd w:id="513"/>
      <w:bookmarkEnd w:id="514"/>
      <w:bookmarkEnd w:id="515"/>
      <w:bookmarkEnd w:id="516"/>
      <w:bookmarkEnd w:id="517"/>
      <w:bookmarkEnd w:id="518"/>
      <w:bookmarkEnd w:id="519"/>
      <w:bookmarkEnd w:id="520"/>
      <w:r w:rsidRPr="6B06F679">
        <w:rPr>
          <w:rFonts w:asciiTheme="majorHAnsi" w:hAnsiTheme="majorHAnsi" w:cstheme="majorBidi"/>
        </w:rPr>
        <w:t>Verantwortlichkeiten</w:t>
      </w:r>
      <w:bookmarkEnd w:id="521"/>
    </w:p>
    <w:p w14:paraId="3820533A"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Diese Tabelle stellt die Verantwortlichkeiten des SOCs dar</w:t>
      </w:r>
      <w:r w:rsidR="00196208" w:rsidRPr="001F59EC">
        <w:rPr>
          <w:rFonts w:asciiTheme="majorHAnsi" w:hAnsiTheme="majorHAnsi" w:cstheme="majorHAnsi"/>
        </w:rPr>
        <w:t>:</w:t>
      </w:r>
      <w:r w:rsidRPr="001F59EC">
        <w:rPr>
          <w:rFonts w:asciiTheme="majorHAnsi" w:hAnsiTheme="majorHAnsi" w:cstheme="majorHAnsi"/>
        </w:rPr>
        <w:t xml:space="preserve"> </w:t>
      </w:r>
    </w:p>
    <w:tbl>
      <w:tblPr>
        <w:tblStyle w:val="ahdFormatvorlage2"/>
        <w:tblW w:w="0" w:type="auto"/>
        <w:tblLook w:val="04A0" w:firstRow="1" w:lastRow="0" w:firstColumn="1" w:lastColumn="0" w:noHBand="0" w:noVBand="1"/>
      </w:tblPr>
      <w:tblGrid>
        <w:gridCol w:w="3020"/>
        <w:gridCol w:w="3021"/>
        <w:gridCol w:w="3021"/>
      </w:tblGrid>
      <w:tr w:rsidR="00CC537F" w:rsidRPr="001F59EC" w14:paraId="31CEEC28" w14:textId="77777777" w:rsidTr="432D01CC">
        <w:trPr>
          <w:cnfStyle w:val="100000000000" w:firstRow="1" w:lastRow="0" w:firstColumn="0" w:lastColumn="0" w:oddVBand="0" w:evenVBand="0" w:oddHBand="0" w:evenHBand="0" w:firstRowFirstColumn="0" w:firstRowLastColumn="0" w:lastRowFirstColumn="0" w:lastRowLastColumn="0"/>
        </w:trPr>
        <w:tc>
          <w:tcPr>
            <w:tcW w:w="3020" w:type="dxa"/>
          </w:tcPr>
          <w:p w14:paraId="4B259FC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Name</w:t>
            </w:r>
          </w:p>
        </w:tc>
        <w:tc>
          <w:tcPr>
            <w:tcW w:w="3021" w:type="dxa"/>
          </w:tcPr>
          <w:p w14:paraId="7D6F689C"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Rolle</w:t>
            </w:r>
          </w:p>
        </w:tc>
        <w:tc>
          <w:tcPr>
            <w:tcW w:w="3021" w:type="dxa"/>
          </w:tcPr>
          <w:p w14:paraId="360D284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Verantwortlichkeit</w:t>
            </w:r>
          </w:p>
        </w:tc>
      </w:tr>
      <w:tr w:rsidR="00CC537F" w:rsidRPr="001F59EC" w14:paraId="7D3E0C7E" w14:textId="77777777" w:rsidTr="432D01CC">
        <w:tc>
          <w:tcPr>
            <w:tcW w:w="3020" w:type="dxa"/>
          </w:tcPr>
          <w:p w14:paraId="6A46957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Marcus Bengsch</w:t>
            </w:r>
          </w:p>
        </w:tc>
        <w:tc>
          <w:tcPr>
            <w:tcW w:w="3021" w:type="dxa"/>
          </w:tcPr>
          <w:p w14:paraId="30E1F03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Chief Technology Officer</w:t>
            </w:r>
          </w:p>
        </w:tc>
        <w:tc>
          <w:tcPr>
            <w:tcW w:w="3021" w:type="dxa"/>
          </w:tcPr>
          <w:p w14:paraId="66CA62D2"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Verantwortung der gesamten Business Unit </w:t>
            </w:r>
          </w:p>
        </w:tc>
      </w:tr>
      <w:tr w:rsidR="00CC537F" w:rsidRPr="001F59EC" w14:paraId="027B9FD5" w14:textId="77777777" w:rsidTr="432D01CC">
        <w:tc>
          <w:tcPr>
            <w:tcW w:w="3020" w:type="dxa"/>
          </w:tcPr>
          <w:p w14:paraId="507247CA"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Marc Boland</w:t>
            </w:r>
          </w:p>
        </w:tc>
        <w:tc>
          <w:tcPr>
            <w:tcW w:w="3021" w:type="dxa"/>
          </w:tcPr>
          <w:p w14:paraId="4B3900B3" w14:textId="7501BF5A" w:rsidR="00CC537F" w:rsidRPr="001F59EC" w:rsidRDefault="00327B03" w:rsidP="00CC537F">
            <w:pPr>
              <w:rPr>
                <w:rFonts w:asciiTheme="majorHAnsi" w:hAnsiTheme="majorHAnsi" w:cstheme="majorHAnsi"/>
                <w:lang w:val="en-US"/>
              </w:rPr>
            </w:pPr>
            <w:r w:rsidRPr="001F59EC">
              <w:rPr>
                <w:rFonts w:asciiTheme="majorHAnsi" w:hAnsiTheme="majorHAnsi" w:cstheme="majorHAnsi"/>
                <w:lang w:val="en-US"/>
              </w:rPr>
              <w:t>Director</w:t>
            </w:r>
            <w:r w:rsidR="00CC537F" w:rsidRPr="001F59EC">
              <w:rPr>
                <w:rFonts w:asciiTheme="majorHAnsi" w:hAnsiTheme="majorHAnsi" w:cstheme="majorHAnsi"/>
                <w:lang w:val="en-US"/>
              </w:rPr>
              <w:t xml:space="preserve"> Service Operation Center</w:t>
            </w:r>
          </w:p>
        </w:tc>
        <w:tc>
          <w:tcPr>
            <w:tcW w:w="3021" w:type="dxa"/>
          </w:tcPr>
          <w:p w14:paraId="64DCB794"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das gesamte SOC</w:t>
            </w:r>
          </w:p>
        </w:tc>
      </w:tr>
      <w:tr w:rsidR="00CC537F" w:rsidRPr="001F59EC" w14:paraId="1E10DE86" w14:textId="77777777" w:rsidTr="432D01CC">
        <w:tc>
          <w:tcPr>
            <w:tcW w:w="3020" w:type="dxa"/>
          </w:tcPr>
          <w:p w14:paraId="5BAF538B" w14:textId="4EFB1042" w:rsidR="00CC537F" w:rsidRPr="001F59EC" w:rsidRDefault="00354331" w:rsidP="00CC537F">
            <w:pPr>
              <w:rPr>
                <w:rFonts w:asciiTheme="majorHAnsi" w:hAnsiTheme="majorHAnsi" w:cstheme="majorHAnsi"/>
              </w:rPr>
            </w:pPr>
            <w:r w:rsidRPr="001F59EC">
              <w:rPr>
                <w:rFonts w:asciiTheme="majorHAnsi" w:hAnsiTheme="majorHAnsi" w:cstheme="majorHAnsi"/>
              </w:rPr>
              <w:t>Martin Pater</w:t>
            </w:r>
          </w:p>
        </w:tc>
        <w:tc>
          <w:tcPr>
            <w:tcW w:w="3021" w:type="dxa"/>
          </w:tcPr>
          <w:p w14:paraId="7024D8EE" w14:textId="2F735F99" w:rsidR="00CC537F" w:rsidRPr="001F59EC" w:rsidRDefault="00897882" w:rsidP="00CC537F">
            <w:pPr>
              <w:rPr>
                <w:rFonts w:asciiTheme="majorHAnsi" w:hAnsiTheme="majorHAnsi" w:cstheme="majorHAnsi"/>
              </w:rPr>
            </w:pPr>
            <w:r w:rsidRPr="001F59EC">
              <w:rPr>
                <w:rFonts w:asciiTheme="majorHAnsi" w:hAnsiTheme="majorHAnsi" w:cstheme="majorHAnsi"/>
              </w:rPr>
              <w:t xml:space="preserve">Teamlead </w:t>
            </w:r>
            <w:r w:rsidR="00CC537F" w:rsidRPr="001F59EC">
              <w:rPr>
                <w:rFonts w:asciiTheme="majorHAnsi" w:hAnsiTheme="majorHAnsi" w:cstheme="majorHAnsi"/>
              </w:rPr>
              <w:t>Incident</w:t>
            </w:r>
            <w:r w:rsidRPr="001F59EC">
              <w:rPr>
                <w:rFonts w:asciiTheme="majorHAnsi" w:hAnsiTheme="majorHAnsi" w:cstheme="majorHAnsi"/>
              </w:rPr>
              <w:t>s</w:t>
            </w:r>
          </w:p>
        </w:tc>
        <w:tc>
          <w:tcPr>
            <w:tcW w:w="3021" w:type="dxa"/>
          </w:tcPr>
          <w:p w14:paraId="50A326B5"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den Prozess Incident Management</w:t>
            </w:r>
          </w:p>
        </w:tc>
      </w:tr>
      <w:tr w:rsidR="00CC537F" w:rsidRPr="001F59EC" w14:paraId="5796D8B4" w14:textId="77777777" w:rsidTr="432D01CC">
        <w:tc>
          <w:tcPr>
            <w:tcW w:w="3020" w:type="dxa"/>
          </w:tcPr>
          <w:p w14:paraId="08357C52" w14:textId="504C5911" w:rsidR="00CC537F" w:rsidRPr="001F59EC" w:rsidRDefault="18888C95" w:rsidP="432D01CC">
            <w:pPr>
              <w:rPr>
                <w:rFonts w:asciiTheme="majorHAnsi" w:hAnsiTheme="majorHAnsi" w:cstheme="majorHAnsi"/>
              </w:rPr>
            </w:pPr>
            <w:r w:rsidRPr="001F59EC">
              <w:rPr>
                <w:rFonts w:asciiTheme="majorHAnsi" w:hAnsiTheme="majorHAnsi" w:cstheme="majorHAnsi"/>
              </w:rPr>
              <w:t>Melinda Balog</w:t>
            </w:r>
          </w:p>
        </w:tc>
        <w:tc>
          <w:tcPr>
            <w:tcW w:w="3021" w:type="dxa"/>
          </w:tcPr>
          <w:p w14:paraId="06EF0DC4"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Change Manager</w:t>
            </w:r>
          </w:p>
        </w:tc>
        <w:tc>
          <w:tcPr>
            <w:tcW w:w="3021" w:type="dxa"/>
          </w:tcPr>
          <w:p w14:paraId="1BEFBF9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Verantwortung für den Prozess Change Management</w:t>
            </w:r>
          </w:p>
        </w:tc>
      </w:tr>
    </w:tbl>
    <w:p w14:paraId="51045618" w14:textId="77777777" w:rsidR="00D12BE6" w:rsidRPr="001F59EC" w:rsidRDefault="00D12BE6" w:rsidP="00D12BE6">
      <w:pPr>
        <w:rPr>
          <w:rFonts w:asciiTheme="majorHAnsi" w:hAnsiTheme="majorHAnsi" w:cstheme="majorHAnsi"/>
        </w:rPr>
      </w:pPr>
    </w:p>
    <w:p w14:paraId="2E67B55B" w14:textId="77777777" w:rsidR="00D12BE6" w:rsidRPr="001F59EC" w:rsidRDefault="00D12BE6" w:rsidP="6B06F679">
      <w:pPr>
        <w:pStyle w:val="berschrift3"/>
        <w:rPr>
          <w:rFonts w:asciiTheme="majorHAnsi" w:hAnsiTheme="majorHAnsi" w:cstheme="majorBidi"/>
        </w:rPr>
      </w:pPr>
      <w:bookmarkStart w:id="522" w:name="_Toc1640342167"/>
      <w:r w:rsidRPr="6B06F679">
        <w:rPr>
          <w:rFonts w:asciiTheme="majorHAnsi" w:hAnsiTheme="majorHAnsi" w:cstheme="majorBidi"/>
        </w:rPr>
        <w:t>Rollen</w:t>
      </w:r>
      <w:bookmarkEnd w:id="522"/>
    </w:p>
    <w:p w14:paraId="5BA52758" w14:textId="77777777" w:rsidR="00D12BE6" w:rsidRPr="001F59EC" w:rsidRDefault="00D12BE6" w:rsidP="00892C8A">
      <w:pPr>
        <w:pStyle w:val="berschrift4"/>
        <w:rPr>
          <w:rFonts w:asciiTheme="majorHAnsi" w:hAnsiTheme="majorHAnsi" w:cstheme="majorHAnsi"/>
        </w:rPr>
      </w:pPr>
      <w:r w:rsidRPr="001F59EC">
        <w:rPr>
          <w:rFonts w:asciiTheme="majorHAnsi" w:hAnsiTheme="majorHAnsi" w:cstheme="majorHAnsi"/>
        </w:rPr>
        <w:t>Head of S</w:t>
      </w:r>
      <w:r w:rsidR="00CC537F" w:rsidRPr="001F59EC">
        <w:rPr>
          <w:rFonts w:asciiTheme="majorHAnsi" w:hAnsiTheme="majorHAnsi" w:cstheme="majorHAnsi"/>
        </w:rPr>
        <w:t>ervice Operation Center</w:t>
      </w:r>
    </w:p>
    <w:p w14:paraId="69E33927"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Der </w:t>
      </w:r>
      <w:r w:rsidR="0004172F" w:rsidRPr="001F59EC">
        <w:rPr>
          <w:rFonts w:asciiTheme="majorHAnsi" w:hAnsiTheme="majorHAnsi" w:cstheme="majorHAnsi"/>
        </w:rPr>
        <w:t>Head of Service Operation Center (</w:t>
      </w:r>
      <w:r w:rsidRPr="001F59EC">
        <w:rPr>
          <w:rFonts w:asciiTheme="majorHAnsi" w:hAnsiTheme="majorHAnsi" w:cstheme="majorHAnsi"/>
        </w:rPr>
        <w:t>HoSOC</w:t>
      </w:r>
      <w:r w:rsidR="0004172F" w:rsidRPr="001F59EC">
        <w:rPr>
          <w:rFonts w:asciiTheme="majorHAnsi" w:hAnsiTheme="majorHAnsi" w:cstheme="majorHAnsi"/>
        </w:rPr>
        <w:t>)</w:t>
      </w:r>
      <w:r w:rsidRPr="001F59EC">
        <w:rPr>
          <w:rFonts w:asciiTheme="majorHAnsi" w:hAnsiTheme="majorHAnsi" w:cstheme="majorHAnsi"/>
        </w:rPr>
        <w:t xml:space="preserve"> trägt die Verantwortung für den gesamten Bereich </w:t>
      </w:r>
      <w:r w:rsidR="0004172F" w:rsidRPr="001F59EC">
        <w:rPr>
          <w:rFonts w:asciiTheme="majorHAnsi" w:hAnsiTheme="majorHAnsi" w:cstheme="majorHAnsi"/>
        </w:rPr>
        <w:t>„</w:t>
      </w:r>
      <w:r w:rsidRPr="001F59EC">
        <w:rPr>
          <w:rFonts w:asciiTheme="majorHAnsi" w:hAnsiTheme="majorHAnsi" w:cstheme="majorHAnsi"/>
        </w:rPr>
        <w:t>Service Operation Center</w:t>
      </w:r>
      <w:r w:rsidR="0004172F" w:rsidRPr="001F59EC">
        <w:rPr>
          <w:rFonts w:asciiTheme="majorHAnsi" w:hAnsiTheme="majorHAnsi" w:cstheme="majorHAnsi"/>
        </w:rPr>
        <w:t>“</w:t>
      </w:r>
      <w:r w:rsidRPr="001F59EC">
        <w:rPr>
          <w:rFonts w:asciiTheme="majorHAnsi" w:hAnsiTheme="majorHAnsi" w:cstheme="majorHAnsi"/>
        </w:rPr>
        <w:t>. Er sorgt für die kontinuierliche Verbesserung der Prozesse und Strukturen. Sollte es neue Anforderungen an den Bereich geben</w:t>
      </w:r>
      <w:r w:rsidR="0004172F" w:rsidRPr="001F59EC">
        <w:rPr>
          <w:rFonts w:asciiTheme="majorHAnsi" w:hAnsiTheme="majorHAnsi" w:cstheme="majorHAnsi"/>
        </w:rPr>
        <w:t>,</w:t>
      </w:r>
      <w:r w:rsidRPr="001F59EC">
        <w:rPr>
          <w:rFonts w:asciiTheme="majorHAnsi" w:hAnsiTheme="majorHAnsi" w:cstheme="majorHAnsi"/>
        </w:rPr>
        <w:t xml:space="preserve"> werden diese von ihm bewertet und in die </w:t>
      </w:r>
      <w:r w:rsidR="0004172F" w:rsidRPr="001F59EC">
        <w:rPr>
          <w:rFonts w:asciiTheme="majorHAnsi" w:hAnsiTheme="majorHAnsi" w:cstheme="majorHAnsi"/>
        </w:rPr>
        <w:t xml:space="preserve">bestehende </w:t>
      </w:r>
      <w:r w:rsidRPr="001F59EC">
        <w:rPr>
          <w:rFonts w:asciiTheme="majorHAnsi" w:hAnsiTheme="majorHAnsi" w:cstheme="majorHAnsi"/>
        </w:rPr>
        <w:t xml:space="preserve">Struktur </w:t>
      </w:r>
      <w:r w:rsidR="0004172F" w:rsidRPr="001F59EC">
        <w:rPr>
          <w:rFonts w:asciiTheme="majorHAnsi" w:hAnsiTheme="majorHAnsi" w:cstheme="majorHAnsi"/>
        </w:rPr>
        <w:t>integriert</w:t>
      </w:r>
      <w:r w:rsidRPr="001F59EC">
        <w:rPr>
          <w:rFonts w:asciiTheme="majorHAnsi" w:hAnsiTheme="majorHAnsi" w:cstheme="majorHAnsi"/>
        </w:rPr>
        <w:t xml:space="preserve">. </w:t>
      </w:r>
    </w:p>
    <w:p w14:paraId="4D14735F"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Der HoSOC ist hierarchische Eskalationsstufe im SOC und führt das Berichtswesen an den CTO aus. Die disziplinarische Führung der Mitarbeiter im SOC liegt beim HoSOC.</w:t>
      </w:r>
    </w:p>
    <w:p w14:paraId="249AD410" w14:textId="77777777" w:rsidR="00D12BE6" w:rsidRPr="001F59EC" w:rsidRDefault="00D12BE6" w:rsidP="00892C8A">
      <w:pPr>
        <w:pStyle w:val="berschrift4"/>
        <w:rPr>
          <w:rFonts w:asciiTheme="majorHAnsi" w:hAnsiTheme="majorHAnsi" w:cstheme="majorHAnsi"/>
        </w:rPr>
      </w:pPr>
      <w:r w:rsidRPr="001F59EC">
        <w:rPr>
          <w:rFonts w:asciiTheme="majorHAnsi" w:hAnsiTheme="majorHAnsi" w:cstheme="majorHAnsi"/>
        </w:rPr>
        <w:t>Incident Manager</w:t>
      </w:r>
    </w:p>
    <w:p w14:paraId="62C62767"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Der Incident Manager ist verantwortlich für </w:t>
      </w:r>
      <w:r w:rsidR="00196208" w:rsidRPr="001F59EC">
        <w:rPr>
          <w:rFonts w:asciiTheme="majorHAnsi" w:hAnsiTheme="majorHAnsi" w:cstheme="majorHAnsi"/>
        </w:rPr>
        <w:t xml:space="preserve">für den fehlerfreien und optimalen Verlauf </w:t>
      </w:r>
      <w:r w:rsidRPr="001F59EC">
        <w:rPr>
          <w:rFonts w:asciiTheme="majorHAnsi" w:hAnsiTheme="majorHAnsi" w:cstheme="majorHAnsi"/>
        </w:rPr>
        <w:t xml:space="preserve">des Incident-Management-Prozesses und führt das entsprechende Berichtswesen durch. </w:t>
      </w:r>
    </w:p>
    <w:p w14:paraId="66E28018" w14:textId="77777777" w:rsidR="00196208" w:rsidRPr="001F59EC" w:rsidRDefault="00D12BE6" w:rsidP="00196208">
      <w:pPr>
        <w:rPr>
          <w:rFonts w:asciiTheme="majorHAnsi" w:hAnsiTheme="majorHAnsi" w:cstheme="majorHAnsi"/>
        </w:rPr>
      </w:pPr>
      <w:r w:rsidRPr="001F59EC">
        <w:rPr>
          <w:rFonts w:asciiTheme="majorHAnsi" w:hAnsiTheme="majorHAnsi" w:cstheme="majorHAnsi"/>
        </w:rPr>
        <w:t xml:space="preserve">Er ist die erste Eskalationsstufe für Incidents, falls diese nicht innerhalb der vereinbarten Service Levels gelöst werden können. </w:t>
      </w:r>
      <w:r w:rsidR="00196208" w:rsidRPr="001F59EC">
        <w:rPr>
          <w:rFonts w:asciiTheme="majorHAnsi" w:hAnsiTheme="majorHAnsi" w:cstheme="majorHAnsi"/>
        </w:rPr>
        <w:t xml:space="preserve">Der Incident Manager führt regelmäßige Meetings mit den entsprechenden Personen, die die Rollen des Prozesses besetzen. </w:t>
      </w:r>
    </w:p>
    <w:p w14:paraId="1A590538" w14:textId="77777777" w:rsidR="00196208" w:rsidRPr="001F59EC" w:rsidRDefault="00196208" w:rsidP="00892C8A">
      <w:pPr>
        <w:pStyle w:val="berschrift4"/>
        <w:rPr>
          <w:rFonts w:asciiTheme="majorHAnsi" w:hAnsiTheme="majorHAnsi" w:cstheme="majorHAnsi"/>
        </w:rPr>
      </w:pPr>
      <w:r w:rsidRPr="001F59EC">
        <w:rPr>
          <w:rFonts w:asciiTheme="majorHAnsi" w:hAnsiTheme="majorHAnsi" w:cstheme="majorHAnsi"/>
        </w:rPr>
        <w:lastRenderedPageBreak/>
        <w:t xml:space="preserve">Major Incident Team </w:t>
      </w:r>
    </w:p>
    <w:p w14:paraId="6429E96B" w14:textId="26BB8142" w:rsidR="00196208" w:rsidRPr="001F59EC" w:rsidRDefault="00196208" w:rsidP="00196208">
      <w:pPr>
        <w:rPr>
          <w:rFonts w:asciiTheme="majorHAnsi" w:hAnsiTheme="majorHAnsi" w:cstheme="majorHAnsi"/>
        </w:rPr>
      </w:pPr>
      <w:r w:rsidRPr="001F59EC">
        <w:rPr>
          <w:rFonts w:asciiTheme="majorHAnsi" w:hAnsiTheme="majorHAnsi" w:cstheme="majorHAnsi"/>
        </w:rPr>
        <w:t xml:space="preserve">Das Major Incident Team ist ein dynamisch gegründetes Team von </w:t>
      </w:r>
      <w:r w:rsidR="00572A1E" w:rsidRPr="001F59EC">
        <w:rPr>
          <w:rFonts w:asciiTheme="majorHAnsi" w:hAnsiTheme="majorHAnsi" w:cstheme="majorHAnsi"/>
        </w:rPr>
        <w:t>Proact</w:t>
      </w:r>
      <w:r w:rsidRPr="001F59EC">
        <w:rPr>
          <w:rFonts w:asciiTheme="majorHAnsi" w:hAnsiTheme="majorHAnsi" w:cstheme="majorHAnsi"/>
        </w:rPr>
        <w:t xml:space="preserve"> Managern und technischen Experten, normaler Weise unter der Führung des HoSOC oder des Incident Managers. </w:t>
      </w:r>
    </w:p>
    <w:p w14:paraId="36EC90ED" w14:textId="4A6CEFF3" w:rsidR="00196208" w:rsidRPr="001F59EC" w:rsidRDefault="00196208" w:rsidP="00196208">
      <w:pPr>
        <w:rPr>
          <w:rFonts w:asciiTheme="majorHAnsi" w:hAnsiTheme="majorHAnsi" w:cstheme="majorHAnsi"/>
        </w:rPr>
      </w:pPr>
      <w:r w:rsidRPr="001F59EC">
        <w:rPr>
          <w:rFonts w:asciiTheme="majorHAnsi" w:hAnsiTheme="majorHAnsi" w:cstheme="majorHAnsi"/>
        </w:rPr>
        <w:t>Es wird einberufen, um gemeinsam die Lösung für einen Major Incident (schwerwiegenden Incident) zu erarbeiten.</w:t>
      </w:r>
    </w:p>
    <w:p w14:paraId="2C80B2E2" w14:textId="77777777" w:rsidR="00B96366" w:rsidRPr="001F59EC" w:rsidRDefault="00B96366" w:rsidP="00892C8A">
      <w:pPr>
        <w:pStyle w:val="berschrift4"/>
        <w:rPr>
          <w:rFonts w:asciiTheme="majorHAnsi" w:hAnsiTheme="majorHAnsi" w:cstheme="majorHAnsi"/>
        </w:rPr>
      </w:pPr>
      <w:r w:rsidRPr="001F59EC">
        <w:rPr>
          <w:rFonts w:asciiTheme="majorHAnsi" w:hAnsiTheme="majorHAnsi" w:cstheme="majorHAnsi"/>
        </w:rPr>
        <w:t>Change Manager</w:t>
      </w:r>
    </w:p>
    <w:p w14:paraId="605B5952"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Der Change Manager ist verantwortlich für die Beurteilung der Requests for Change (RfC) zusammen mit dem Change Advisory Board (CAB). Dieses Gremium besteht aus erfahrenen Mitarbeitern der betroffenen Fachrichtungen.</w:t>
      </w:r>
    </w:p>
    <w:p w14:paraId="2B7E9B19" w14:textId="77777777" w:rsidR="00D12BE6" w:rsidRPr="001F59EC" w:rsidRDefault="00D12BE6" w:rsidP="6B06F679">
      <w:pPr>
        <w:pStyle w:val="berschrift3"/>
        <w:rPr>
          <w:rFonts w:asciiTheme="majorHAnsi" w:hAnsiTheme="majorHAnsi" w:cstheme="majorBidi"/>
        </w:rPr>
      </w:pPr>
      <w:bookmarkStart w:id="523" w:name="_Toc52201998"/>
      <w:bookmarkStart w:id="524" w:name="_Toc52202074"/>
      <w:bookmarkStart w:id="525" w:name="_Toc52202150"/>
      <w:bookmarkStart w:id="526" w:name="_Toc52202226"/>
      <w:bookmarkStart w:id="527" w:name="_Toc52203754"/>
      <w:bookmarkStart w:id="528" w:name="_Toc52204663"/>
      <w:bookmarkStart w:id="529" w:name="_Toc52204994"/>
      <w:bookmarkStart w:id="530" w:name="_Toc52205111"/>
      <w:bookmarkStart w:id="531" w:name="_Toc52205228"/>
      <w:bookmarkStart w:id="532" w:name="_Toc1809207629"/>
      <w:bookmarkEnd w:id="523"/>
      <w:bookmarkEnd w:id="524"/>
      <w:bookmarkEnd w:id="525"/>
      <w:bookmarkEnd w:id="526"/>
      <w:bookmarkEnd w:id="527"/>
      <w:bookmarkEnd w:id="528"/>
      <w:bookmarkEnd w:id="529"/>
      <w:bookmarkEnd w:id="530"/>
      <w:bookmarkEnd w:id="531"/>
      <w:r w:rsidRPr="6B06F679">
        <w:rPr>
          <w:rFonts w:asciiTheme="majorHAnsi" w:hAnsiTheme="majorHAnsi" w:cstheme="majorBidi"/>
        </w:rPr>
        <w:t>Ticket</w:t>
      </w:r>
      <w:r w:rsidR="00196208" w:rsidRPr="6B06F679">
        <w:rPr>
          <w:rFonts w:asciiTheme="majorHAnsi" w:hAnsiTheme="majorHAnsi" w:cstheme="majorBidi"/>
        </w:rPr>
        <w:t>-</w:t>
      </w:r>
      <w:r w:rsidRPr="6B06F679">
        <w:rPr>
          <w:rFonts w:asciiTheme="majorHAnsi" w:hAnsiTheme="majorHAnsi" w:cstheme="majorBidi"/>
        </w:rPr>
        <w:t>Workflow</w:t>
      </w:r>
      <w:bookmarkEnd w:id="532"/>
      <w:r w:rsidRPr="6B06F679">
        <w:rPr>
          <w:rFonts w:asciiTheme="majorHAnsi" w:hAnsiTheme="majorHAnsi" w:cstheme="majorBidi"/>
        </w:rPr>
        <w:t xml:space="preserve"> </w:t>
      </w:r>
    </w:p>
    <w:p w14:paraId="3310CEAC" w14:textId="77777777" w:rsidR="00D12BE6" w:rsidRPr="001F59EC" w:rsidRDefault="00D12BE6" w:rsidP="00D12BE6">
      <w:pPr>
        <w:rPr>
          <w:rFonts w:asciiTheme="majorHAnsi" w:hAnsiTheme="majorHAnsi" w:cstheme="majorHAnsi"/>
        </w:rPr>
      </w:pPr>
      <w:r w:rsidRPr="001F59EC">
        <w:rPr>
          <w:rFonts w:asciiTheme="majorHAnsi" w:hAnsiTheme="majorHAnsi" w:cstheme="majorHAnsi"/>
        </w:rPr>
        <w:t xml:space="preserve">Im Prozess </w:t>
      </w:r>
      <w:r w:rsidR="0004172F" w:rsidRPr="001F59EC">
        <w:rPr>
          <w:rFonts w:asciiTheme="majorHAnsi" w:hAnsiTheme="majorHAnsi" w:cstheme="majorHAnsi"/>
        </w:rPr>
        <w:t>„Ticket-</w:t>
      </w:r>
      <w:r w:rsidRPr="001F59EC">
        <w:rPr>
          <w:rFonts w:asciiTheme="majorHAnsi" w:hAnsiTheme="majorHAnsi" w:cstheme="majorHAnsi"/>
        </w:rPr>
        <w:t>Workflow</w:t>
      </w:r>
      <w:r w:rsidR="0004172F" w:rsidRPr="001F59EC">
        <w:rPr>
          <w:rFonts w:asciiTheme="majorHAnsi" w:hAnsiTheme="majorHAnsi" w:cstheme="majorHAnsi"/>
        </w:rPr>
        <w:t>“</w:t>
      </w:r>
      <w:r w:rsidRPr="001F59EC">
        <w:rPr>
          <w:rFonts w:asciiTheme="majorHAnsi" w:hAnsiTheme="majorHAnsi" w:cstheme="majorHAnsi"/>
        </w:rPr>
        <w:t xml:space="preserve"> wir</w:t>
      </w:r>
      <w:r w:rsidR="0004172F" w:rsidRPr="001F59EC">
        <w:rPr>
          <w:rFonts w:asciiTheme="majorHAnsi" w:hAnsiTheme="majorHAnsi" w:cstheme="majorHAnsi"/>
        </w:rPr>
        <w:t>d</w:t>
      </w:r>
      <w:r w:rsidRPr="001F59EC">
        <w:rPr>
          <w:rFonts w:asciiTheme="majorHAnsi" w:hAnsiTheme="majorHAnsi" w:cstheme="majorHAnsi"/>
        </w:rPr>
        <w:t xml:space="preserve"> die Bearbeitung aller Tickets </w:t>
      </w:r>
      <w:r w:rsidR="0004172F" w:rsidRPr="001F59EC">
        <w:rPr>
          <w:rFonts w:asciiTheme="majorHAnsi" w:hAnsiTheme="majorHAnsi" w:cstheme="majorHAnsi"/>
        </w:rPr>
        <w:t xml:space="preserve">metahaft </w:t>
      </w:r>
      <w:r w:rsidRPr="001F59EC">
        <w:rPr>
          <w:rFonts w:asciiTheme="majorHAnsi" w:hAnsiTheme="majorHAnsi" w:cstheme="majorHAnsi"/>
        </w:rPr>
        <w:t>beschrieben.</w:t>
      </w:r>
    </w:p>
    <w:p w14:paraId="26D565FE" w14:textId="675078DE" w:rsidR="00D12BE6" w:rsidRPr="001F59EC" w:rsidRDefault="00897882" w:rsidP="00D12BE6">
      <w:pPr>
        <w:rPr>
          <w:rFonts w:asciiTheme="majorHAnsi" w:hAnsiTheme="majorHAnsi" w:cstheme="majorHAnsi"/>
        </w:rPr>
      </w:pPr>
      <w:r w:rsidRPr="001F59EC">
        <w:rPr>
          <w:rFonts w:asciiTheme="majorHAnsi" w:hAnsiTheme="majorHAnsi" w:cstheme="majorHAnsi"/>
          <w:noProof/>
          <w:lang w:eastAsia="de-DE"/>
        </w:rPr>
        <w:drawing>
          <wp:inline distT="0" distB="0" distL="0" distR="0" wp14:anchorId="770F1A19" wp14:editId="50D4EA90">
            <wp:extent cx="3446891" cy="2111506"/>
            <wp:effectExtent l="0" t="0" r="1270" b="3175"/>
            <wp:docPr id="74" name="Grafik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2" cstate="print">
                      <a:extLst>
                        <a:ext uri="{28A0092B-C50C-407E-A947-70E740481C1C}">
                          <a14:useLocalDpi xmlns:a14="http://schemas.microsoft.com/office/drawing/2010/main" val="0"/>
                        </a:ext>
                      </a:extLst>
                    </a:blip>
                    <a:srcRect/>
                    <a:stretch>
                      <a:fillRect/>
                    </a:stretch>
                  </pic:blipFill>
                  <pic:spPr bwMode="auto">
                    <a:xfrm>
                      <a:off x="0" y="0"/>
                      <a:ext cx="3446891" cy="2111506"/>
                    </a:xfrm>
                    <a:prstGeom prst="rect">
                      <a:avLst/>
                    </a:prstGeom>
                    <a:noFill/>
                    <a:ln>
                      <a:noFill/>
                    </a:ln>
                  </pic:spPr>
                </pic:pic>
              </a:graphicData>
            </a:graphic>
          </wp:inline>
        </w:drawing>
      </w:r>
    </w:p>
    <w:p w14:paraId="63B67C04" w14:textId="77777777" w:rsidR="00A0781F" w:rsidRPr="001F59EC" w:rsidRDefault="00A0781F" w:rsidP="00892C8A">
      <w:pPr>
        <w:pStyle w:val="berschrift4"/>
        <w:rPr>
          <w:rFonts w:asciiTheme="majorHAnsi" w:hAnsiTheme="majorHAnsi" w:cstheme="majorHAnsi"/>
        </w:rPr>
      </w:pPr>
      <w:r w:rsidRPr="001F59EC">
        <w:rPr>
          <w:rFonts w:asciiTheme="majorHAnsi" w:hAnsiTheme="majorHAnsi" w:cstheme="majorHAnsi"/>
        </w:rPr>
        <w:t>Zustand eines Tickets</w:t>
      </w:r>
    </w:p>
    <w:p w14:paraId="6AC08EE0" w14:textId="29260640" w:rsidR="00A0781F" w:rsidRPr="001F59EC" w:rsidRDefault="00A0781F" w:rsidP="00A0781F">
      <w:pPr>
        <w:rPr>
          <w:rFonts w:asciiTheme="majorHAnsi" w:hAnsiTheme="majorHAnsi" w:cstheme="majorHAnsi"/>
          <w:b/>
        </w:rPr>
      </w:pPr>
      <w:r w:rsidRPr="001F59EC">
        <w:rPr>
          <w:rFonts w:asciiTheme="majorHAnsi" w:hAnsiTheme="majorHAnsi" w:cstheme="majorHAnsi"/>
          <w:b/>
        </w:rPr>
        <w:t xml:space="preserve">Status: </w:t>
      </w:r>
      <w:r w:rsidR="00325700" w:rsidRPr="001F59EC">
        <w:rPr>
          <w:rFonts w:asciiTheme="majorHAnsi" w:hAnsiTheme="majorHAnsi" w:cstheme="majorHAnsi"/>
          <w:b/>
        </w:rPr>
        <w:t>„In Progress“</w:t>
      </w:r>
    </w:p>
    <w:p w14:paraId="78361704" w14:textId="77777777" w:rsidR="00A0781F" w:rsidRPr="001F59EC" w:rsidRDefault="00A0781F" w:rsidP="00D914AD">
      <w:pPr>
        <w:pStyle w:val="Listenabsatz"/>
        <w:numPr>
          <w:ilvl w:val="0"/>
          <w:numId w:val="6"/>
        </w:numPr>
        <w:rPr>
          <w:rFonts w:asciiTheme="majorHAnsi" w:hAnsiTheme="majorHAnsi" w:cstheme="majorHAnsi"/>
        </w:rPr>
      </w:pPr>
      <w:r w:rsidRPr="001F59EC">
        <w:rPr>
          <w:rFonts w:asciiTheme="majorHAnsi" w:hAnsiTheme="majorHAnsi" w:cstheme="majorHAnsi"/>
        </w:rPr>
        <w:t xml:space="preserve">Tickets die in der aktiven Bearbeitung sind </w:t>
      </w:r>
    </w:p>
    <w:p w14:paraId="4E1DE705" w14:textId="2E603726" w:rsidR="00A0781F" w:rsidRPr="001F59EC" w:rsidRDefault="00A0781F" w:rsidP="00D914AD">
      <w:pPr>
        <w:pStyle w:val="Listenabsatz"/>
        <w:numPr>
          <w:ilvl w:val="0"/>
          <w:numId w:val="6"/>
        </w:numPr>
        <w:rPr>
          <w:rFonts w:asciiTheme="majorHAnsi" w:hAnsiTheme="majorHAnsi" w:cstheme="majorHAnsi"/>
        </w:rPr>
      </w:pPr>
      <w:r w:rsidRPr="001F59EC">
        <w:rPr>
          <w:rFonts w:asciiTheme="majorHAnsi" w:hAnsiTheme="majorHAnsi" w:cstheme="majorHAnsi"/>
        </w:rPr>
        <w:t xml:space="preserve">Tickets bei denen die </w:t>
      </w:r>
      <w:r w:rsidR="009538FC" w:rsidRPr="001F59EC">
        <w:rPr>
          <w:rFonts w:asciiTheme="majorHAnsi" w:hAnsiTheme="majorHAnsi" w:cstheme="majorHAnsi"/>
        </w:rPr>
        <w:t>Proact</w:t>
      </w:r>
      <w:r w:rsidRPr="001F59EC">
        <w:rPr>
          <w:rFonts w:asciiTheme="majorHAnsi" w:hAnsiTheme="majorHAnsi" w:cstheme="majorHAnsi"/>
        </w:rPr>
        <w:t xml:space="preserve"> in der Verantwortung steht und es interne/externe Themen zu klären gibt </w:t>
      </w:r>
    </w:p>
    <w:p w14:paraId="6C347A50" w14:textId="4B0672D8" w:rsidR="00A0781F" w:rsidRPr="001F59EC" w:rsidRDefault="00A0781F" w:rsidP="00A0781F">
      <w:pPr>
        <w:rPr>
          <w:rFonts w:asciiTheme="majorHAnsi" w:hAnsiTheme="majorHAnsi" w:cstheme="majorHAnsi"/>
          <w:b/>
        </w:rPr>
      </w:pPr>
      <w:r w:rsidRPr="001F59EC">
        <w:rPr>
          <w:rFonts w:asciiTheme="majorHAnsi" w:hAnsiTheme="majorHAnsi" w:cstheme="majorHAnsi"/>
          <w:b/>
        </w:rPr>
        <w:t xml:space="preserve">Status: </w:t>
      </w:r>
      <w:r w:rsidR="006C4B33" w:rsidRPr="001F59EC">
        <w:rPr>
          <w:rFonts w:asciiTheme="majorHAnsi" w:hAnsiTheme="majorHAnsi" w:cstheme="majorHAnsi"/>
          <w:b/>
        </w:rPr>
        <w:t>„Closed“</w:t>
      </w:r>
    </w:p>
    <w:p w14:paraId="3445448D" w14:textId="77777777" w:rsidR="00A0781F" w:rsidRPr="001F59EC" w:rsidRDefault="00A0781F" w:rsidP="00D914AD">
      <w:pPr>
        <w:pStyle w:val="Listenabsatz"/>
        <w:numPr>
          <w:ilvl w:val="0"/>
          <w:numId w:val="7"/>
        </w:numPr>
        <w:rPr>
          <w:rFonts w:asciiTheme="majorHAnsi" w:hAnsiTheme="majorHAnsi" w:cstheme="majorHAnsi"/>
        </w:rPr>
      </w:pPr>
      <w:r w:rsidRPr="001F59EC">
        <w:rPr>
          <w:rFonts w:asciiTheme="majorHAnsi" w:hAnsiTheme="majorHAnsi" w:cstheme="majorHAnsi"/>
        </w:rPr>
        <w:t>Tickets bei denen die finale Lösung erarbeitet und der Kunde informiert wurde</w:t>
      </w:r>
    </w:p>
    <w:p w14:paraId="6063A7DE" w14:textId="104D13F1" w:rsidR="00A0781F" w:rsidRPr="001F59EC" w:rsidRDefault="00A0781F" w:rsidP="00A0781F">
      <w:pPr>
        <w:rPr>
          <w:rFonts w:asciiTheme="majorHAnsi" w:hAnsiTheme="majorHAnsi" w:cstheme="majorHAnsi"/>
          <w:b/>
          <w:lang w:val="en-US"/>
        </w:rPr>
      </w:pPr>
      <w:r w:rsidRPr="001F59EC">
        <w:rPr>
          <w:rFonts w:asciiTheme="majorHAnsi" w:hAnsiTheme="majorHAnsi" w:cstheme="majorHAnsi"/>
          <w:b/>
          <w:lang w:val="en-US"/>
        </w:rPr>
        <w:t xml:space="preserve">Status: </w:t>
      </w:r>
      <w:r w:rsidR="000C3468" w:rsidRPr="001F59EC">
        <w:rPr>
          <w:rFonts w:asciiTheme="majorHAnsi" w:hAnsiTheme="majorHAnsi" w:cstheme="majorHAnsi"/>
          <w:b/>
          <w:lang w:val="en-US"/>
        </w:rPr>
        <w:t>„</w:t>
      </w:r>
      <w:r w:rsidR="00230446" w:rsidRPr="001F59EC">
        <w:rPr>
          <w:rFonts w:asciiTheme="majorHAnsi" w:hAnsiTheme="majorHAnsi" w:cstheme="majorHAnsi"/>
          <w:b/>
          <w:lang w:val="en-US"/>
        </w:rPr>
        <w:t>On Hold / With Customer – Information Required</w:t>
      </w:r>
      <w:r w:rsidR="000C3468" w:rsidRPr="001F59EC">
        <w:rPr>
          <w:rFonts w:asciiTheme="majorHAnsi" w:hAnsiTheme="majorHAnsi" w:cstheme="majorHAnsi"/>
          <w:b/>
          <w:lang w:val="en-US"/>
        </w:rPr>
        <w:t>“</w:t>
      </w:r>
    </w:p>
    <w:p w14:paraId="6A2BD6E6" w14:textId="77777777" w:rsidR="00A0781F" w:rsidRPr="001F59EC" w:rsidRDefault="00CE59B1" w:rsidP="00D914AD">
      <w:pPr>
        <w:pStyle w:val="Listenabsatz"/>
        <w:numPr>
          <w:ilvl w:val="0"/>
          <w:numId w:val="7"/>
        </w:numPr>
        <w:rPr>
          <w:rFonts w:asciiTheme="majorHAnsi" w:hAnsiTheme="majorHAnsi" w:cstheme="majorHAnsi"/>
        </w:rPr>
      </w:pPr>
      <w:r w:rsidRPr="001F59EC">
        <w:rPr>
          <w:rFonts w:asciiTheme="majorHAnsi" w:hAnsiTheme="majorHAnsi" w:cstheme="majorHAnsi"/>
        </w:rPr>
        <w:t>Tickets</w:t>
      </w:r>
      <w:r w:rsidR="00A0781F" w:rsidRPr="001F59EC">
        <w:rPr>
          <w:rFonts w:asciiTheme="majorHAnsi" w:hAnsiTheme="majorHAnsi" w:cstheme="majorHAnsi"/>
        </w:rPr>
        <w:t xml:space="preserve"> bei denen </w:t>
      </w:r>
      <w:r w:rsidRPr="001F59EC">
        <w:rPr>
          <w:rFonts w:asciiTheme="majorHAnsi" w:hAnsiTheme="majorHAnsi" w:cstheme="majorHAnsi"/>
        </w:rPr>
        <w:t xml:space="preserve">Informationen vom Kunden ausstehen. </w:t>
      </w:r>
      <w:r w:rsidR="00A0781F" w:rsidRPr="001F59EC">
        <w:rPr>
          <w:rFonts w:asciiTheme="majorHAnsi" w:hAnsiTheme="majorHAnsi" w:cstheme="majorHAnsi"/>
        </w:rPr>
        <w:t>Dies gilt zum Beispiel auch wenn der Ansprechpartner</w:t>
      </w:r>
      <w:r w:rsidRPr="001F59EC">
        <w:rPr>
          <w:rFonts w:asciiTheme="majorHAnsi" w:hAnsiTheme="majorHAnsi" w:cstheme="majorHAnsi"/>
        </w:rPr>
        <w:t xml:space="preserve"> auf Kundenseite nicht erreicht wurde</w:t>
      </w:r>
      <w:r w:rsidR="00A0781F" w:rsidRPr="001F59EC">
        <w:rPr>
          <w:rFonts w:asciiTheme="majorHAnsi" w:hAnsiTheme="majorHAnsi" w:cstheme="majorHAnsi"/>
        </w:rPr>
        <w:t xml:space="preserve"> und </w:t>
      </w:r>
      <w:r w:rsidRPr="001F59EC">
        <w:rPr>
          <w:rFonts w:asciiTheme="majorHAnsi" w:hAnsiTheme="majorHAnsi" w:cstheme="majorHAnsi"/>
        </w:rPr>
        <w:t>es entsprechende</w:t>
      </w:r>
      <w:r w:rsidR="00A0781F" w:rsidRPr="001F59EC">
        <w:rPr>
          <w:rFonts w:asciiTheme="majorHAnsi" w:hAnsiTheme="majorHAnsi" w:cstheme="majorHAnsi"/>
        </w:rPr>
        <w:t xml:space="preserve"> Rückfragen</w:t>
      </w:r>
      <w:r w:rsidRPr="001F59EC">
        <w:rPr>
          <w:rFonts w:asciiTheme="majorHAnsi" w:hAnsiTheme="majorHAnsi" w:cstheme="majorHAnsi"/>
        </w:rPr>
        <w:t xml:space="preserve"> gibt, die eine weitere Bearbeitung verzögern</w:t>
      </w:r>
    </w:p>
    <w:p w14:paraId="2EE01AEF" w14:textId="77777777" w:rsidR="00CE59B1" w:rsidRPr="001F59EC" w:rsidRDefault="00CE59B1" w:rsidP="00D12BE6">
      <w:pPr>
        <w:rPr>
          <w:rFonts w:asciiTheme="majorHAnsi" w:hAnsiTheme="majorHAnsi" w:cstheme="majorHAnsi"/>
        </w:rPr>
      </w:pPr>
    </w:p>
    <w:p w14:paraId="66761372" w14:textId="77777777" w:rsidR="00CE59B1" w:rsidRPr="001F59EC" w:rsidRDefault="00CE59B1" w:rsidP="00D12BE6">
      <w:pPr>
        <w:rPr>
          <w:rFonts w:asciiTheme="majorHAnsi" w:hAnsiTheme="majorHAnsi" w:cstheme="majorHAnsi"/>
        </w:rPr>
      </w:pPr>
    </w:p>
    <w:p w14:paraId="5AD4E756" w14:textId="77777777" w:rsidR="00CC537F" w:rsidRPr="001F59EC" w:rsidRDefault="00CC537F" w:rsidP="00D12BE6">
      <w:pPr>
        <w:rPr>
          <w:rFonts w:asciiTheme="majorHAnsi" w:hAnsiTheme="majorHAnsi" w:cstheme="majorHAnsi"/>
        </w:rPr>
      </w:pPr>
    </w:p>
    <w:p w14:paraId="34BBAFCD" w14:textId="77777777" w:rsidR="00CC537F" w:rsidRPr="001F59EC" w:rsidRDefault="00CC537F" w:rsidP="00D12BE6">
      <w:pPr>
        <w:rPr>
          <w:rFonts w:asciiTheme="majorHAnsi" w:hAnsiTheme="majorHAnsi" w:cstheme="majorHAnsi"/>
        </w:rPr>
      </w:pPr>
    </w:p>
    <w:p w14:paraId="1F5411FC" w14:textId="77777777" w:rsidR="00D12BE6" w:rsidRPr="001F59EC" w:rsidRDefault="00CC537F" w:rsidP="00D12BE6">
      <w:pPr>
        <w:rPr>
          <w:rFonts w:asciiTheme="majorHAnsi" w:hAnsiTheme="majorHAnsi" w:cstheme="majorHAnsi"/>
        </w:rPr>
      </w:pPr>
      <w:r w:rsidRPr="001F59EC">
        <w:rPr>
          <w:rFonts w:asciiTheme="majorHAnsi" w:hAnsiTheme="majorHAnsi" w:cstheme="majorHAnsi"/>
        </w:rPr>
        <w:t xml:space="preserve">In </w:t>
      </w:r>
      <w:r w:rsidR="0004172F" w:rsidRPr="001F59EC">
        <w:rPr>
          <w:rFonts w:asciiTheme="majorHAnsi" w:hAnsiTheme="majorHAnsi" w:cstheme="majorHAnsi"/>
        </w:rPr>
        <w:t xml:space="preserve">der </w:t>
      </w:r>
      <w:r w:rsidRPr="001F59EC">
        <w:rPr>
          <w:rFonts w:asciiTheme="majorHAnsi" w:hAnsiTheme="majorHAnsi" w:cstheme="majorHAnsi"/>
        </w:rPr>
        <w:t>nachfolgende</w:t>
      </w:r>
      <w:r w:rsidR="0004172F" w:rsidRPr="001F59EC">
        <w:rPr>
          <w:rFonts w:asciiTheme="majorHAnsi" w:hAnsiTheme="majorHAnsi" w:cstheme="majorHAnsi"/>
        </w:rPr>
        <w:t>n</w:t>
      </w:r>
      <w:r w:rsidRPr="001F59EC">
        <w:rPr>
          <w:rFonts w:asciiTheme="majorHAnsi" w:hAnsiTheme="majorHAnsi" w:cstheme="majorHAnsi"/>
        </w:rPr>
        <w:t xml:space="preserve"> Grafik wird der Verlauf eines Tickets von der Ticketannahme bis hin zur Umsetzung eines möglichen Changes dargestellt:</w:t>
      </w:r>
    </w:p>
    <w:p w14:paraId="7742A119" w14:textId="5ED67554" w:rsidR="00CC537F" w:rsidRPr="001F59EC" w:rsidRDefault="001B6EE8" w:rsidP="001B6EE8">
      <w:pPr>
        <w:jc w:val="both"/>
        <w:rPr>
          <w:rFonts w:asciiTheme="majorHAnsi" w:hAnsiTheme="majorHAnsi" w:cstheme="majorHAnsi"/>
        </w:rPr>
      </w:pPr>
      <w:r w:rsidRPr="001F59EC">
        <w:rPr>
          <w:rFonts w:asciiTheme="majorHAnsi" w:hAnsiTheme="majorHAnsi" w:cstheme="majorHAnsi"/>
          <w:noProof/>
        </w:rPr>
        <w:drawing>
          <wp:inline distT="0" distB="0" distL="0" distR="0" wp14:anchorId="0AE51EAC" wp14:editId="645FFDA4">
            <wp:extent cx="5359400" cy="6334125"/>
            <wp:effectExtent l="0" t="0" r="0" b="9525"/>
            <wp:docPr id="1063194499" name="Grafik 1" descr="Ein Bild, das Text, Screenshot, Diagramm,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194499" name="Grafik 1" descr="Ein Bild, das Text, Screenshot, Diagramm, Schrift enthält.&#10;&#10;KI-generierte Inhalte können fehlerhaft sein."/>
                    <pic:cNvPicPr>
                      <a:picLocks noChangeAspect="1" noChangeArrowheads="1"/>
                    </pic:cNvPicPr>
                  </pic:nvPicPr>
                  <pic:blipFill>
                    <a:blip r:embed="rId183">
                      <a:extLst>
                        <a:ext uri="{28A0092B-C50C-407E-A947-70E740481C1C}">
                          <a14:useLocalDpi xmlns:a14="http://schemas.microsoft.com/office/drawing/2010/main" val="0"/>
                        </a:ext>
                      </a:extLst>
                    </a:blip>
                    <a:srcRect/>
                    <a:stretch>
                      <a:fillRect/>
                    </a:stretch>
                  </pic:blipFill>
                  <pic:spPr bwMode="auto">
                    <a:xfrm>
                      <a:off x="0" y="0"/>
                      <a:ext cx="5359400" cy="6334125"/>
                    </a:xfrm>
                    <a:prstGeom prst="rect">
                      <a:avLst/>
                    </a:prstGeom>
                    <a:noFill/>
                    <a:ln>
                      <a:noFill/>
                    </a:ln>
                  </pic:spPr>
                </pic:pic>
              </a:graphicData>
            </a:graphic>
          </wp:inline>
        </w:drawing>
      </w:r>
    </w:p>
    <w:p w14:paraId="522B30E5" w14:textId="77777777" w:rsidR="00CC537F" w:rsidRPr="001F59EC" w:rsidRDefault="00CC537F" w:rsidP="00D12BE6">
      <w:pPr>
        <w:rPr>
          <w:rFonts w:asciiTheme="majorHAnsi" w:hAnsiTheme="majorHAnsi" w:cstheme="majorHAnsi"/>
        </w:rPr>
      </w:pPr>
    </w:p>
    <w:p w14:paraId="5DFFA1EC" w14:textId="77777777" w:rsidR="00CC537F" w:rsidRPr="001F59EC" w:rsidRDefault="00CC537F" w:rsidP="6B06F679">
      <w:pPr>
        <w:pStyle w:val="berschrift3"/>
        <w:rPr>
          <w:rFonts w:asciiTheme="majorHAnsi" w:hAnsiTheme="majorHAnsi" w:cstheme="majorBidi"/>
        </w:rPr>
      </w:pPr>
      <w:bookmarkStart w:id="533" w:name="_Toc931721031"/>
      <w:r w:rsidRPr="6B06F679">
        <w:rPr>
          <w:rFonts w:asciiTheme="majorHAnsi" w:hAnsiTheme="majorHAnsi" w:cstheme="majorBidi"/>
        </w:rPr>
        <w:t>Notfallmanagement</w:t>
      </w:r>
      <w:bookmarkEnd w:id="533"/>
    </w:p>
    <w:p w14:paraId="32F3C7A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Im Tagesgeschäft haben wir immer wieder mit kleinen Störungen (Incidents) zu tun</w:t>
      </w:r>
      <w:r w:rsidR="0004172F" w:rsidRPr="001F59EC">
        <w:rPr>
          <w:rFonts w:asciiTheme="majorHAnsi" w:hAnsiTheme="majorHAnsi" w:cstheme="majorHAnsi"/>
        </w:rPr>
        <w:t>,</w:t>
      </w:r>
      <w:r w:rsidRPr="001F59EC">
        <w:rPr>
          <w:rFonts w:asciiTheme="majorHAnsi" w:hAnsiTheme="majorHAnsi" w:cstheme="majorHAnsi"/>
        </w:rPr>
        <w:t xml:space="preserve"> die wir kurzerhand lösen können. Der mögliche Schaden solcher Ereignisse ist aus Sicht der betroffenen Institution nur gering.</w:t>
      </w:r>
    </w:p>
    <w:p w14:paraId="4D403C18"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lastRenderedPageBreak/>
        <w:t>Erst dann, wenn Störungen oder Ausfälle größere Schäden verursachen können und ihre Behebung mit den üblichen Verfahren nicht mehr möglich ist, erfordern sie ein Notfallmanagement. Beispiele</w:t>
      </w:r>
      <w:r w:rsidR="0004172F" w:rsidRPr="001F59EC">
        <w:rPr>
          <w:rFonts w:asciiTheme="majorHAnsi" w:hAnsiTheme="majorHAnsi" w:cstheme="majorHAnsi"/>
        </w:rPr>
        <w:t xml:space="preserve"> dafür sind</w:t>
      </w:r>
      <w:r w:rsidRPr="001F59EC">
        <w:rPr>
          <w:rFonts w:asciiTheme="majorHAnsi" w:hAnsiTheme="majorHAnsi" w:cstheme="majorHAnsi"/>
        </w:rPr>
        <w:t>:</w:t>
      </w:r>
    </w:p>
    <w:p w14:paraId="344E5569"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d</w:t>
      </w:r>
      <w:r w:rsidR="00CC537F" w:rsidRPr="001F59EC">
        <w:rPr>
          <w:rFonts w:asciiTheme="majorHAnsi" w:hAnsiTheme="majorHAnsi" w:cstheme="majorHAnsi"/>
        </w:rPr>
        <w:t>urch Brände können wichtige Betriebsräume (z. B. das Rechenzentrum) nicht mehr genutzt werden</w:t>
      </w:r>
    </w:p>
    <w:p w14:paraId="3C2F7E2D" w14:textId="77777777" w:rsidR="00CC537F" w:rsidRPr="001F59EC" w:rsidRDefault="00CC537F" w:rsidP="00D914AD">
      <w:pPr>
        <w:pStyle w:val="Aufzhlung"/>
        <w:numPr>
          <w:ilvl w:val="0"/>
          <w:numId w:val="5"/>
        </w:numPr>
        <w:rPr>
          <w:rFonts w:asciiTheme="majorHAnsi" w:hAnsiTheme="majorHAnsi" w:cstheme="majorHAnsi"/>
        </w:rPr>
      </w:pPr>
      <w:r w:rsidRPr="001F59EC">
        <w:rPr>
          <w:rFonts w:asciiTheme="majorHAnsi" w:hAnsiTheme="majorHAnsi" w:cstheme="majorHAnsi"/>
        </w:rPr>
        <w:t>Personalausfall</w:t>
      </w:r>
    </w:p>
    <w:p w14:paraId="050866CF"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d</w:t>
      </w:r>
      <w:r w:rsidR="00CC537F" w:rsidRPr="001F59EC">
        <w:rPr>
          <w:rFonts w:asciiTheme="majorHAnsi" w:hAnsiTheme="majorHAnsi" w:cstheme="majorHAnsi"/>
        </w:rPr>
        <w:t>as Stromnetz fällt flächendeckend und über einen längeren Zeitraum hinweg aus</w:t>
      </w:r>
    </w:p>
    <w:p w14:paraId="2E5CBA3D" w14:textId="77777777" w:rsidR="00CC537F" w:rsidRPr="001F59EC" w:rsidRDefault="0004172F" w:rsidP="00D914AD">
      <w:pPr>
        <w:pStyle w:val="Aufzhlung"/>
        <w:numPr>
          <w:ilvl w:val="0"/>
          <w:numId w:val="5"/>
        </w:numPr>
        <w:rPr>
          <w:rFonts w:asciiTheme="majorHAnsi" w:hAnsiTheme="majorHAnsi" w:cstheme="majorHAnsi"/>
        </w:rPr>
      </w:pPr>
      <w:r w:rsidRPr="001F59EC">
        <w:rPr>
          <w:rFonts w:asciiTheme="majorHAnsi" w:hAnsiTheme="majorHAnsi" w:cstheme="majorHAnsi"/>
        </w:rPr>
        <w:t xml:space="preserve">wichtige </w:t>
      </w:r>
      <w:r w:rsidR="00CC537F" w:rsidRPr="001F59EC">
        <w:rPr>
          <w:rFonts w:asciiTheme="majorHAnsi" w:hAnsiTheme="majorHAnsi" w:cstheme="majorHAnsi"/>
        </w:rPr>
        <w:t>Kommunikationsnetze (Internet, Telefonnetz) fallen tagelang aus.</w:t>
      </w:r>
    </w:p>
    <w:p w14:paraId="366181F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Die folgende Tabelle erläutert die Unterschiede zwischen Störungen, Notfällen und Katastrophen und fasst zusammen, wann und welcher Prozess/Maßnahme gestartet wird.</w:t>
      </w:r>
    </w:p>
    <w:tbl>
      <w:tblPr>
        <w:tblStyle w:val="ahdFormatvorlage1"/>
        <w:tblW w:w="0" w:type="auto"/>
        <w:tblLook w:val="04A0" w:firstRow="1" w:lastRow="0" w:firstColumn="1" w:lastColumn="0" w:noHBand="0" w:noVBand="1"/>
      </w:tblPr>
      <w:tblGrid>
        <w:gridCol w:w="3020"/>
        <w:gridCol w:w="3021"/>
        <w:gridCol w:w="3021"/>
      </w:tblGrid>
      <w:tr w:rsidR="00CC537F" w:rsidRPr="001F59EC" w14:paraId="6F6D8CC5" w14:textId="77777777" w:rsidTr="00CC537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55C499DB"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Vorfallsart</w:t>
            </w:r>
          </w:p>
        </w:tc>
        <w:tc>
          <w:tcPr>
            <w:tcW w:w="3021" w:type="dxa"/>
          </w:tcPr>
          <w:p w14:paraId="724F4351" w14:textId="77777777" w:rsidR="00CC537F" w:rsidRPr="001F59EC" w:rsidRDefault="00CC537F" w:rsidP="00CC537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Erläuterung</w:t>
            </w:r>
          </w:p>
        </w:tc>
        <w:tc>
          <w:tcPr>
            <w:tcW w:w="3021" w:type="dxa"/>
          </w:tcPr>
          <w:p w14:paraId="65D675AE" w14:textId="77777777" w:rsidR="00CC537F" w:rsidRPr="001F59EC" w:rsidRDefault="00CC537F" w:rsidP="00CC537F">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Behandlung</w:t>
            </w:r>
          </w:p>
        </w:tc>
      </w:tr>
      <w:tr w:rsidR="00CC537F" w:rsidRPr="001F59EC" w14:paraId="3DAB4F9A" w14:textId="77777777" w:rsidTr="00CC537F">
        <w:tc>
          <w:tcPr>
            <w:cnfStyle w:val="001000000000" w:firstRow="0" w:lastRow="0" w:firstColumn="1" w:lastColumn="0" w:oddVBand="0" w:evenVBand="0" w:oddHBand="0" w:evenHBand="0" w:firstRowFirstColumn="0" w:firstRowLastColumn="0" w:lastRowFirstColumn="0" w:lastRowLastColumn="0"/>
            <w:tcW w:w="3020" w:type="dxa"/>
          </w:tcPr>
          <w:p w14:paraId="58BE455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Störung (Incident)</w:t>
            </w:r>
          </w:p>
        </w:tc>
        <w:tc>
          <w:tcPr>
            <w:tcW w:w="3021" w:type="dxa"/>
          </w:tcPr>
          <w:p w14:paraId="16782541"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Kurzzeitiger Ausfall von Prozessen oder Ressourcen mit nur geringem Schaden</w:t>
            </w:r>
          </w:p>
        </w:tc>
        <w:tc>
          <w:tcPr>
            <w:tcW w:w="3021" w:type="dxa"/>
          </w:tcPr>
          <w:p w14:paraId="1A39FCFE" w14:textId="77777777" w:rsidR="00CC537F" w:rsidRPr="001F59EC" w:rsidRDefault="00CC537F" w:rsidP="0004172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Behandlung ist Teil der üblichen Störungsbehebung (Ticket</w:t>
            </w:r>
            <w:r w:rsidR="0004172F" w:rsidRPr="001F59EC">
              <w:rPr>
                <w:rFonts w:asciiTheme="majorHAnsi" w:hAnsiTheme="majorHAnsi" w:cstheme="majorHAnsi"/>
              </w:rPr>
              <w:t>-</w:t>
            </w:r>
            <w:r w:rsidRPr="001F59EC">
              <w:rPr>
                <w:rFonts w:asciiTheme="majorHAnsi" w:hAnsiTheme="majorHAnsi" w:cstheme="majorHAnsi"/>
              </w:rPr>
              <w:t>Workflow)</w:t>
            </w:r>
          </w:p>
        </w:tc>
      </w:tr>
      <w:tr w:rsidR="00CC537F" w:rsidRPr="001F59EC" w14:paraId="157FADD6" w14:textId="77777777" w:rsidTr="00CC537F">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20" w:type="dxa"/>
          </w:tcPr>
          <w:p w14:paraId="70198AAE"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Notfall (Major Incident)</w:t>
            </w:r>
          </w:p>
        </w:tc>
        <w:tc>
          <w:tcPr>
            <w:tcW w:w="3021" w:type="dxa"/>
          </w:tcPr>
          <w:p w14:paraId="1EEA16D8" w14:textId="77777777" w:rsidR="00CC537F" w:rsidRPr="001F59EC" w:rsidRDefault="00CC537F" w:rsidP="00CC537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Länger andauernder Ausfall von Prozessen oder Ressourcen mit hohem oder sehr hohem Schaden</w:t>
            </w:r>
          </w:p>
        </w:tc>
        <w:tc>
          <w:tcPr>
            <w:tcW w:w="3021" w:type="dxa"/>
          </w:tcPr>
          <w:p w14:paraId="157B2A06" w14:textId="77777777" w:rsidR="00CC537F" w:rsidRPr="001F59EC" w:rsidRDefault="00CC537F" w:rsidP="00CC537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Störungsbeseitigung (Ticket</w:t>
            </w:r>
            <w:r w:rsidR="0004172F" w:rsidRPr="001F59EC">
              <w:rPr>
                <w:rFonts w:asciiTheme="majorHAnsi" w:hAnsiTheme="majorHAnsi" w:cstheme="majorHAnsi"/>
              </w:rPr>
              <w:t>-</w:t>
            </w:r>
            <w:r w:rsidRPr="001F59EC">
              <w:rPr>
                <w:rFonts w:asciiTheme="majorHAnsi" w:hAnsiTheme="majorHAnsi" w:cstheme="majorHAnsi"/>
              </w:rPr>
              <w:t>Workflow).</w:t>
            </w:r>
          </w:p>
          <w:p w14:paraId="3107DB95" w14:textId="77777777" w:rsidR="00CC537F" w:rsidRPr="001F59EC" w:rsidRDefault="00CC537F" w:rsidP="0004172F">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 Einleitung des </w:t>
            </w:r>
            <w:r w:rsidR="0004172F" w:rsidRPr="001F59EC">
              <w:rPr>
                <w:rFonts w:asciiTheme="majorHAnsi" w:hAnsiTheme="majorHAnsi" w:cstheme="majorHAnsi"/>
              </w:rPr>
              <w:t>Major-Incident-</w:t>
            </w:r>
            <w:r w:rsidRPr="001F59EC">
              <w:rPr>
                <w:rFonts w:asciiTheme="majorHAnsi" w:hAnsiTheme="majorHAnsi" w:cstheme="majorHAnsi"/>
              </w:rPr>
              <w:t>Prozesses</w:t>
            </w:r>
          </w:p>
        </w:tc>
      </w:tr>
      <w:tr w:rsidR="00CC537F" w:rsidRPr="001F59EC" w14:paraId="5B433B7F" w14:textId="77777777" w:rsidTr="00CC537F">
        <w:tc>
          <w:tcPr>
            <w:cnfStyle w:val="001000000000" w:firstRow="0" w:lastRow="0" w:firstColumn="1" w:lastColumn="0" w:oddVBand="0" w:evenVBand="0" w:oddHBand="0" w:evenHBand="0" w:firstRowFirstColumn="0" w:firstRowLastColumn="0" w:lastRowFirstColumn="0" w:lastRowLastColumn="0"/>
            <w:tcW w:w="3020" w:type="dxa"/>
          </w:tcPr>
          <w:p w14:paraId="5E3CA1E3" w14:textId="77777777" w:rsidR="00CC537F" w:rsidRPr="001F59EC" w:rsidRDefault="00CC537F" w:rsidP="00CC537F">
            <w:pPr>
              <w:rPr>
                <w:rFonts w:asciiTheme="majorHAnsi" w:hAnsiTheme="majorHAnsi" w:cstheme="majorHAnsi"/>
              </w:rPr>
            </w:pPr>
            <w:r w:rsidRPr="001F59EC">
              <w:rPr>
                <w:rFonts w:asciiTheme="majorHAnsi" w:hAnsiTheme="majorHAnsi" w:cstheme="majorHAnsi"/>
                <w:bCs/>
              </w:rPr>
              <w:t>Katastrophe</w:t>
            </w:r>
          </w:p>
        </w:tc>
        <w:tc>
          <w:tcPr>
            <w:tcW w:w="3021" w:type="dxa"/>
          </w:tcPr>
          <w:p w14:paraId="571B75AD"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Räumlich und zeitlich nicht begrenztes Großschadensereignis</w:t>
            </w:r>
          </w:p>
        </w:tc>
        <w:tc>
          <w:tcPr>
            <w:tcW w:w="3021" w:type="dxa"/>
          </w:tcPr>
          <w:p w14:paraId="537E637C"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Major</w:t>
            </w:r>
            <w:r w:rsidR="0004172F" w:rsidRPr="001F59EC">
              <w:rPr>
                <w:rFonts w:asciiTheme="majorHAnsi" w:hAnsiTheme="majorHAnsi" w:cstheme="majorHAnsi"/>
              </w:rPr>
              <w:t>-</w:t>
            </w:r>
            <w:r w:rsidRPr="001F59EC">
              <w:rPr>
                <w:rFonts w:asciiTheme="majorHAnsi" w:hAnsiTheme="majorHAnsi" w:cstheme="majorHAnsi"/>
              </w:rPr>
              <w:t>Incident</w:t>
            </w:r>
            <w:r w:rsidR="0004172F" w:rsidRPr="001F59EC">
              <w:rPr>
                <w:rFonts w:asciiTheme="majorHAnsi" w:hAnsiTheme="majorHAnsi" w:cstheme="majorHAnsi"/>
              </w:rPr>
              <w:t>-</w:t>
            </w:r>
            <w:r w:rsidRPr="001F59EC">
              <w:rPr>
                <w:rFonts w:asciiTheme="majorHAnsi" w:hAnsiTheme="majorHAnsi" w:cstheme="majorHAnsi"/>
              </w:rPr>
              <w:t>Prozess!</w:t>
            </w:r>
          </w:p>
          <w:p w14:paraId="32BB6CA1" w14:textId="77777777" w:rsidR="00CC537F" w:rsidRPr="001F59EC" w:rsidRDefault="00CC537F" w:rsidP="00CC537F">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rPr>
            </w:pPr>
            <w:r w:rsidRPr="001F59EC">
              <w:rPr>
                <w:rFonts w:asciiTheme="majorHAnsi" w:hAnsiTheme="majorHAnsi" w:cstheme="majorHAnsi"/>
              </w:rPr>
              <w:t xml:space="preserve">Die Situation wir durch die Verantwortungsträger </w:t>
            </w:r>
            <w:r w:rsidRPr="001F59EC">
              <w:rPr>
                <w:rFonts w:asciiTheme="majorHAnsi" w:hAnsiTheme="majorHAnsi" w:cstheme="majorHAnsi"/>
                <w:b/>
                <w:bCs/>
              </w:rPr>
              <w:t>bewertet</w:t>
            </w:r>
            <w:r w:rsidRPr="001F59EC">
              <w:rPr>
                <w:rFonts w:asciiTheme="majorHAnsi" w:hAnsiTheme="majorHAnsi" w:cstheme="majorHAnsi"/>
              </w:rPr>
              <w:t xml:space="preserve"> und es werden zeitliche entsprechende Maßnahmen festgelegt und ergriffen! Diese Maßnahmen und die Kommunikation sind zeitlich variabel. </w:t>
            </w:r>
          </w:p>
        </w:tc>
      </w:tr>
    </w:tbl>
    <w:p w14:paraId="3D4E5D44" w14:textId="77777777" w:rsidR="00CC537F" w:rsidRPr="001F59EC" w:rsidRDefault="00CC537F" w:rsidP="00CC537F">
      <w:pPr>
        <w:rPr>
          <w:rFonts w:asciiTheme="majorHAnsi" w:hAnsiTheme="majorHAnsi" w:cstheme="majorHAnsi"/>
        </w:rPr>
      </w:pPr>
    </w:p>
    <w:p w14:paraId="025CC349" w14:textId="77777777" w:rsidR="00B96366" w:rsidRPr="001F59EC" w:rsidRDefault="001470EC" w:rsidP="6B06F679">
      <w:pPr>
        <w:pStyle w:val="berschrift2"/>
        <w:rPr>
          <w:rFonts w:asciiTheme="majorHAnsi" w:hAnsiTheme="majorHAnsi" w:cstheme="majorBidi"/>
        </w:rPr>
      </w:pPr>
      <w:bookmarkStart w:id="534" w:name="_Toc1275859132"/>
      <w:r w:rsidRPr="6B06F679">
        <w:rPr>
          <w:rFonts w:asciiTheme="majorHAnsi" w:hAnsiTheme="majorHAnsi" w:cstheme="majorBidi"/>
        </w:rPr>
        <w:t>Definition und Ziele der einzelnen Prozesse des Service Operation Centers</w:t>
      </w:r>
      <w:bookmarkEnd w:id="534"/>
    </w:p>
    <w:p w14:paraId="3BBC893B" w14:textId="77777777" w:rsidR="00B96366" w:rsidRPr="001F59EC" w:rsidRDefault="00B96366" w:rsidP="6B06F679">
      <w:pPr>
        <w:pStyle w:val="berschrift3"/>
        <w:rPr>
          <w:rFonts w:asciiTheme="majorHAnsi" w:hAnsiTheme="majorHAnsi" w:cstheme="majorBidi"/>
        </w:rPr>
      </w:pPr>
      <w:bookmarkStart w:id="535" w:name="_Toc940405743"/>
      <w:r w:rsidRPr="6B06F679">
        <w:rPr>
          <w:rFonts w:asciiTheme="majorHAnsi" w:hAnsiTheme="majorHAnsi" w:cstheme="majorBidi"/>
        </w:rPr>
        <w:t>Event Management</w:t>
      </w:r>
      <w:bookmarkEnd w:id="535"/>
    </w:p>
    <w:p w14:paraId="4AE981BD"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Das Service Operation Center überwacht mit Hilfe einer dedizierten Software sämtliche im Einsatz befindlichen Systeme (Configuration Items), erkennt Trends, Muster und Schwachstellen und stößt proaktiv die Beseitigung von potentiellen Störungen oder vom System gemeldeten Fehlern an. </w:t>
      </w:r>
    </w:p>
    <w:p w14:paraId="7B231050"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Sämtliche solcher Meldungen (Events) werden in dem Prozess „Event Management“ ermittelt und zur Bearbeitung an den Service Desk übermittelt.</w:t>
      </w:r>
    </w:p>
    <w:p w14:paraId="0B35D968" w14:textId="18C81D3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Dazu zählt neben der Überwachung von Configuration Items auch das Monitoring der Kunden-Backups und der Autosupport der Storage-Systeme. Dabei wird der Kunde stets über alle vorgenommenen Maßnahmen informiert. Im </w:t>
      </w:r>
      <w:r w:rsidR="00572A1E" w:rsidRPr="001F59EC">
        <w:rPr>
          <w:rFonts w:asciiTheme="majorHAnsi" w:hAnsiTheme="majorHAnsi" w:cstheme="majorHAnsi"/>
        </w:rPr>
        <w:t>Proact</w:t>
      </w:r>
      <w:r w:rsidRPr="001F59EC">
        <w:rPr>
          <w:rFonts w:asciiTheme="majorHAnsi" w:hAnsiTheme="majorHAnsi" w:cstheme="majorHAnsi"/>
        </w:rPr>
        <w:t>-Kundenportal (my.</w:t>
      </w:r>
      <w:r w:rsidR="00572A1E" w:rsidRPr="001F59EC">
        <w:rPr>
          <w:rFonts w:asciiTheme="majorHAnsi" w:hAnsiTheme="majorHAnsi" w:cstheme="majorHAnsi"/>
        </w:rPr>
        <w:t>Proact</w:t>
      </w:r>
      <w:r w:rsidRPr="001F59EC">
        <w:rPr>
          <w:rFonts w:asciiTheme="majorHAnsi" w:hAnsiTheme="majorHAnsi" w:cstheme="majorHAnsi"/>
        </w:rPr>
        <w:t>.</w:t>
      </w:r>
      <w:r w:rsidR="00FA27E4" w:rsidRPr="001F59EC">
        <w:rPr>
          <w:rFonts w:asciiTheme="majorHAnsi" w:hAnsiTheme="majorHAnsi" w:cstheme="majorHAnsi"/>
        </w:rPr>
        <w:t>eu</w:t>
      </w:r>
      <w:r w:rsidRPr="001F59EC">
        <w:rPr>
          <w:rFonts w:asciiTheme="majorHAnsi" w:hAnsiTheme="majorHAnsi" w:cstheme="majorHAnsi"/>
        </w:rPr>
        <w:t xml:space="preserve">) kann der Kunde im Bereich „Monitoring“ den Status der Incidents verfolgen. </w:t>
      </w:r>
    </w:p>
    <w:p w14:paraId="2BE22680"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Ziel des Prozesses ist die Ermittlung von Informationen und Warnungen, Behebung von Störungen und Erkennung von Trends, Muster und Schwachstellen. </w:t>
      </w:r>
    </w:p>
    <w:p w14:paraId="1DEBCD6D" w14:textId="77777777"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Außerdem soll die generelle Verfügbarkeit von Services verbessert werden, indem Incidents/Problems proaktiv identifiziert und gelöst werden. Das Event Management stellt sicher, dass </w:t>
      </w:r>
      <w:r w:rsidRPr="001F59EC">
        <w:rPr>
          <w:rFonts w:asciiTheme="majorHAnsi" w:hAnsiTheme="majorHAnsi" w:cstheme="majorHAnsi"/>
        </w:rPr>
        <w:lastRenderedPageBreak/>
        <w:t>Konfigurationselemente (CIs) und Services kontinuierlich überwacht werden. Der Event-Management-Prozess filtert und kategorisiert Events, um ggf. geeignete Maßnahmen einzuleiten.</w:t>
      </w:r>
    </w:p>
    <w:p w14:paraId="7A3488AA" w14:textId="77777777" w:rsidR="00B96366" w:rsidRPr="001F59EC" w:rsidRDefault="00B96366" w:rsidP="6B06F679">
      <w:pPr>
        <w:pStyle w:val="berschrift3"/>
        <w:rPr>
          <w:rFonts w:asciiTheme="majorHAnsi" w:hAnsiTheme="majorHAnsi" w:cstheme="majorBidi"/>
        </w:rPr>
      </w:pPr>
      <w:bookmarkStart w:id="536" w:name="_Toc89838445"/>
      <w:r w:rsidRPr="6B06F679">
        <w:rPr>
          <w:rFonts w:asciiTheme="majorHAnsi" w:hAnsiTheme="majorHAnsi" w:cstheme="majorBidi"/>
        </w:rPr>
        <w:t>Incident Management</w:t>
      </w:r>
      <w:bookmarkEnd w:id="536"/>
      <w:r w:rsidRPr="6B06F679">
        <w:rPr>
          <w:rFonts w:asciiTheme="majorHAnsi" w:hAnsiTheme="majorHAnsi" w:cstheme="majorBidi"/>
        </w:rPr>
        <w:t xml:space="preserve"> </w:t>
      </w:r>
    </w:p>
    <w:p w14:paraId="4C6BD931" w14:textId="229E47AD" w:rsidR="00B96366" w:rsidRPr="001F59EC" w:rsidRDefault="00B96366" w:rsidP="00B96366">
      <w:pPr>
        <w:rPr>
          <w:rFonts w:asciiTheme="majorHAnsi" w:hAnsiTheme="majorHAnsi" w:cstheme="majorHAnsi"/>
        </w:rPr>
      </w:pPr>
      <w:r w:rsidRPr="001F59EC">
        <w:rPr>
          <w:rFonts w:asciiTheme="majorHAnsi" w:hAnsiTheme="majorHAnsi" w:cstheme="majorHAnsi"/>
        </w:rPr>
        <w:t xml:space="preserve">Der Incident Management-Prozess konzentriert sich bei Ausfällen auf die schnellstmögliche Wiederherstellung des Service für den Kunden, so dass Ausfälle eine minimale Auswirkung auf das Business haben. Gemeldete Störungen oder Servicebeeinträchtigungen werden im 1st Level aufgenommen, analysiert und bearbeitet. Sollte eine Störung nicht im 1st Level vom </w:t>
      </w:r>
      <w:r w:rsidR="00572A1E" w:rsidRPr="001F59EC">
        <w:rPr>
          <w:rFonts w:asciiTheme="majorHAnsi" w:hAnsiTheme="majorHAnsi" w:cstheme="majorHAnsi"/>
        </w:rPr>
        <w:t>Proact</w:t>
      </w:r>
      <w:r w:rsidRPr="001F59EC">
        <w:rPr>
          <w:rFonts w:asciiTheme="majorHAnsi" w:hAnsiTheme="majorHAnsi" w:cstheme="majorHAnsi"/>
        </w:rPr>
        <w:t xml:space="preserve"> Service Desk gelöst werden können, wird diese an das 2nd Level weitergeleitet, wo eine finale Lösung, oder, sollte dies im Rahmen der für den Dienst vom Kunden definierten Entstörzeiten nicht möglich sein, ein Workaround bereitgestellt wird. </w:t>
      </w:r>
    </w:p>
    <w:p w14:paraId="60781B51" w14:textId="7A4FC31E" w:rsidR="00B96366" w:rsidRPr="001F59EC" w:rsidRDefault="00B96366" w:rsidP="00B96366">
      <w:pPr>
        <w:rPr>
          <w:rFonts w:asciiTheme="majorHAnsi" w:hAnsiTheme="majorHAnsi" w:cstheme="majorHAnsi"/>
        </w:rPr>
      </w:pPr>
      <w:r w:rsidRPr="001F59EC">
        <w:rPr>
          <w:rFonts w:asciiTheme="majorHAnsi" w:hAnsiTheme="majorHAnsi" w:cstheme="majorHAnsi"/>
        </w:rPr>
        <w:t>Zielsetzung des Service Operation Centers ist die schnellstmögliche Wiederherstellung einen Service und die Unterstützung des Support Teams des Kunden.</w:t>
      </w:r>
    </w:p>
    <w:p w14:paraId="60FD4BE9" w14:textId="26ADB7A8" w:rsidR="00071947" w:rsidRPr="001F59EC" w:rsidRDefault="00AC794C" w:rsidP="00B96366">
      <w:pPr>
        <w:rPr>
          <w:rFonts w:asciiTheme="majorHAnsi" w:hAnsiTheme="majorHAnsi" w:cstheme="majorHAnsi"/>
        </w:rPr>
      </w:pPr>
      <w:r w:rsidRPr="001F59EC">
        <w:rPr>
          <w:rFonts w:asciiTheme="majorHAnsi" w:hAnsiTheme="majorHAnsi" w:cstheme="majorHAnsi"/>
          <w:noProof/>
        </w:rPr>
        <w:drawing>
          <wp:inline distT="0" distB="0" distL="0" distR="0" wp14:anchorId="716B6EB0" wp14:editId="562AACCF">
            <wp:extent cx="5760720" cy="3060700"/>
            <wp:effectExtent l="0" t="0" r="0" b="6350"/>
            <wp:docPr id="1052870549" name="Grafik 1"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870549" name="Grafik 1" descr="Ein Bild, das Text, Diagramm, Reihe, parallel enthält.&#10;&#10;KI-generierte Inhalte können fehlerhaft sein."/>
                    <pic:cNvPicPr/>
                  </pic:nvPicPr>
                  <pic:blipFill>
                    <a:blip r:embed="rId184"/>
                    <a:stretch>
                      <a:fillRect/>
                    </a:stretch>
                  </pic:blipFill>
                  <pic:spPr>
                    <a:xfrm>
                      <a:off x="0" y="0"/>
                      <a:ext cx="5760720" cy="3060700"/>
                    </a:xfrm>
                    <a:prstGeom prst="rect">
                      <a:avLst/>
                    </a:prstGeom>
                  </pic:spPr>
                </pic:pic>
              </a:graphicData>
            </a:graphic>
          </wp:inline>
        </w:drawing>
      </w:r>
    </w:p>
    <w:p w14:paraId="7C753F32" w14:textId="77777777" w:rsidR="00AC794C" w:rsidRPr="001F59EC" w:rsidRDefault="00AC794C" w:rsidP="00B96366">
      <w:pPr>
        <w:rPr>
          <w:rFonts w:asciiTheme="majorHAnsi" w:hAnsiTheme="majorHAnsi" w:cstheme="majorHAnsi"/>
        </w:rPr>
      </w:pPr>
    </w:p>
    <w:p w14:paraId="7ABCEF8E" w14:textId="77777777" w:rsidR="00CC537F" w:rsidRPr="001F59EC" w:rsidRDefault="00CC537F" w:rsidP="6B06F679">
      <w:pPr>
        <w:pStyle w:val="berschrift3"/>
        <w:rPr>
          <w:rFonts w:asciiTheme="majorHAnsi" w:hAnsiTheme="majorHAnsi" w:cstheme="majorBidi"/>
        </w:rPr>
      </w:pPr>
      <w:bookmarkStart w:id="537" w:name="_Toc52202005"/>
      <w:bookmarkStart w:id="538" w:name="_Toc52202081"/>
      <w:bookmarkStart w:id="539" w:name="_Toc52202157"/>
      <w:bookmarkStart w:id="540" w:name="_Toc52202233"/>
      <w:bookmarkStart w:id="541" w:name="_Toc52203761"/>
      <w:bookmarkStart w:id="542" w:name="_Toc52204671"/>
      <w:bookmarkStart w:id="543" w:name="_Toc52205002"/>
      <w:bookmarkStart w:id="544" w:name="_Toc52205119"/>
      <w:bookmarkStart w:id="545" w:name="_Toc52205236"/>
      <w:bookmarkStart w:id="546" w:name="_Toc151186025"/>
      <w:bookmarkEnd w:id="537"/>
      <w:bookmarkEnd w:id="538"/>
      <w:bookmarkEnd w:id="539"/>
      <w:bookmarkEnd w:id="540"/>
      <w:bookmarkEnd w:id="541"/>
      <w:bookmarkEnd w:id="542"/>
      <w:bookmarkEnd w:id="543"/>
      <w:bookmarkEnd w:id="544"/>
      <w:bookmarkEnd w:id="545"/>
      <w:r w:rsidRPr="6B06F679">
        <w:rPr>
          <w:rFonts w:asciiTheme="majorHAnsi" w:hAnsiTheme="majorHAnsi" w:cstheme="majorBidi"/>
        </w:rPr>
        <w:t>Request Fulfilment</w:t>
      </w:r>
      <w:bookmarkEnd w:id="546"/>
      <w:r w:rsidRPr="6B06F679">
        <w:rPr>
          <w:rFonts w:asciiTheme="majorHAnsi" w:hAnsiTheme="majorHAnsi" w:cstheme="majorBidi"/>
        </w:rPr>
        <w:t xml:space="preserve"> </w:t>
      </w:r>
    </w:p>
    <w:p w14:paraId="3D3F0177"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Der Request Fulfilment-Prozess ist der Prozess zur Bearbeitung von Service</w:t>
      </w:r>
      <w:r w:rsidR="008F2C11" w:rsidRPr="001F59EC">
        <w:rPr>
          <w:rFonts w:asciiTheme="majorHAnsi" w:hAnsiTheme="majorHAnsi" w:cstheme="majorHAnsi"/>
        </w:rPr>
        <w:t>-</w:t>
      </w:r>
      <w:r w:rsidRPr="001F59EC">
        <w:rPr>
          <w:rFonts w:asciiTheme="majorHAnsi" w:hAnsiTheme="majorHAnsi" w:cstheme="majorHAnsi"/>
        </w:rPr>
        <w:t>Anfragen. Meistens geht es um wiederkehrende Standard</w:t>
      </w:r>
      <w:r w:rsidR="008F2C11" w:rsidRPr="001F59EC">
        <w:rPr>
          <w:rFonts w:asciiTheme="majorHAnsi" w:hAnsiTheme="majorHAnsi" w:cstheme="majorHAnsi"/>
        </w:rPr>
        <w:t>-</w:t>
      </w:r>
      <w:r w:rsidRPr="001F59EC">
        <w:rPr>
          <w:rFonts w:asciiTheme="majorHAnsi" w:hAnsiTheme="majorHAnsi" w:cstheme="majorHAnsi"/>
        </w:rPr>
        <w:t xml:space="preserve">Anfragen, die ohne finanzielle </w:t>
      </w:r>
      <w:r w:rsidR="008F2C11" w:rsidRPr="001F59EC">
        <w:rPr>
          <w:rFonts w:asciiTheme="majorHAnsi" w:hAnsiTheme="majorHAnsi" w:cstheme="majorHAnsi"/>
        </w:rPr>
        <w:t xml:space="preserve">Auswirkungen </w:t>
      </w:r>
      <w:r w:rsidRPr="001F59EC">
        <w:rPr>
          <w:rFonts w:asciiTheme="majorHAnsi" w:hAnsiTheme="majorHAnsi" w:cstheme="majorHAnsi"/>
        </w:rPr>
        <w:t>oder technische Risiken umgesetzt werden können. Nach positiver Prüfung auf Autorisierung des Kunden wird die Standard</w:t>
      </w:r>
      <w:r w:rsidR="008F2C11" w:rsidRPr="001F59EC">
        <w:rPr>
          <w:rFonts w:asciiTheme="majorHAnsi" w:hAnsiTheme="majorHAnsi" w:cstheme="majorHAnsi"/>
        </w:rPr>
        <w:t>-</w:t>
      </w:r>
      <w:r w:rsidRPr="001F59EC">
        <w:rPr>
          <w:rFonts w:asciiTheme="majorHAnsi" w:hAnsiTheme="majorHAnsi" w:cstheme="majorHAnsi"/>
        </w:rPr>
        <w:t xml:space="preserve">Anfrage bearbeitet und der Kunde informiert. </w:t>
      </w:r>
    </w:p>
    <w:p w14:paraId="3527F4D8" w14:textId="4B0D1B56" w:rsidR="00CC537F" w:rsidRPr="001F59EC" w:rsidRDefault="00CC537F" w:rsidP="00CC537F">
      <w:pPr>
        <w:rPr>
          <w:rFonts w:asciiTheme="majorHAnsi" w:hAnsiTheme="majorHAnsi" w:cstheme="majorHAnsi"/>
        </w:rPr>
      </w:pPr>
      <w:r w:rsidRPr="001F59EC">
        <w:rPr>
          <w:rFonts w:asciiTheme="majorHAnsi" w:hAnsiTheme="majorHAnsi" w:cstheme="majorHAnsi"/>
        </w:rPr>
        <w:t>Ziel dieses Prozesses ist die Bearbeitung von Service Requests.</w:t>
      </w:r>
    </w:p>
    <w:p w14:paraId="50DE9CCA" w14:textId="4012745F" w:rsidR="00071947" w:rsidRPr="001F59EC" w:rsidRDefault="009B2288" w:rsidP="00CC537F">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1F074A2A" wp14:editId="7A54C8BD">
            <wp:extent cx="5760720" cy="3066036"/>
            <wp:effectExtent l="0" t="0" r="0" b="1270"/>
            <wp:docPr id="485341444" name="Grafik 485341444" descr="Ein Bild, das Text, Diagramm, Reihe, parall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341444" name="Grafik 485341444" descr="Ein Bild, das Text, Diagramm, Reihe, parallel enthält.&#10;&#10;KI-generierte Inhalte können fehlerhaft sein."/>
                    <pic:cNvPicPr/>
                  </pic:nvPicPr>
                  <pic:blipFill>
                    <a:blip r:embed="rId185" cstate="print">
                      <a:extLst>
                        <a:ext uri="{28A0092B-C50C-407E-A947-70E740481C1C}">
                          <a14:useLocalDpi xmlns:a14="http://schemas.microsoft.com/office/drawing/2010/main" val="0"/>
                        </a:ext>
                      </a:extLst>
                    </a:blip>
                    <a:stretch>
                      <a:fillRect/>
                    </a:stretch>
                  </pic:blipFill>
                  <pic:spPr>
                    <a:xfrm>
                      <a:off x="0" y="0"/>
                      <a:ext cx="5760720" cy="3066036"/>
                    </a:xfrm>
                    <a:prstGeom prst="rect">
                      <a:avLst/>
                    </a:prstGeom>
                  </pic:spPr>
                </pic:pic>
              </a:graphicData>
            </a:graphic>
          </wp:inline>
        </w:drawing>
      </w:r>
    </w:p>
    <w:p w14:paraId="788961A5" w14:textId="77777777" w:rsidR="009B2288" w:rsidRPr="001F59EC" w:rsidRDefault="009B2288" w:rsidP="00CC537F">
      <w:pPr>
        <w:rPr>
          <w:rFonts w:asciiTheme="majorHAnsi" w:hAnsiTheme="majorHAnsi" w:cstheme="majorHAnsi"/>
        </w:rPr>
      </w:pPr>
    </w:p>
    <w:p w14:paraId="58E8C84D" w14:textId="77777777" w:rsidR="001470EC" w:rsidRPr="001F59EC" w:rsidRDefault="001470EC" w:rsidP="6B06F679">
      <w:pPr>
        <w:pStyle w:val="berschrift3"/>
        <w:rPr>
          <w:rFonts w:asciiTheme="majorHAnsi" w:hAnsiTheme="majorHAnsi" w:cstheme="majorBidi"/>
        </w:rPr>
      </w:pPr>
      <w:bookmarkStart w:id="547" w:name="_Toc206494546"/>
      <w:r w:rsidRPr="6B06F679">
        <w:rPr>
          <w:rFonts w:asciiTheme="majorHAnsi" w:hAnsiTheme="majorHAnsi" w:cstheme="majorBidi"/>
        </w:rPr>
        <w:t>Problem Management</w:t>
      </w:r>
      <w:bookmarkEnd w:id="547"/>
      <w:r w:rsidRPr="6B06F679">
        <w:rPr>
          <w:rFonts w:asciiTheme="majorHAnsi" w:hAnsiTheme="majorHAnsi" w:cstheme="majorBidi"/>
        </w:rPr>
        <w:t xml:space="preserve"> </w:t>
      </w:r>
    </w:p>
    <w:p w14:paraId="755916E6" w14:textId="36193ABF"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Das Problem Management beschäftigt sich mit der Analyse und der Auflösung der Ursachen von Incidents. Zusätzlich entwickelt es proaktive Aktivitäten zur Verhinderung aktueller und zukünftiger Incidents und pflegt diese als „Known Error“ in der </w:t>
      </w:r>
      <w:r w:rsidR="00572A1E" w:rsidRPr="001F59EC">
        <w:rPr>
          <w:rFonts w:asciiTheme="majorHAnsi" w:hAnsiTheme="majorHAnsi" w:cstheme="majorHAnsi"/>
        </w:rPr>
        <w:t>Proact</w:t>
      </w:r>
      <w:r w:rsidRPr="001F59EC">
        <w:rPr>
          <w:rFonts w:asciiTheme="majorHAnsi" w:hAnsiTheme="majorHAnsi" w:cstheme="majorHAnsi"/>
        </w:rPr>
        <w:t xml:space="preserve"> Knowledge Base, die eine schnelle Diagnose bei neu auftretenden Incidents ermöglicht.</w:t>
      </w:r>
    </w:p>
    <w:p w14:paraId="75D06917" w14:textId="2644926F" w:rsidR="001470EC" w:rsidRPr="001F59EC" w:rsidRDefault="001470EC" w:rsidP="001470EC">
      <w:pPr>
        <w:rPr>
          <w:rFonts w:asciiTheme="majorHAnsi" w:hAnsiTheme="majorHAnsi" w:cstheme="majorHAnsi"/>
        </w:rPr>
      </w:pPr>
      <w:r w:rsidRPr="001F59EC">
        <w:rPr>
          <w:rFonts w:asciiTheme="majorHAnsi" w:hAnsiTheme="majorHAnsi" w:cstheme="majorHAnsi"/>
        </w:rPr>
        <w:t>Ziel des Problem Management-Prozesses ist die Auflösung von Ursachen und die Verhinderung von Incidents.</w:t>
      </w:r>
      <w:r w:rsidR="00FC33B6" w:rsidRPr="001F59EC">
        <w:rPr>
          <w:rFonts w:asciiTheme="majorHAnsi" w:hAnsiTheme="majorHAnsi" w:cstheme="majorHAnsi"/>
        </w:rPr>
        <w:t xml:space="preserve"> </w:t>
      </w:r>
    </w:p>
    <w:p w14:paraId="2FB27169" w14:textId="2EEC340C" w:rsidR="00071947" w:rsidRPr="001F59EC" w:rsidRDefault="00071947" w:rsidP="001470EC">
      <w:pPr>
        <w:rPr>
          <w:rFonts w:asciiTheme="majorHAnsi" w:hAnsiTheme="majorHAnsi" w:cstheme="majorHAnsi"/>
        </w:rPr>
      </w:pPr>
      <w:r w:rsidRPr="001F59EC">
        <w:rPr>
          <w:rFonts w:asciiTheme="majorHAnsi" w:hAnsiTheme="majorHAnsi" w:cstheme="majorHAnsi"/>
          <w:noProof/>
        </w:rPr>
        <w:drawing>
          <wp:inline distT="0" distB="0" distL="0" distR="0" wp14:anchorId="5FA25790" wp14:editId="41901DD2">
            <wp:extent cx="5750560" cy="3123565"/>
            <wp:effectExtent l="0" t="0" r="2540" b="635"/>
            <wp:docPr id="80" name="Grafik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86" cstate="print">
                      <a:extLst>
                        <a:ext uri="{28A0092B-C50C-407E-A947-70E740481C1C}">
                          <a14:useLocalDpi xmlns:a14="http://schemas.microsoft.com/office/drawing/2010/main" val="0"/>
                        </a:ext>
                      </a:extLst>
                    </a:blip>
                    <a:srcRect/>
                    <a:stretch>
                      <a:fillRect/>
                    </a:stretch>
                  </pic:blipFill>
                  <pic:spPr bwMode="auto">
                    <a:xfrm>
                      <a:off x="0" y="0"/>
                      <a:ext cx="5750560" cy="3123565"/>
                    </a:xfrm>
                    <a:prstGeom prst="rect">
                      <a:avLst/>
                    </a:prstGeom>
                    <a:noFill/>
                    <a:ln>
                      <a:noFill/>
                    </a:ln>
                  </pic:spPr>
                </pic:pic>
              </a:graphicData>
            </a:graphic>
          </wp:inline>
        </w:drawing>
      </w:r>
    </w:p>
    <w:p w14:paraId="575C9B27" w14:textId="77777777" w:rsidR="00412954" w:rsidRPr="001F59EC" w:rsidRDefault="00CC537F" w:rsidP="6B06F679">
      <w:pPr>
        <w:pStyle w:val="berschrift3"/>
        <w:rPr>
          <w:rFonts w:asciiTheme="majorHAnsi" w:hAnsiTheme="majorHAnsi" w:cstheme="majorBidi"/>
        </w:rPr>
      </w:pPr>
      <w:bookmarkStart w:id="548" w:name="_Toc52202008"/>
      <w:bookmarkStart w:id="549" w:name="_Toc52202084"/>
      <w:bookmarkStart w:id="550" w:name="_Toc52202160"/>
      <w:bookmarkStart w:id="551" w:name="_Toc52202236"/>
      <w:bookmarkStart w:id="552" w:name="_Toc52203764"/>
      <w:bookmarkStart w:id="553" w:name="_Toc52204674"/>
      <w:bookmarkStart w:id="554" w:name="_Toc52205005"/>
      <w:bookmarkStart w:id="555" w:name="_Toc52205122"/>
      <w:bookmarkStart w:id="556" w:name="_Toc52205239"/>
      <w:bookmarkStart w:id="557" w:name="_Toc1377239602"/>
      <w:bookmarkEnd w:id="548"/>
      <w:bookmarkEnd w:id="549"/>
      <w:bookmarkEnd w:id="550"/>
      <w:bookmarkEnd w:id="551"/>
      <w:bookmarkEnd w:id="552"/>
      <w:bookmarkEnd w:id="553"/>
      <w:bookmarkEnd w:id="554"/>
      <w:bookmarkEnd w:id="555"/>
      <w:bookmarkEnd w:id="556"/>
      <w:r w:rsidRPr="6B06F679">
        <w:rPr>
          <w:rFonts w:asciiTheme="majorHAnsi" w:hAnsiTheme="majorHAnsi" w:cstheme="majorBidi"/>
        </w:rPr>
        <w:lastRenderedPageBreak/>
        <w:t>Change Management</w:t>
      </w:r>
      <w:bookmarkEnd w:id="557"/>
      <w:r w:rsidRPr="6B06F679">
        <w:rPr>
          <w:rFonts w:asciiTheme="majorHAnsi" w:hAnsiTheme="majorHAnsi" w:cstheme="majorBidi"/>
        </w:rPr>
        <w:t xml:space="preserve"> </w:t>
      </w:r>
    </w:p>
    <w:p w14:paraId="16B9147E" w14:textId="77777777" w:rsidR="00412954" w:rsidRPr="001F59EC" w:rsidRDefault="00CC537F" w:rsidP="00412954">
      <w:pPr>
        <w:rPr>
          <w:rFonts w:asciiTheme="majorHAnsi" w:hAnsiTheme="majorHAnsi" w:cstheme="majorHAnsi"/>
        </w:rPr>
      </w:pPr>
      <w:r w:rsidRPr="001F59EC">
        <w:rPr>
          <w:rFonts w:asciiTheme="majorHAnsi" w:hAnsiTheme="majorHAnsi" w:cstheme="majorHAnsi"/>
        </w:rPr>
        <w:t xml:space="preserve">Im Rahmen des Change Managements werden Änderungen initiiert, dokumentiert und autorisiert. Dies geschieht in Form eines </w:t>
      </w:r>
      <w:r w:rsidR="00412954" w:rsidRPr="001F59EC">
        <w:rPr>
          <w:rFonts w:asciiTheme="majorHAnsi" w:hAnsiTheme="majorHAnsi" w:cstheme="majorHAnsi"/>
        </w:rPr>
        <w:t>Change Requests/</w:t>
      </w:r>
      <w:r w:rsidRPr="001F59EC">
        <w:rPr>
          <w:rFonts w:asciiTheme="majorHAnsi" w:hAnsiTheme="majorHAnsi" w:cstheme="majorHAnsi"/>
        </w:rPr>
        <w:t xml:space="preserve">Request for Changes (RfCs). </w:t>
      </w:r>
    </w:p>
    <w:p w14:paraId="5553D9C6" w14:textId="77777777" w:rsidR="00412954" w:rsidRPr="001F59EC" w:rsidRDefault="00CC537F" w:rsidP="00CC537F">
      <w:pPr>
        <w:rPr>
          <w:rFonts w:asciiTheme="majorHAnsi" w:hAnsiTheme="majorHAnsi" w:cstheme="majorHAnsi"/>
        </w:rPr>
      </w:pPr>
      <w:r w:rsidRPr="001F59EC">
        <w:rPr>
          <w:rFonts w:asciiTheme="majorHAnsi" w:hAnsiTheme="majorHAnsi" w:cstheme="majorHAnsi"/>
        </w:rPr>
        <w:t>Darüber hinaus werden Auswirkungen, Kosten, Vorteile und Risiken der in Erwägung gezogenen Änderungen analysiert und bewertet. Im Change Advisory Board (CAB) werden regelmäßig geplante Änderungen genehmigt und deren Implementierung angestoßen, überwacht und reportet.</w:t>
      </w:r>
    </w:p>
    <w:p w14:paraId="0CD65D05" w14:textId="77777777" w:rsidR="00027299" w:rsidRPr="001F59EC" w:rsidRDefault="00CC537F" w:rsidP="00CC537F">
      <w:pPr>
        <w:rPr>
          <w:rFonts w:asciiTheme="majorHAnsi" w:hAnsiTheme="majorHAnsi" w:cstheme="majorHAnsi"/>
        </w:rPr>
      </w:pPr>
      <w:r w:rsidRPr="001F59EC">
        <w:rPr>
          <w:rFonts w:asciiTheme="majorHAnsi" w:hAnsiTheme="majorHAnsi" w:cstheme="majorHAnsi"/>
        </w:rPr>
        <w:t xml:space="preserve"> Das Ziel ist, dass alle Anpassungen an der IT-Infrastruktur kontrolliert, effizient und unter Minimierung von Risiken für den Betrieb bestehender Business-Services durchgeführt werden.</w:t>
      </w:r>
    </w:p>
    <w:p w14:paraId="16BB455C"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 xml:space="preserve">Change Management – Genehmigung und Change Advisory Board </w:t>
      </w:r>
    </w:p>
    <w:p w14:paraId="2960AB45" w14:textId="36957046" w:rsidR="00CC537F" w:rsidRPr="001F59EC" w:rsidRDefault="00CC537F" w:rsidP="00CC537F">
      <w:pPr>
        <w:rPr>
          <w:rFonts w:asciiTheme="majorHAnsi" w:hAnsiTheme="majorHAnsi" w:cstheme="majorHAnsi"/>
        </w:rPr>
      </w:pPr>
      <w:r w:rsidRPr="001F59EC">
        <w:rPr>
          <w:rFonts w:asciiTheme="majorHAnsi" w:hAnsiTheme="majorHAnsi" w:cstheme="majorHAnsi"/>
        </w:rPr>
        <w:t>Die Changes werden über einen RfC (Request for Change) eingereicht. Die RfCs werden in einem CAB (Change Advisory Board) von den unterschiedlichen Verantwortlichen bewertet und genehmigt/abgelehnt. Das CAB ist eine Art Gremium</w:t>
      </w:r>
      <w:r w:rsidR="00F54A04" w:rsidRPr="001F59EC">
        <w:rPr>
          <w:rFonts w:asciiTheme="majorHAnsi" w:hAnsiTheme="majorHAnsi" w:cstheme="majorHAnsi"/>
        </w:rPr>
        <w:t>, welches</w:t>
      </w:r>
      <w:r w:rsidRPr="001F59EC">
        <w:rPr>
          <w:rFonts w:asciiTheme="majorHAnsi" w:hAnsiTheme="majorHAnsi" w:cstheme="majorHAnsi"/>
        </w:rPr>
        <w:t xml:space="preserve"> die Changes auf technische und finanzielle Risiken hin bewertet. </w:t>
      </w:r>
    </w:p>
    <w:p w14:paraId="1E0104F3" w14:textId="588D6115" w:rsidR="00071947" w:rsidRPr="001F59EC" w:rsidRDefault="00E76BF9" w:rsidP="00CC537F">
      <w:pPr>
        <w:rPr>
          <w:rFonts w:asciiTheme="majorHAnsi" w:hAnsiTheme="majorHAnsi" w:cstheme="majorHAnsi"/>
        </w:rPr>
      </w:pPr>
      <w:r w:rsidRPr="001F59EC">
        <w:rPr>
          <w:rFonts w:asciiTheme="majorHAnsi" w:hAnsiTheme="majorHAnsi" w:cstheme="majorHAnsi"/>
          <w:noProof/>
        </w:rPr>
        <w:drawing>
          <wp:inline distT="0" distB="0" distL="0" distR="0" wp14:anchorId="42D23C2B" wp14:editId="0D752AAB">
            <wp:extent cx="5760720" cy="2209069"/>
            <wp:effectExtent l="0" t="0" r="0" b="1270"/>
            <wp:docPr id="1760348170" name="Grafik 1760348170" descr="Ein Bild, das Text, Diagramm, Screensho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348170" name="Grafik 1760348170" descr="Ein Bild, das Text, Diagramm, Screenshot, Reihe enthält.&#10;&#10;KI-generierte Inhalte können fehlerhaft sein."/>
                    <pic:cNvPicPr/>
                  </pic:nvPicPr>
                  <pic:blipFill>
                    <a:blip r:embed="rId187" cstate="print">
                      <a:extLst>
                        <a:ext uri="{28A0092B-C50C-407E-A947-70E740481C1C}">
                          <a14:useLocalDpi xmlns:a14="http://schemas.microsoft.com/office/drawing/2010/main" val="0"/>
                        </a:ext>
                      </a:extLst>
                    </a:blip>
                    <a:stretch>
                      <a:fillRect/>
                    </a:stretch>
                  </pic:blipFill>
                  <pic:spPr>
                    <a:xfrm>
                      <a:off x="0" y="0"/>
                      <a:ext cx="5760720" cy="2209069"/>
                    </a:xfrm>
                    <a:prstGeom prst="rect">
                      <a:avLst/>
                    </a:prstGeom>
                  </pic:spPr>
                </pic:pic>
              </a:graphicData>
            </a:graphic>
          </wp:inline>
        </w:drawing>
      </w:r>
    </w:p>
    <w:p w14:paraId="7C974F87" w14:textId="77777777" w:rsidR="001470EC" w:rsidRPr="001F59EC" w:rsidRDefault="001470EC" w:rsidP="6B06F679">
      <w:pPr>
        <w:pStyle w:val="berschrift3"/>
        <w:rPr>
          <w:rFonts w:asciiTheme="majorHAnsi" w:hAnsiTheme="majorHAnsi" w:cstheme="majorBidi"/>
        </w:rPr>
      </w:pPr>
      <w:bookmarkStart w:id="558" w:name="_Toc1946895156"/>
      <w:r w:rsidRPr="6B06F679">
        <w:rPr>
          <w:rFonts w:asciiTheme="majorHAnsi" w:hAnsiTheme="majorHAnsi" w:cstheme="majorBidi"/>
        </w:rPr>
        <w:t>IT Operations Management</w:t>
      </w:r>
      <w:bookmarkEnd w:id="558"/>
      <w:r w:rsidRPr="6B06F679">
        <w:rPr>
          <w:rFonts w:asciiTheme="majorHAnsi" w:hAnsiTheme="majorHAnsi" w:cstheme="majorBidi"/>
        </w:rPr>
        <w:t xml:space="preserve"> </w:t>
      </w:r>
    </w:p>
    <w:p w14:paraId="53D2E999" w14:textId="0063E5C1"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Die Kollegen des IT Operations Managements führen die täglichen, operativen Aktivitäten durch, die für den Betrieb der </w:t>
      </w:r>
      <w:r w:rsidR="00572A1E" w:rsidRPr="001F59EC">
        <w:rPr>
          <w:rFonts w:asciiTheme="majorHAnsi" w:hAnsiTheme="majorHAnsi" w:cstheme="majorHAnsi"/>
        </w:rPr>
        <w:t>Proact</w:t>
      </w:r>
      <w:r w:rsidRPr="001F59EC">
        <w:rPr>
          <w:rFonts w:asciiTheme="majorHAnsi" w:hAnsiTheme="majorHAnsi" w:cstheme="majorHAnsi"/>
        </w:rPr>
        <w:t xml:space="preserve"> Cloud notwendig sind. </w:t>
      </w:r>
    </w:p>
    <w:p w14:paraId="5D5880A6" w14:textId="123098F3"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Im IT Operations Management wird in erster Linie der fehlerfreie Betrieb und die Wartung der </w:t>
      </w:r>
      <w:r w:rsidR="00572A1E" w:rsidRPr="001F59EC">
        <w:rPr>
          <w:rFonts w:asciiTheme="majorHAnsi" w:hAnsiTheme="majorHAnsi" w:cstheme="majorHAnsi"/>
        </w:rPr>
        <w:t>Proact</w:t>
      </w:r>
      <w:r w:rsidRPr="001F59EC">
        <w:rPr>
          <w:rFonts w:asciiTheme="majorHAnsi" w:hAnsiTheme="majorHAnsi" w:cstheme="majorHAnsi"/>
        </w:rPr>
        <w:t xml:space="preserve"> Cloud sichergestellt. Falls notwendig, werden Patches eingespielt, im Falle von Fehlerbeseitigungsmaßnahmen ad hoc, aber auch zu fest definierten und mit dem Kunden abgestimmten Patch-Day-Terminen. Darüber hinaus überprüft das IT Operations Management laufend wie die Systeme ausgelastet sind (Capacity Controlling), beobachtet das Wachstum der Daten und stellt sicher, dass jederzeit ausreichend Kapazitäten vorhanden sind. </w:t>
      </w:r>
    </w:p>
    <w:p w14:paraId="274C59FD" w14:textId="6D9452FC"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Im Bereich Datacenter Management überwacht das IT Operations Management den ordnungsgemäßen Betrieb der Stromversorgung und Klimatisierung innerhalb der </w:t>
      </w:r>
      <w:r w:rsidR="00572A1E" w:rsidRPr="001F59EC">
        <w:rPr>
          <w:rFonts w:asciiTheme="majorHAnsi" w:hAnsiTheme="majorHAnsi" w:cstheme="majorHAnsi"/>
        </w:rPr>
        <w:t>Proact</w:t>
      </w:r>
      <w:r w:rsidRPr="001F59EC">
        <w:rPr>
          <w:rFonts w:asciiTheme="majorHAnsi" w:hAnsiTheme="majorHAnsi" w:cstheme="majorHAnsi"/>
        </w:rPr>
        <w:t xml:space="preserve">-Rechenzentren. Im Falle von Abweichungen sorgt das Team für die Wiederherstellung der vorgeschriebenen Parameter. Außerdem verwaltet das Team die Zutrittskontrolle und -vergabe zu den Rechenzentren gemäß den </w:t>
      </w:r>
      <w:r w:rsidR="00572A1E" w:rsidRPr="001F59EC">
        <w:rPr>
          <w:rFonts w:asciiTheme="majorHAnsi" w:hAnsiTheme="majorHAnsi" w:cstheme="majorHAnsi"/>
        </w:rPr>
        <w:t>Proact</w:t>
      </w:r>
      <w:r w:rsidRPr="001F59EC">
        <w:rPr>
          <w:rFonts w:asciiTheme="majorHAnsi" w:hAnsiTheme="majorHAnsi" w:cstheme="majorHAnsi"/>
        </w:rPr>
        <w:t xml:space="preserve"> Sicherheitsrichtlinien.</w:t>
      </w:r>
    </w:p>
    <w:p w14:paraId="37251827" w14:textId="3B68A912" w:rsidR="001470EC" w:rsidRPr="001F59EC" w:rsidRDefault="001470EC" w:rsidP="001470EC">
      <w:pPr>
        <w:rPr>
          <w:rFonts w:asciiTheme="majorHAnsi" w:hAnsiTheme="majorHAnsi" w:cstheme="majorHAnsi"/>
        </w:rPr>
      </w:pPr>
      <w:r w:rsidRPr="001F59EC">
        <w:rPr>
          <w:rFonts w:asciiTheme="majorHAnsi" w:hAnsiTheme="majorHAnsi" w:cstheme="majorHAnsi"/>
        </w:rPr>
        <w:t xml:space="preserve">Ziel des Prozesses ist der fehlerfreie Betrieb der </w:t>
      </w:r>
      <w:r w:rsidR="00572A1E" w:rsidRPr="001F59EC">
        <w:rPr>
          <w:rFonts w:asciiTheme="majorHAnsi" w:hAnsiTheme="majorHAnsi" w:cstheme="majorHAnsi"/>
        </w:rPr>
        <w:t>Proact</w:t>
      </w:r>
      <w:r w:rsidRPr="001F59EC">
        <w:rPr>
          <w:rFonts w:asciiTheme="majorHAnsi" w:hAnsiTheme="majorHAnsi" w:cstheme="majorHAnsi"/>
        </w:rPr>
        <w:t xml:space="preserve"> Cloud.</w:t>
      </w:r>
    </w:p>
    <w:p w14:paraId="251C5075" w14:textId="77777777" w:rsidR="00CC537F" w:rsidRPr="001F59EC" w:rsidRDefault="00CC537F" w:rsidP="6B06F679">
      <w:pPr>
        <w:pStyle w:val="berschrift3"/>
        <w:rPr>
          <w:rFonts w:asciiTheme="majorHAnsi" w:hAnsiTheme="majorHAnsi" w:cstheme="majorBidi"/>
        </w:rPr>
      </w:pPr>
      <w:bookmarkStart w:id="559" w:name="_Toc52204696"/>
      <w:bookmarkStart w:id="560" w:name="_Toc52205026"/>
      <w:bookmarkStart w:id="561" w:name="_Toc52205143"/>
      <w:bookmarkStart w:id="562" w:name="_Toc52205260"/>
      <w:bookmarkStart w:id="563" w:name="_Toc52204701"/>
      <w:bookmarkStart w:id="564" w:name="_Toc52205031"/>
      <w:bookmarkStart w:id="565" w:name="_Toc52205148"/>
      <w:bookmarkStart w:id="566" w:name="_Toc52205265"/>
      <w:bookmarkStart w:id="567" w:name="_Toc2120585845"/>
      <w:bookmarkEnd w:id="559"/>
      <w:bookmarkEnd w:id="560"/>
      <w:bookmarkEnd w:id="561"/>
      <w:bookmarkEnd w:id="562"/>
      <w:bookmarkEnd w:id="563"/>
      <w:bookmarkEnd w:id="564"/>
      <w:bookmarkEnd w:id="565"/>
      <w:bookmarkEnd w:id="566"/>
      <w:r w:rsidRPr="6B06F679">
        <w:rPr>
          <w:rFonts w:asciiTheme="majorHAnsi" w:hAnsiTheme="majorHAnsi" w:cstheme="majorBidi"/>
        </w:rPr>
        <w:lastRenderedPageBreak/>
        <w:t>Eskalation Management – Ziele</w:t>
      </w:r>
      <w:bookmarkEnd w:id="567"/>
      <w:r w:rsidRPr="6B06F679">
        <w:rPr>
          <w:rFonts w:asciiTheme="majorHAnsi" w:hAnsiTheme="majorHAnsi" w:cstheme="majorBidi"/>
        </w:rPr>
        <w:t xml:space="preserve"> </w:t>
      </w:r>
    </w:p>
    <w:p w14:paraId="4A476C80"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Eine Aktivität, bei der zusätzliche Ressourcen eingeholt werden, wenn diese erforderlich sind, um den Service Level Zielen oder Kundenerwartungen gerecht zu werden. Eskalationen können innerhalb aller IT Service Management Prozesse erforderlich sein, werden jedoch meistens mit dem Incident- und dem Problem Management in Verbindung gebracht. Es sind zwei Eskalationstypen definiert: funktionale Eskalatio</w:t>
      </w:r>
      <w:r w:rsidR="00F54A04" w:rsidRPr="001F59EC">
        <w:rPr>
          <w:rFonts w:asciiTheme="majorHAnsi" w:hAnsiTheme="majorHAnsi" w:cstheme="majorHAnsi"/>
        </w:rPr>
        <w:t>n und hierarchische Eskalation.</w:t>
      </w:r>
    </w:p>
    <w:p w14:paraId="311A35BB"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 xml:space="preserve">Eskalation Management – Prozess </w:t>
      </w:r>
    </w:p>
    <w:p w14:paraId="558C087F" w14:textId="376E242A" w:rsidR="00CC537F" w:rsidRPr="001F59EC" w:rsidRDefault="00CC537F" w:rsidP="00CC537F">
      <w:pPr>
        <w:rPr>
          <w:rFonts w:asciiTheme="majorHAnsi" w:hAnsiTheme="majorHAnsi" w:cstheme="majorHAnsi"/>
        </w:rPr>
      </w:pPr>
      <w:r w:rsidRPr="001F59EC">
        <w:rPr>
          <w:rFonts w:asciiTheme="majorHAnsi" w:hAnsiTheme="majorHAnsi" w:cstheme="majorHAnsi"/>
        </w:rPr>
        <w:t>Siehe Major Incident Prozess</w:t>
      </w:r>
    </w:p>
    <w:p w14:paraId="176E3D38" w14:textId="269D6B32" w:rsidR="00071947" w:rsidRPr="001F59EC" w:rsidRDefault="00071947" w:rsidP="00CC537F">
      <w:pPr>
        <w:rPr>
          <w:rFonts w:asciiTheme="majorHAnsi" w:hAnsiTheme="majorHAnsi" w:cstheme="majorHAnsi"/>
        </w:rPr>
      </w:pPr>
      <w:r w:rsidRPr="001F59EC">
        <w:rPr>
          <w:rFonts w:asciiTheme="majorHAnsi" w:hAnsiTheme="majorHAnsi" w:cstheme="majorHAnsi"/>
          <w:noProof/>
        </w:rPr>
        <w:drawing>
          <wp:inline distT="0" distB="0" distL="0" distR="0" wp14:anchorId="0E784068" wp14:editId="6F5C4356">
            <wp:extent cx="5163982" cy="2593670"/>
            <wp:effectExtent l="0" t="0" r="0" b="0"/>
            <wp:docPr id="82" name="Grafik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169649" cy="2596516"/>
                    </a:xfrm>
                    <a:prstGeom prst="rect">
                      <a:avLst/>
                    </a:prstGeom>
                    <a:noFill/>
                    <a:ln>
                      <a:noFill/>
                    </a:ln>
                  </pic:spPr>
                </pic:pic>
              </a:graphicData>
            </a:graphic>
          </wp:inline>
        </w:drawing>
      </w:r>
    </w:p>
    <w:p w14:paraId="782EC780"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Eskalation Management – System Prozess</w:t>
      </w:r>
    </w:p>
    <w:p w14:paraId="35A871C3" w14:textId="77777777" w:rsidR="00A0781F" w:rsidRPr="001F59EC" w:rsidRDefault="00CC537F" w:rsidP="00CC537F">
      <w:pPr>
        <w:rPr>
          <w:rFonts w:asciiTheme="majorHAnsi" w:hAnsiTheme="majorHAnsi" w:cstheme="majorHAnsi"/>
        </w:rPr>
      </w:pPr>
      <w:r w:rsidRPr="001F59EC">
        <w:rPr>
          <w:rFonts w:asciiTheme="majorHAnsi" w:hAnsiTheme="majorHAnsi" w:cstheme="majorHAnsi"/>
        </w:rPr>
        <w:t>Diese Grafik zeigt den Benachrichtigungsprozess, wenn ein Ticket droht vereinbarte Kennzahlen zu überschreiten.</w:t>
      </w:r>
    </w:p>
    <w:p w14:paraId="1A210DD9" w14:textId="77777777" w:rsidR="00A0781F" w:rsidRPr="001F59EC" w:rsidRDefault="00A0781F" w:rsidP="00CC537F">
      <w:pPr>
        <w:rPr>
          <w:rFonts w:asciiTheme="majorHAnsi" w:hAnsiTheme="majorHAnsi" w:cstheme="majorHAnsi"/>
          <w:noProof/>
          <w:lang w:eastAsia="de-DE"/>
        </w:rPr>
      </w:pPr>
      <w:r w:rsidRPr="001F59EC">
        <w:rPr>
          <w:rFonts w:asciiTheme="majorHAnsi" w:hAnsiTheme="majorHAnsi" w:cstheme="majorHAnsi"/>
          <w:noProof/>
          <w:lang w:eastAsia="de-DE"/>
        </w:rPr>
        <w:t xml:space="preserve"> </w:t>
      </w:r>
      <w:r w:rsidRPr="001F59EC">
        <w:rPr>
          <w:rFonts w:asciiTheme="majorHAnsi" w:hAnsiTheme="majorHAnsi" w:cstheme="majorHAnsi"/>
          <w:noProof/>
          <w:lang w:eastAsia="de-DE"/>
        </w:rPr>
        <w:drawing>
          <wp:inline distT="0" distB="0" distL="0" distR="0" wp14:anchorId="22D291CD" wp14:editId="0330205F">
            <wp:extent cx="4743450" cy="2614930"/>
            <wp:effectExtent l="0" t="0" r="0" b="0"/>
            <wp:docPr id="6" name="Grafik 6" descr="Eskalation Ti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skalation Ticket"/>
                    <pic:cNvPicPr>
                      <a:picLocks noChangeAspect="1" noChangeArrowheads="1"/>
                    </pic:cNvPicPr>
                  </pic:nvPicPr>
                  <pic:blipFill>
                    <a:blip r:embed="rId189">
                      <a:extLst>
                        <a:ext uri="{28A0092B-C50C-407E-A947-70E740481C1C}">
                          <a14:useLocalDpi xmlns:a14="http://schemas.microsoft.com/office/drawing/2010/main" val="0"/>
                        </a:ext>
                      </a:extLst>
                    </a:blip>
                    <a:srcRect/>
                    <a:stretch>
                      <a:fillRect/>
                    </a:stretch>
                  </pic:blipFill>
                  <pic:spPr bwMode="auto">
                    <a:xfrm>
                      <a:off x="0" y="0"/>
                      <a:ext cx="4743450" cy="2614930"/>
                    </a:xfrm>
                    <a:prstGeom prst="rect">
                      <a:avLst/>
                    </a:prstGeom>
                    <a:noFill/>
                    <a:ln>
                      <a:noFill/>
                    </a:ln>
                  </pic:spPr>
                </pic:pic>
              </a:graphicData>
            </a:graphic>
          </wp:inline>
        </w:drawing>
      </w:r>
    </w:p>
    <w:p w14:paraId="011D06AB" w14:textId="77777777" w:rsidR="00271169" w:rsidRPr="001F59EC" w:rsidRDefault="00271169" w:rsidP="00EA6DDA">
      <w:pPr>
        <w:rPr>
          <w:rFonts w:asciiTheme="majorHAnsi" w:hAnsiTheme="majorHAnsi" w:cstheme="majorHAnsi"/>
        </w:rPr>
      </w:pPr>
    </w:p>
    <w:p w14:paraId="51957083" w14:textId="77777777" w:rsidR="00CC537F" w:rsidRPr="001F59EC" w:rsidRDefault="00271169" w:rsidP="6B06F679">
      <w:pPr>
        <w:pStyle w:val="berschrift2"/>
        <w:rPr>
          <w:rFonts w:asciiTheme="majorHAnsi" w:hAnsiTheme="majorHAnsi" w:cstheme="majorBidi"/>
        </w:rPr>
      </w:pPr>
      <w:bookmarkStart w:id="568" w:name="_Toc52205267"/>
      <w:bookmarkStart w:id="569" w:name="_Toc52205034"/>
      <w:bookmarkStart w:id="570" w:name="_Toc52205151"/>
      <w:bookmarkStart w:id="571" w:name="_Toc52205268"/>
      <w:bookmarkStart w:id="572" w:name="_Toc52205048"/>
      <w:bookmarkStart w:id="573" w:name="_Toc52205165"/>
      <w:bookmarkStart w:id="574" w:name="_Toc52205282"/>
      <w:bookmarkStart w:id="575" w:name="_Toc52205049"/>
      <w:bookmarkStart w:id="576" w:name="_Toc52205166"/>
      <w:bookmarkStart w:id="577" w:name="_Toc52205283"/>
      <w:bookmarkStart w:id="578" w:name="_Toc52205051"/>
      <w:bookmarkStart w:id="579" w:name="_Toc52205168"/>
      <w:bookmarkStart w:id="580" w:name="_Toc52205285"/>
      <w:bookmarkStart w:id="581" w:name="_Toc1922508523"/>
      <w:bookmarkEnd w:id="568"/>
      <w:bookmarkEnd w:id="569"/>
      <w:bookmarkEnd w:id="570"/>
      <w:bookmarkEnd w:id="571"/>
      <w:bookmarkEnd w:id="572"/>
      <w:bookmarkEnd w:id="573"/>
      <w:bookmarkEnd w:id="574"/>
      <w:bookmarkEnd w:id="575"/>
      <w:bookmarkEnd w:id="576"/>
      <w:bookmarkEnd w:id="577"/>
      <w:bookmarkEnd w:id="578"/>
      <w:bookmarkEnd w:id="579"/>
      <w:bookmarkEnd w:id="580"/>
      <w:r w:rsidRPr="6B06F679">
        <w:rPr>
          <w:rFonts w:asciiTheme="majorHAnsi" w:hAnsiTheme="majorHAnsi" w:cstheme="majorBidi"/>
        </w:rPr>
        <w:lastRenderedPageBreak/>
        <w:t xml:space="preserve">Überblick über die </w:t>
      </w:r>
      <w:r w:rsidR="00CC537F" w:rsidRPr="6B06F679">
        <w:rPr>
          <w:rFonts w:asciiTheme="majorHAnsi" w:hAnsiTheme="majorHAnsi" w:cstheme="majorBidi"/>
        </w:rPr>
        <w:t>KPI</w:t>
      </w:r>
      <w:r w:rsidR="00A0781F" w:rsidRPr="6B06F679">
        <w:rPr>
          <w:rFonts w:asciiTheme="majorHAnsi" w:hAnsiTheme="majorHAnsi" w:cstheme="majorBidi"/>
        </w:rPr>
        <w:t>s</w:t>
      </w:r>
      <w:bookmarkEnd w:id="581"/>
    </w:p>
    <w:p w14:paraId="6D0A39B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KPIs sind Key Performance Indikators, also Kennzahlen, die messbare Größen beschreiben. Im Bereich Managed Services (Cloud) werden </w:t>
      </w:r>
      <w:r w:rsidRPr="001F59EC">
        <w:rPr>
          <w:rFonts w:asciiTheme="majorHAnsi" w:hAnsiTheme="majorHAnsi" w:cstheme="majorHAnsi"/>
          <w:b/>
        </w:rPr>
        <w:t>Reaktionszeiten</w:t>
      </w:r>
      <w:r w:rsidRPr="001F59EC">
        <w:rPr>
          <w:rFonts w:asciiTheme="majorHAnsi" w:hAnsiTheme="majorHAnsi" w:cstheme="majorHAnsi"/>
        </w:rPr>
        <w:t xml:space="preserve">, </w:t>
      </w:r>
      <w:r w:rsidRPr="001F59EC">
        <w:rPr>
          <w:rFonts w:asciiTheme="majorHAnsi" w:hAnsiTheme="majorHAnsi" w:cstheme="majorHAnsi"/>
          <w:b/>
        </w:rPr>
        <w:t>Entstörzeiten</w:t>
      </w:r>
      <w:r w:rsidRPr="001F59EC">
        <w:rPr>
          <w:rFonts w:asciiTheme="majorHAnsi" w:hAnsiTheme="majorHAnsi" w:cstheme="majorHAnsi"/>
        </w:rPr>
        <w:t xml:space="preserve"> und </w:t>
      </w:r>
      <w:r w:rsidRPr="001F59EC">
        <w:rPr>
          <w:rFonts w:asciiTheme="majorHAnsi" w:hAnsiTheme="majorHAnsi" w:cstheme="majorHAnsi"/>
          <w:b/>
        </w:rPr>
        <w:t>Wiederherstellungszeiten</w:t>
      </w:r>
      <w:r w:rsidRPr="001F59EC">
        <w:rPr>
          <w:rFonts w:asciiTheme="majorHAnsi" w:hAnsiTheme="majorHAnsi" w:cstheme="majorHAnsi"/>
        </w:rPr>
        <w:t xml:space="preserve"> als KPI für den SLA angeboten. Kennzahlen die das Einhalten der vereinbarten Service Level kontrollierbar machen.</w:t>
      </w:r>
    </w:p>
    <w:p w14:paraId="3C55FF65"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Reaktionszeit</w:t>
      </w:r>
    </w:p>
    <w:p w14:paraId="4A33A9B8"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Reaktionszeit ist der Zeitraum vom Eingang einer Anfrage, einer Störungsmeldung oder einer Service Anforderung bis zur Rückmeldung an den Kunden. Der Kunde wird über die weiteren Schritte informiert. Die Reaktionszeit zur Störungsbearbeitung wird wie folgt definiert: </w:t>
      </w:r>
    </w:p>
    <w:p w14:paraId="3B02E47E" w14:textId="77777777" w:rsidR="00FB0A7C" w:rsidRPr="001F59EC" w:rsidRDefault="00FB0A7C" w:rsidP="00FB0A7C">
      <w:pPr>
        <w:rPr>
          <w:rFonts w:asciiTheme="majorHAnsi" w:hAnsiTheme="majorHAnsi" w:cstheme="majorHAnsi"/>
        </w:rPr>
      </w:pPr>
      <w:r w:rsidRPr="001F59EC">
        <w:rPr>
          <w:rFonts w:asciiTheme="majorHAnsi" w:hAnsiTheme="majorHAnsi" w:cstheme="majorHAnsi"/>
          <w:b/>
          <w:bCs/>
        </w:rPr>
        <w:t xml:space="preserve">RZ = EZP </w:t>
      </w:r>
      <w:r w:rsidRPr="001F59EC">
        <w:rPr>
          <w:rFonts w:asciiTheme="majorHAnsi" w:hAnsiTheme="majorHAnsi" w:cstheme="majorHAnsi"/>
          <w:b/>
          <w:bCs/>
          <w:vertAlign w:val="subscript"/>
        </w:rPr>
        <w:t>Reaktion</w:t>
      </w:r>
      <w:r w:rsidRPr="001F59EC">
        <w:rPr>
          <w:rFonts w:asciiTheme="majorHAnsi" w:hAnsiTheme="majorHAnsi" w:cstheme="majorHAnsi"/>
          <w:b/>
          <w:bCs/>
        </w:rPr>
        <w:t xml:space="preserve"> – SZP </w:t>
      </w:r>
      <w:r w:rsidRPr="001F59EC">
        <w:rPr>
          <w:rFonts w:asciiTheme="majorHAnsi" w:hAnsiTheme="majorHAnsi" w:cstheme="majorHAnsi"/>
          <w:b/>
          <w:bCs/>
          <w:vertAlign w:val="subscript"/>
        </w:rPr>
        <w:t>Reaktion</w:t>
      </w:r>
    </w:p>
    <w:p w14:paraId="790477C8"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RZ [Minuten]: Reaktionszeit</w:t>
      </w:r>
    </w:p>
    <w:p w14:paraId="3B7434D5"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SZP </w:t>
      </w:r>
      <w:r w:rsidRPr="001F59EC">
        <w:rPr>
          <w:rFonts w:asciiTheme="majorHAnsi" w:hAnsiTheme="majorHAnsi" w:cstheme="majorHAnsi"/>
          <w:vertAlign w:val="subscript"/>
        </w:rPr>
        <w:t>Reaktion</w:t>
      </w:r>
      <w:r w:rsidRPr="001F59EC">
        <w:rPr>
          <w:rFonts w:asciiTheme="majorHAnsi" w:hAnsiTheme="majorHAnsi" w:cstheme="majorHAnsi"/>
        </w:rPr>
        <w:t xml:space="preserve"> [Minuten]: Der Startzeitpunkt referenziert auf den Zeitstempel im Trouble Ticket System, nachdem eine Störung im Service Desk gemeldet wurde und als Ticket formuliert ist. </w:t>
      </w:r>
    </w:p>
    <w:p w14:paraId="741BAEE9"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EZP </w:t>
      </w:r>
      <w:r w:rsidRPr="001F59EC">
        <w:rPr>
          <w:rFonts w:asciiTheme="majorHAnsi" w:hAnsiTheme="majorHAnsi" w:cstheme="majorHAnsi"/>
          <w:vertAlign w:val="subscript"/>
        </w:rPr>
        <w:t>Reaktion</w:t>
      </w:r>
      <w:r w:rsidRPr="001F59EC">
        <w:rPr>
          <w:rFonts w:asciiTheme="majorHAnsi" w:hAnsiTheme="majorHAnsi" w:cstheme="majorHAnsi"/>
        </w:rPr>
        <w:t xml:space="preserve"> [Minuten]: Der Endzeitpunkt ist durch den Zeitstempel im Trouble Ticket System gekennzeichnet, nachdem ein Problembearbeiter festgelegt wurde.</w:t>
      </w:r>
    </w:p>
    <w:p w14:paraId="6512112F"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Entstörzeit</w:t>
      </w:r>
    </w:p>
    <w:p w14:paraId="012A31B0" w14:textId="3DBFAF1A"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Entstörzeit beginnt, nachdem das </w:t>
      </w:r>
      <w:r w:rsidR="00572A1E" w:rsidRPr="001F59EC">
        <w:rPr>
          <w:rFonts w:asciiTheme="majorHAnsi" w:hAnsiTheme="majorHAnsi" w:cstheme="majorHAnsi"/>
        </w:rPr>
        <w:t>Proact</w:t>
      </w:r>
      <w:r w:rsidRPr="001F59EC">
        <w:rPr>
          <w:rFonts w:asciiTheme="majorHAnsi" w:hAnsiTheme="majorHAnsi" w:cstheme="majorHAnsi"/>
        </w:rPr>
        <w:t xml:space="preserve"> SOC dem Kunden im Rahmen der Reaktionszeit die weiteren Vorgehensschritte genannt hat. Entstörzeiten können nur für Service gebucht werden, die im Rechenzentrum der </w:t>
      </w:r>
      <w:r w:rsidR="00572A1E" w:rsidRPr="001F59EC">
        <w:rPr>
          <w:rFonts w:asciiTheme="majorHAnsi" w:hAnsiTheme="majorHAnsi" w:cstheme="majorHAnsi"/>
        </w:rPr>
        <w:t>Proact</w:t>
      </w:r>
      <w:r w:rsidRPr="001F59EC">
        <w:rPr>
          <w:rFonts w:asciiTheme="majorHAnsi" w:hAnsiTheme="majorHAnsi" w:cstheme="majorHAnsi"/>
        </w:rPr>
        <w:t xml:space="preserve"> (Cloud) betrieben werden. Die Entstörzeit ist die Zeit, die für die reine Entstörung benötigt wird, bis zur Wiedererlangung der Verfügbarkeit des betroffenen Dienstes. Dabei ist es möglich, dass der Fehler oder die Störung entweder innerhalb der definierten Zeit behoben wird oder dass ein Workaround eingesetzt wird, um den Dienst wieder verfügbar zu machen. Die Bereitstellung aller dem Dienst zugehörigen Daten kann dabei in vereinzelten Fällen erst nach Ablauf der Entstörzeit erfolgen. </w:t>
      </w:r>
    </w:p>
    <w:p w14:paraId="4AC0D8D8" w14:textId="77777777" w:rsidR="00FB0A7C" w:rsidRPr="001F59EC" w:rsidRDefault="00FB0A7C" w:rsidP="00FB0A7C">
      <w:pPr>
        <w:rPr>
          <w:rFonts w:asciiTheme="majorHAnsi" w:hAnsiTheme="majorHAnsi" w:cstheme="majorHAnsi"/>
          <w:b/>
          <w:bCs/>
          <w:vertAlign w:val="subscript"/>
        </w:rPr>
      </w:pPr>
      <w:r w:rsidRPr="001F59EC">
        <w:rPr>
          <w:rFonts w:asciiTheme="majorHAnsi" w:hAnsiTheme="majorHAnsi" w:cstheme="majorHAnsi"/>
          <w:b/>
          <w:bCs/>
        </w:rPr>
        <w:t xml:space="preserve">EZ = EZP </w:t>
      </w:r>
      <w:r w:rsidRPr="001F59EC">
        <w:rPr>
          <w:rFonts w:asciiTheme="majorHAnsi" w:hAnsiTheme="majorHAnsi" w:cstheme="majorHAnsi"/>
          <w:b/>
          <w:bCs/>
          <w:vertAlign w:val="subscript"/>
        </w:rPr>
        <w:t xml:space="preserve">Entstörzeit </w:t>
      </w:r>
      <w:r w:rsidRPr="001F59EC">
        <w:rPr>
          <w:rFonts w:asciiTheme="majorHAnsi" w:hAnsiTheme="majorHAnsi" w:cstheme="majorHAnsi"/>
          <w:b/>
          <w:bCs/>
        </w:rPr>
        <w:t xml:space="preserve">– SZP </w:t>
      </w:r>
      <w:r w:rsidRPr="001F59EC">
        <w:rPr>
          <w:rFonts w:asciiTheme="majorHAnsi" w:hAnsiTheme="majorHAnsi" w:cstheme="majorHAnsi"/>
          <w:b/>
          <w:bCs/>
          <w:vertAlign w:val="subscript"/>
        </w:rPr>
        <w:t>Entstörzeit</w:t>
      </w:r>
    </w:p>
    <w:p w14:paraId="634BC13E"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EZ [Minuten]: Entstörzeit</w:t>
      </w:r>
    </w:p>
    <w:p w14:paraId="6C41469B"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SZP </w:t>
      </w:r>
      <w:r w:rsidRPr="001F59EC">
        <w:rPr>
          <w:rFonts w:asciiTheme="majorHAnsi" w:hAnsiTheme="majorHAnsi" w:cstheme="majorHAnsi"/>
          <w:vertAlign w:val="subscript"/>
        </w:rPr>
        <w:t>Entstörzeit</w:t>
      </w:r>
      <w:r w:rsidRPr="001F59EC">
        <w:rPr>
          <w:rFonts w:asciiTheme="majorHAnsi" w:hAnsiTheme="majorHAnsi" w:cstheme="majorHAnsi"/>
        </w:rPr>
        <w:t xml:space="preserve"> [Minuten]: Der Startzeitpunkt referenziert auf den Zeitstempel im Trouble Ticket System, nachdem ein Problembearbeiter festgelegt wurde. </w:t>
      </w:r>
    </w:p>
    <w:p w14:paraId="1F3E9568"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EZP </w:t>
      </w:r>
      <w:r w:rsidRPr="001F59EC">
        <w:rPr>
          <w:rFonts w:asciiTheme="majorHAnsi" w:hAnsiTheme="majorHAnsi" w:cstheme="majorHAnsi"/>
          <w:vertAlign w:val="subscript"/>
        </w:rPr>
        <w:t>Entstörzeit</w:t>
      </w:r>
      <w:r w:rsidRPr="001F59EC">
        <w:rPr>
          <w:rFonts w:asciiTheme="majorHAnsi" w:hAnsiTheme="majorHAnsi" w:cstheme="majorHAnsi"/>
        </w:rPr>
        <w:t xml:space="preserve"> [Minuten]: Der Endzeitpunkt ist durch den Zeitstempel „Problem gelöst“ im Trouble Ticket System gekennzeichnet.</w:t>
      </w:r>
    </w:p>
    <w:p w14:paraId="3EF67C3D"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Wiederherstellungszeit</w:t>
      </w:r>
    </w:p>
    <w:p w14:paraId="1109189D"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t xml:space="preserve">Die Wiederherstellungszeit ist die Summe aus Reaktions- und Entstörzeit. </w:t>
      </w:r>
    </w:p>
    <w:p w14:paraId="2501FA75" w14:textId="77777777" w:rsidR="00FB0A7C" w:rsidRPr="001F59EC" w:rsidRDefault="00FB0A7C" w:rsidP="00FB0A7C">
      <w:pPr>
        <w:rPr>
          <w:rFonts w:asciiTheme="majorHAnsi" w:hAnsiTheme="majorHAnsi" w:cstheme="majorHAnsi"/>
          <w:b/>
          <w:bCs/>
        </w:rPr>
      </w:pPr>
      <w:r w:rsidRPr="001F59EC">
        <w:rPr>
          <w:rFonts w:asciiTheme="majorHAnsi" w:hAnsiTheme="majorHAnsi" w:cstheme="majorHAnsi"/>
          <w:b/>
          <w:bCs/>
        </w:rPr>
        <w:t>WHZ = RZ + EZ</w:t>
      </w:r>
    </w:p>
    <w:p w14:paraId="57F20F8D"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WHZ [Minuten]: Wiederherstellungszeit</w:t>
      </w:r>
    </w:p>
    <w:p w14:paraId="7C4B8523"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RZ [Minuten]: Reaktionszeit</w:t>
      </w:r>
    </w:p>
    <w:p w14:paraId="783F85A6"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EZ [Minuten]: Entstörzeit</w:t>
      </w:r>
    </w:p>
    <w:p w14:paraId="37F72DE9" w14:textId="77777777" w:rsidR="00CC537F" w:rsidRPr="001F59EC" w:rsidRDefault="00CC537F" w:rsidP="006C16D0">
      <w:pPr>
        <w:pStyle w:val="berschrift4"/>
        <w:rPr>
          <w:rFonts w:asciiTheme="majorHAnsi" w:hAnsiTheme="majorHAnsi" w:cstheme="majorHAnsi"/>
        </w:rPr>
      </w:pPr>
      <w:r w:rsidRPr="001F59EC">
        <w:rPr>
          <w:rFonts w:asciiTheme="majorHAnsi" w:hAnsiTheme="majorHAnsi" w:cstheme="majorHAnsi"/>
        </w:rPr>
        <w:t>System-Verfügbarkeit</w:t>
      </w:r>
    </w:p>
    <w:p w14:paraId="20A9202F" w14:textId="77777777" w:rsidR="00CC537F" w:rsidRPr="001F59EC" w:rsidRDefault="00CC537F" w:rsidP="00CC537F">
      <w:pPr>
        <w:rPr>
          <w:rFonts w:asciiTheme="majorHAnsi" w:hAnsiTheme="majorHAnsi" w:cstheme="majorHAnsi"/>
        </w:rPr>
      </w:pPr>
      <w:r w:rsidRPr="001F59EC">
        <w:rPr>
          <w:rFonts w:asciiTheme="majorHAnsi" w:hAnsiTheme="majorHAnsi" w:cstheme="majorHAnsi"/>
        </w:rPr>
        <w:lastRenderedPageBreak/>
        <w:t xml:space="preserve">Die Gesamtverfügbarkeit wird in Prozent pro Monat ermittelt und berechnet sich nach folgender Formel: </w:t>
      </w:r>
    </w:p>
    <w:tbl>
      <w:tblPr>
        <w:tblW w:w="9140" w:type="dxa"/>
        <w:tblCellMar>
          <w:left w:w="0" w:type="dxa"/>
          <w:right w:w="0" w:type="dxa"/>
        </w:tblCellMar>
        <w:tblLook w:val="04A0" w:firstRow="1" w:lastRow="0" w:firstColumn="1" w:lastColumn="0" w:noHBand="0" w:noVBand="1"/>
      </w:tblPr>
      <w:tblGrid>
        <w:gridCol w:w="1480"/>
        <w:gridCol w:w="3060"/>
        <w:gridCol w:w="420"/>
        <w:gridCol w:w="2840"/>
        <w:gridCol w:w="1340"/>
      </w:tblGrid>
      <w:tr w:rsidR="00FB0A7C" w:rsidRPr="001F59EC" w14:paraId="34A2AEEB" w14:textId="77777777" w:rsidTr="218DE66B">
        <w:tc>
          <w:tcPr>
            <w:tcW w:w="1480" w:type="dxa"/>
            <w:vMerge w:val="restart"/>
            <w:tcBorders>
              <w:top w:val="nil"/>
              <w:left w:val="nil"/>
              <w:bottom w:val="nil"/>
              <w:right w:val="nil"/>
            </w:tcBorders>
            <w:tcMar>
              <w:top w:w="15" w:type="dxa"/>
              <w:left w:w="108" w:type="dxa"/>
              <w:bottom w:w="0" w:type="dxa"/>
              <w:right w:w="108" w:type="dxa"/>
            </w:tcMar>
            <w:vAlign w:val="center"/>
            <w:hideMark/>
          </w:tcPr>
          <w:p w14:paraId="13446B11"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V=</w:t>
            </w:r>
          </w:p>
        </w:tc>
        <w:tc>
          <w:tcPr>
            <w:tcW w:w="3060" w:type="dxa"/>
            <w:tcBorders>
              <w:top w:val="nil"/>
              <w:left w:val="nil"/>
              <w:bottom w:val="single" w:sz="8" w:space="0" w:color="262626" w:themeColor="text1"/>
              <w:right w:val="nil"/>
            </w:tcBorders>
            <w:tcMar>
              <w:top w:w="15" w:type="dxa"/>
              <w:left w:w="108" w:type="dxa"/>
              <w:bottom w:w="0" w:type="dxa"/>
              <w:right w:w="108" w:type="dxa"/>
            </w:tcMar>
            <w:vAlign w:val="center"/>
            <w:hideMark/>
          </w:tcPr>
          <w:p w14:paraId="42CC234C"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 T </w:t>
            </w:r>
            <w:r w:rsidRPr="001F59EC">
              <w:rPr>
                <w:rFonts w:asciiTheme="majorHAnsi" w:hAnsiTheme="majorHAnsi" w:cstheme="majorHAnsi"/>
                <w:vertAlign w:val="subscript"/>
              </w:rPr>
              <w:t>Wartungsfenster</w:t>
            </w:r>
            <w:r w:rsidRPr="001F59EC">
              <w:rPr>
                <w:rFonts w:asciiTheme="majorHAnsi" w:hAnsiTheme="majorHAnsi" w:cstheme="majorHAnsi"/>
              </w:rPr>
              <w:t>)</w:t>
            </w:r>
          </w:p>
        </w:tc>
        <w:tc>
          <w:tcPr>
            <w:tcW w:w="420" w:type="dxa"/>
            <w:tcBorders>
              <w:top w:val="nil"/>
              <w:left w:val="nil"/>
              <w:bottom w:val="single" w:sz="8" w:space="0" w:color="262626" w:themeColor="text1"/>
              <w:right w:val="nil"/>
            </w:tcBorders>
            <w:tcMar>
              <w:top w:w="15" w:type="dxa"/>
              <w:left w:w="108" w:type="dxa"/>
              <w:bottom w:w="0" w:type="dxa"/>
              <w:right w:w="108" w:type="dxa"/>
            </w:tcMar>
            <w:hideMark/>
          </w:tcPr>
          <w:p w14:paraId="2C72F653" w14:textId="77777777" w:rsidR="00FB0A7C" w:rsidRPr="001F59EC" w:rsidRDefault="218DE66B" w:rsidP="007B1748">
            <w:pPr>
              <w:rPr>
                <w:rFonts w:asciiTheme="majorHAnsi" w:hAnsiTheme="majorHAnsi" w:cstheme="majorHAnsi"/>
              </w:rPr>
            </w:pPr>
            <w:r w:rsidRPr="001F59EC">
              <w:rPr>
                <w:rFonts w:asciiTheme="majorHAnsi" w:hAnsiTheme="majorHAnsi" w:cstheme="majorHAnsi"/>
              </w:rPr>
              <w:t>-</w:t>
            </w:r>
          </w:p>
        </w:tc>
        <w:tc>
          <w:tcPr>
            <w:tcW w:w="2840" w:type="dxa"/>
            <w:tcBorders>
              <w:top w:val="nil"/>
              <w:left w:val="nil"/>
              <w:bottom w:val="single" w:sz="8" w:space="0" w:color="262626" w:themeColor="text1"/>
              <w:right w:val="nil"/>
            </w:tcBorders>
            <w:tcMar>
              <w:top w:w="15" w:type="dxa"/>
              <w:left w:w="108" w:type="dxa"/>
              <w:bottom w:w="0" w:type="dxa"/>
              <w:right w:w="108" w:type="dxa"/>
            </w:tcMar>
            <w:vAlign w:val="center"/>
            <w:hideMark/>
          </w:tcPr>
          <w:p w14:paraId="51608E37"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Nichtverfügbarkeit</w:t>
            </w:r>
          </w:p>
        </w:tc>
        <w:tc>
          <w:tcPr>
            <w:tcW w:w="1340" w:type="dxa"/>
            <w:vMerge w:val="restart"/>
            <w:tcBorders>
              <w:top w:val="nil"/>
              <w:left w:val="nil"/>
              <w:bottom w:val="nil"/>
              <w:right w:val="nil"/>
            </w:tcBorders>
            <w:tcMar>
              <w:top w:w="15" w:type="dxa"/>
              <w:left w:w="108" w:type="dxa"/>
              <w:bottom w:w="0" w:type="dxa"/>
              <w:right w:w="108" w:type="dxa"/>
            </w:tcMar>
            <w:vAlign w:val="center"/>
            <w:hideMark/>
          </w:tcPr>
          <w:p w14:paraId="003CB970"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X 100</w:t>
            </w:r>
          </w:p>
        </w:tc>
      </w:tr>
      <w:tr w:rsidR="00FB0A7C" w:rsidRPr="001F59EC" w14:paraId="26A505ED" w14:textId="77777777" w:rsidTr="218DE66B">
        <w:tc>
          <w:tcPr>
            <w:tcW w:w="0" w:type="auto"/>
            <w:vMerge/>
            <w:tcBorders>
              <w:top w:val="nil"/>
              <w:left w:val="nil"/>
              <w:bottom w:val="nil"/>
              <w:right w:val="nil"/>
            </w:tcBorders>
            <w:vAlign w:val="center"/>
            <w:hideMark/>
          </w:tcPr>
          <w:p w14:paraId="601D2DCF" w14:textId="77777777" w:rsidR="00FB0A7C" w:rsidRPr="001F59EC" w:rsidRDefault="00FB0A7C" w:rsidP="007B1748">
            <w:pPr>
              <w:rPr>
                <w:rFonts w:asciiTheme="majorHAnsi" w:hAnsiTheme="majorHAnsi" w:cstheme="majorHAnsi"/>
              </w:rPr>
            </w:pPr>
          </w:p>
        </w:tc>
        <w:tc>
          <w:tcPr>
            <w:tcW w:w="6320" w:type="dxa"/>
            <w:gridSpan w:val="3"/>
            <w:tcBorders>
              <w:top w:val="single" w:sz="8" w:space="0" w:color="262626" w:themeColor="text1"/>
              <w:left w:val="nil"/>
              <w:bottom w:val="nil"/>
              <w:right w:val="nil"/>
            </w:tcBorders>
            <w:tcMar>
              <w:top w:w="15" w:type="dxa"/>
              <w:left w:w="108" w:type="dxa"/>
              <w:bottom w:w="0" w:type="dxa"/>
              <w:right w:w="108" w:type="dxa"/>
            </w:tcMar>
            <w:vAlign w:val="center"/>
            <w:hideMark/>
          </w:tcPr>
          <w:p w14:paraId="5A734E84" w14:textId="77777777" w:rsidR="00FB0A7C" w:rsidRPr="001F59EC" w:rsidRDefault="00FB0A7C" w:rsidP="007B1748">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 T </w:t>
            </w:r>
            <w:r w:rsidRPr="001F59EC">
              <w:rPr>
                <w:rFonts w:asciiTheme="majorHAnsi" w:hAnsiTheme="majorHAnsi" w:cstheme="majorHAnsi"/>
                <w:vertAlign w:val="subscript"/>
              </w:rPr>
              <w:t>Wartungsfenster</w:t>
            </w:r>
            <w:r w:rsidRPr="001F59EC">
              <w:rPr>
                <w:rFonts w:asciiTheme="majorHAnsi" w:hAnsiTheme="majorHAnsi" w:cstheme="majorHAnsi"/>
              </w:rPr>
              <w:t>)</w:t>
            </w:r>
          </w:p>
        </w:tc>
        <w:tc>
          <w:tcPr>
            <w:tcW w:w="0" w:type="auto"/>
            <w:vMerge/>
            <w:tcBorders>
              <w:top w:val="nil"/>
              <w:left w:val="nil"/>
              <w:bottom w:val="nil"/>
              <w:right w:val="nil"/>
            </w:tcBorders>
            <w:vAlign w:val="center"/>
            <w:hideMark/>
          </w:tcPr>
          <w:p w14:paraId="14980283" w14:textId="77777777" w:rsidR="00FB0A7C" w:rsidRPr="001F59EC" w:rsidRDefault="00FB0A7C" w:rsidP="007B1748">
            <w:pPr>
              <w:rPr>
                <w:rFonts w:asciiTheme="majorHAnsi" w:hAnsiTheme="majorHAnsi" w:cstheme="majorHAnsi"/>
              </w:rPr>
            </w:pPr>
          </w:p>
        </w:tc>
      </w:tr>
    </w:tbl>
    <w:p w14:paraId="23E120A1" w14:textId="77777777" w:rsidR="00FB0A7C" w:rsidRPr="001F59EC" w:rsidRDefault="00FB0A7C" w:rsidP="00FB0A7C">
      <w:pPr>
        <w:rPr>
          <w:rFonts w:asciiTheme="majorHAnsi" w:hAnsiTheme="majorHAnsi" w:cstheme="majorHAnsi"/>
        </w:rPr>
      </w:pPr>
    </w:p>
    <w:p w14:paraId="0EAD7790"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Monat</w:t>
      </w:r>
      <w:r w:rsidRPr="001F59EC">
        <w:rPr>
          <w:rFonts w:asciiTheme="majorHAnsi" w:hAnsiTheme="majorHAnsi" w:cstheme="majorHAnsi"/>
        </w:rPr>
        <w:t xml:space="preserve"> [Minuten]: der Zeitraum der Auswertung der Verfügbarkeit eines IT Service pro Monat bezieht sich auf den Monat.</w:t>
      </w:r>
    </w:p>
    <w:p w14:paraId="2FD09632"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Wartungsfenster</w:t>
      </w:r>
      <w:r w:rsidRPr="001F59EC">
        <w:rPr>
          <w:rFonts w:asciiTheme="majorHAnsi" w:hAnsiTheme="majorHAnsi" w:cstheme="majorHAnsi"/>
        </w:rPr>
        <w:t xml:space="preserve"> [Minuten]: Zeiträume oder Zeitraum, in denen der IT Service durch geplante und abgestimmte Wartungsarbeiten nicht bereitgestellt wird.</w:t>
      </w:r>
    </w:p>
    <w:p w14:paraId="701ECF8F" w14:textId="77777777" w:rsidR="00FB0A7C" w:rsidRPr="001F59EC" w:rsidRDefault="00FB0A7C" w:rsidP="00FB0A7C">
      <w:pPr>
        <w:rPr>
          <w:rFonts w:asciiTheme="majorHAnsi" w:hAnsiTheme="majorHAnsi" w:cstheme="majorHAnsi"/>
        </w:rPr>
      </w:pPr>
      <w:r w:rsidRPr="001F59EC">
        <w:rPr>
          <w:rFonts w:asciiTheme="majorHAnsi" w:hAnsiTheme="majorHAnsi" w:cstheme="majorHAnsi"/>
        </w:rPr>
        <w:t xml:space="preserve">T </w:t>
      </w:r>
      <w:r w:rsidRPr="001F59EC">
        <w:rPr>
          <w:rFonts w:asciiTheme="majorHAnsi" w:hAnsiTheme="majorHAnsi" w:cstheme="majorHAnsi"/>
          <w:vertAlign w:val="subscript"/>
        </w:rPr>
        <w:t>Nichtverfügbarkeit</w:t>
      </w:r>
      <w:r w:rsidRPr="001F59EC">
        <w:rPr>
          <w:rFonts w:asciiTheme="majorHAnsi" w:hAnsiTheme="majorHAnsi" w:cstheme="majorHAnsi"/>
        </w:rPr>
        <w:t xml:space="preserve"> [Minuten]: Zeitraum oder Zeiträume, in denen der IT Service ungeplant nicht zur Verfügung steht. Die Gesamtausfallzeit berechnet sich aus der Summe der einzelnen Ausfälle</w:t>
      </w:r>
    </w:p>
    <w:p w14:paraId="4EE7CA67" w14:textId="77777777" w:rsidR="0089378F" w:rsidRPr="001F59EC" w:rsidRDefault="0089378F">
      <w:pPr>
        <w:rPr>
          <w:rFonts w:asciiTheme="majorHAnsi" w:hAnsiTheme="majorHAnsi" w:cstheme="majorHAnsi"/>
          <w:lang w:val="en-US"/>
        </w:rPr>
      </w:pPr>
      <w:bookmarkStart w:id="582" w:name="_Toc71642263"/>
    </w:p>
    <w:p w14:paraId="704A608B" w14:textId="77777777" w:rsidR="0089378F" w:rsidRPr="001F59EC" w:rsidRDefault="0089378F">
      <w:pPr>
        <w:rPr>
          <w:rFonts w:asciiTheme="majorHAnsi" w:hAnsiTheme="majorHAnsi" w:cstheme="majorHAnsi"/>
          <w:lang w:val="en-US"/>
        </w:rPr>
      </w:pPr>
    </w:p>
    <w:p w14:paraId="2E715150" w14:textId="77777777" w:rsidR="0089378F" w:rsidRPr="001F59EC" w:rsidRDefault="0089378F">
      <w:pPr>
        <w:rPr>
          <w:rFonts w:asciiTheme="majorHAnsi" w:hAnsiTheme="majorHAnsi" w:cstheme="majorHAnsi"/>
          <w:lang w:val="en-US"/>
        </w:rPr>
      </w:pPr>
    </w:p>
    <w:p w14:paraId="2D80377A" w14:textId="77777777" w:rsidR="0089378F" w:rsidRPr="001F59EC" w:rsidRDefault="0089378F">
      <w:pPr>
        <w:rPr>
          <w:rFonts w:asciiTheme="majorHAnsi" w:hAnsiTheme="majorHAnsi" w:cstheme="majorHAnsi"/>
          <w:lang w:val="en-US"/>
        </w:rPr>
      </w:pPr>
    </w:p>
    <w:p w14:paraId="7D5E9A76" w14:textId="77777777" w:rsidR="0089378F" w:rsidRPr="001F59EC" w:rsidRDefault="0089378F">
      <w:pPr>
        <w:rPr>
          <w:rFonts w:asciiTheme="majorHAnsi" w:hAnsiTheme="majorHAnsi" w:cstheme="majorHAnsi"/>
          <w:lang w:val="en-US"/>
        </w:rPr>
      </w:pPr>
    </w:p>
    <w:p w14:paraId="3210AB4D" w14:textId="77777777" w:rsidR="0089378F" w:rsidRPr="001F59EC" w:rsidRDefault="0089378F">
      <w:pPr>
        <w:rPr>
          <w:rFonts w:asciiTheme="majorHAnsi" w:hAnsiTheme="majorHAnsi" w:cstheme="majorHAnsi"/>
          <w:lang w:val="en-US"/>
        </w:rPr>
      </w:pPr>
    </w:p>
    <w:p w14:paraId="43881D50" w14:textId="77777777" w:rsidR="0089378F" w:rsidRPr="001F59EC" w:rsidRDefault="0089378F">
      <w:pPr>
        <w:rPr>
          <w:rFonts w:asciiTheme="majorHAnsi" w:hAnsiTheme="majorHAnsi" w:cstheme="majorHAnsi"/>
          <w:lang w:val="en-US"/>
        </w:rPr>
      </w:pPr>
    </w:p>
    <w:p w14:paraId="49779022" w14:textId="77777777" w:rsidR="0089378F" w:rsidRPr="001F59EC" w:rsidRDefault="0089378F">
      <w:pPr>
        <w:rPr>
          <w:rFonts w:asciiTheme="majorHAnsi" w:hAnsiTheme="majorHAnsi" w:cstheme="majorHAnsi"/>
          <w:lang w:val="en-US"/>
        </w:rPr>
      </w:pPr>
    </w:p>
    <w:p w14:paraId="0493FDAE" w14:textId="77777777" w:rsidR="0089378F" w:rsidRPr="001F59EC" w:rsidRDefault="0089378F">
      <w:pPr>
        <w:rPr>
          <w:rFonts w:asciiTheme="majorHAnsi" w:hAnsiTheme="majorHAnsi" w:cstheme="majorHAnsi"/>
          <w:lang w:val="en-US"/>
        </w:rPr>
      </w:pPr>
    </w:p>
    <w:p w14:paraId="72121527" w14:textId="77777777" w:rsidR="001F3977" w:rsidRPr="001F59EC" w:rsidRDefault="001F3977">
      <w:pPr>
        <w:rPr>
          <w:rFonts w:asciiTheme="majorHAnsi" w:hAnsiTheme="majorHAnsi" w:cstheme="majorHAnsi"/>
          <w:b/>
          <w:sz w:val="28"/>
          <w:szCs w:val="28"/>
          <w:lang w:val="en-US"/>
        </w:rPr>
      </w:pPr>
      <w:r w:rsidRPr="001F59EC">
        <w:rPr>
          <w:rFonts w:asciiTheme="majorHAnsi" w:hAnsiTheme="majorHAnsi" w:cstheme="majorHAnsi"/>
          <w:lang w:val="en-US"/>
        </w:rPr>
        <w:br w:type="page"/>
      </w:r>
    </w:p>
    <w:p w14:paraId="5583F31B" w14:textId="468EDF1C" w:rsidR="0089378F" w:rsidRPr="001F59EC" w:rsidRDefault="0089378F" w:rsidP="6B06F679">
      <w:pPr>
        <w:pStyle w:val="berschrift1"/>
        <w:rPr>
          <w:rFonts w:asciiTheme="majorHAnsi" w:hAnsiTheme="majorHAnsi" w:cstheme="majorBidi"/>
          <w:lang w:val="en-US"/>
        </w:rPr>
      </w:pPr>
      <w:bookmarkStart w:id="583" w:name="_Toc44431520"/>
      <w:r w:rsidRPr="6B06F679">
        <w:rPr>
          <w:rFonts w:asciiTheme="majorHAnsi" w:hAnsiTheme="majorHAnsi" w:cstheme="majorBidi"/>
          <w:lang w:val="en-US"/>
        </w:rPr>
        <w:lastRenderedPageBreak/>
        <w:t>Monitoring</w:t>
      </w:r>
      <w:bookmarkEnd w:id="583"/>
    </w:p>
    <w:p w14:paraId="4AB3F925" w14:textId="77777777" w:rsidR="0089378F" w:rsidRPr="001F59EC" w:rsidRDefault="0089378F" w:rsidP="6B06F679">
      <w:pPr>
        <w:pStyle w:val="berschrift2"/>
        <w:rPr>
          <w:rFonts w:asciiTheme="majorHAnsi" w:hAnsiTheme="majorHAnsi" w:cstheme="majorBidi"/>
        </w:rPr>
      </w:pPr>
      <w:bookmarkStart w:id="584" w:name="_Toc393116961"/>
      <w:r w:rsidRPr="6B06F679">
        <w:rPr>
          <w:rFonts w:asciiTheme="majorHAnsi" w:hAnsiTheme="majorHAnsi" w:cstheme="majorBidi"/>
        </w:rPr>
        <w:t>Überblick</w:t>
      </w:r>
      <w:bookmarkEnd w:id="584"/>
    </w:p>
    <w:p w14:paraId="7569D781"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Das Monitoring der Umgebung erfolgt mittels LogicMonitor. Hierfür werden innerhalb der Kundenumgebung eine oder mehrere virtuelle Maschine platziert, welche als zentrale Sammelstelle (Kollektor) für konfigurierte Abfragen und erfasste Metriken agieren. Die erfassten Metriken werden an die übergeordnete Monitoring-Infrastruktur übergeben und können dort visualisiert und anhand von Schwellwerten o.ä. für die Generierung von Alarmierungen genutzt werden.</w:t>
      </w:r>
    </w:p>
    <w:p w14:paraId="787D729C"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Das Monitoring der Infrastruktur erfolgt Agentenlos, d.h. auf dem jeweiligen zu überwachenden System ist keine Installation einer Monitoring-Software notwendig. Das Einholen der gewünschten Metriken erfolgt über den Kollektor und über das Netzwerk erreichbare System-Schnittstellen wie beispielsweise WMI bei Windows, SSH bei Linux und SNMP bei einem Switch.</w:t>
      </w:r>
    </w:p>
    <w:p w14:paraId="7FA2C986"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Welche Metriken überprüft werden, wird anhand von in Standards gefassten Erfahrungswerten zu entsprechenden Services festgelegt. Natürlich kommt es auch zu Abweichungen von diesen Standards, um Sonderfällen oder individuellen Absprachen entgegenzukommen.</w:t>
      </w:r>
    </w:p>
    <w:p w14:paraId="231A0774" w14:textId="77777777" w:rsidR="0089378F" w:rsidRPr="001F59EC" w:rsidRDefault="0089378F" w:rsidP="6B06F679">
      <w:pPr>
        <w:pStyle w:val="berschrift2"/>
        <w:rPr>
          <w:rFonts w:asciiTheme="majorHAnsi" w:hAnsiTheme="majorHAnsi" w:cstheme="majorBidi"/>
        </w:rPr>
      </w:pPr>
      <w:bookmarkStart w:id="585" w:name="_Toc1647174693"/>
      <w:r w:rsidRPr="6B06F679">
        <w:rPr>
          <w:rFonts w:asciiTheme="majorHAnsi" w:hAnsiTheme="majorHAnsi" w:cstheme="majorBidi"/>
        </w:rPr>
        <w:t>Monitoring-Infrastruktur</w:t>
      </w:r>
      <w:bookmarkEnd w:id="585"/>
    </w:p>
    <w:tbl>
      <w:tblPr>
        <w:tblStyle w:val="ahdFormatvorlage2"/>
        <w:tblW w:w="0" w:type="auto"/>
        <w:tblLook w:val="04A0" w:firstRow="1" w:lastRow="0" w:firstColumn="1" w:lastColumn="0" w:noHBand="0" w:noVBand="1"/>
      </w:tblPr>
      <w:tblGrid>
        <w:gridCol w:w="1696"/>
        <w:gridCol w:w="2127"/>
        <w:gridCol w:w="2126"/>
        <w:gridCol w:w="3113"/>
      </w:tblGrid>
      <w:tr w:rsidR="0089378F" w:rsidRPr="001F59EC" w14:paraId="75834F7C" w14:textId="77777777" w:rsidTr="218DE66B">
        <w:trPr>
          <w:cnfStyle w:val="100000000000" w:firstRow="1" w:lastRow="0" w:firstColumn="0" w:lastColumn="0" w:oddVBand="0" w:evenVBand="0" w:oddHBand="0" w:evenHBand="0" w:firstRowFirstColumn="0" w:firstRowLastColumn="0" w:lastRowFirstColumn="0" w:lastRowLastColumn="0"/>
        </w:trPr>
        <w:tc>
          <w:tcPr>
            <w:tcW w:w="1696" w:type="dxa"/>
          </w:tcPr>
          <w:p w14:paraId="389CA4AA"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Funktion</w:t>
            </w:r>
          </w:p>
        </w:tc>
        <w:tc>
          <w:tcPr>
            <w:tcW w:w="2127" w:type="dxa"/>
          </w:tcPr>
          <w:p w14:paraId="6C65D816"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Hostname</w:t>
            </w:r>
          </w:p>
        </w:tc>
        <w:tc>
          <w:tcPr>
            <w:tcW w:w="2126" w:type="dxa"/>
          </w:tcPr>
          <w:p w14:paraId="1A1FA507"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IP-Adresse</w:t>
            </w:r>
          </w:p>
        </w:tc>
        <w:tc>
          <w:tcPr>
            <w:tcW w:w="3113" w:type="dxa"/>
          </w:tcPr>
          <w:p w14:paraId="4B0AB9B6"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Betriebssystem</w:t>
            </w:r>
          </w:p>
        </w:tc>
      </w:tr>
      <w:tr w:rsidR="0089378F" w:rsidRPr="001F59EC" w14:paraId="6BFEC3DA" w14:textId="77777777" w:rsidTr="218DE66B">
        <w:tc>
          <w:tcPr>
            <w:tcW w:w="1696" w:type="dxa"/>
          </w:tcPr>
          <w:p w14:paraId="498D361E"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Kollektor</w:t>
            </w:r>
          </w:p>
        </w:tc>
        <w:tc>
          <w:tcPr>
            <w:tcW w:w="2127" w:type="dxa"/>
          </w:tcPr>
          <w:p w14:paraId="4961F04B" w14:textId="1D0C0A87" w:rsidR="0089378F" w:rsidRPr="001F59EC" w:rsidRDefault="0089378F" w:rsidP="00B738C4">
            <w:pPr>
              <w:rPr>
                <w:rFonts w:asciiTheme="majorHAnsi" w:hAnsiTheme="majorHAnsi" w:cstheme="majorHAnsi"/>
              </w:rPr>
            </w:pPr>
            <w:r w:rsidRPr="001F59EC">
              <w:rPr>
                <w:rFonts w:asciiTheme="majorHAnsi" w:hAnsiTheme="majorHAnsi" w:cstheme="majorHAnsi"/>
              </w:rPr>
              <w:t>big-mon-win01</w:t>
            </w:r>
          </w:p>
        </w:tc>
        <w:tc>
          <w:tcPr>
            <w:tcW w:w="2126" w:type="dxa"/>
          </w:tcPr>
          <w:p w14:paraId="4D4C4D74" w14:textId="7B7783B6" w:rsidR="0089378F" w:rsidRPr="001F59EC" w:rsidRDefault="218DE66B" w:rsidP="00B738C4">
            <w:pPr>
              <w:rPr>
                <w:rFonts w:asciiTheme="majorHAnsi" w:hAnsiTheme="majorHAnsi" w:cstheme="majorHAnsi"/>
              </w:rPr>
            </w:pPr>
            <w:r w:rsidRPr="001F59EC">
              <w:rPr>
                <w:rFonts w:asciiTheme="majorHAnsi" w:hAnsiTheme="majorHAnsi" w:cstheme="majorHAnsi"/>
              </w:rPr>
              <w:t>10.18.20.35</w:t>
            </w:r>
          </w:p>
        </w:tc>
        <w:tc>
          <w:tcPr>
            <w:tcW w:w="3113" w:type="dxa"/>
          </w:tcPr>
          <w:p w14:paraId="03443DAD" w14:textId="77777777" w:rsidR="0089378F" w:rsidRPr="001F59EC" w:rsidRDefault="0089378F" w:rsidP="00B738C4">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2CDA64ED" w14:textId="77777777" w:rsidTr="218DE66B">
        <w:tc>
          <w:tcPr>
            <w:tcW w:w="1696" w:type="dxa"/>
          </w:tcPr>
          <w:p w14:paraId="27AC7045"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1D5BCB07" w14:textId="591D36FE" w:rsidR="0089378F" w:rsidRPr="001F59EC" w:rsidRDefault="0089378F" w:rsidP="0089378F">
            <w:pPr>
              <w:rPr>
                <w:rFonts w:asciiTheme="majorHAnsi" w:hAnsiTheme="majorHAnsi" w:cstheme="majorHAnsi"/>
              </w:rPr>
            </w:pPr>
            <w:r w:rsidRPr="001F59EC">
              <w:rPr>
                <w:rFonts w:asciiTheme="majorHAnsi" w:hAnsiTheme="majorHAnsi" w:cstheme="majorHAnsi"/>
              </w:rPr>
              <w:t>big-mon-win02</w:t>
            </w:r>
          </w:p>
        </w:tc>
        <w:tc>
          <w:tcPr>
            <w:tcW w:w="2126" w:type="dxa"/>
          </w:tcPr>
          <w:p w14:paraId="65889BB7" w14:textId="7BA685F3" w:rsidR="0089378F" w:rsidRPr="001F59EC" w:rsidRDefault="218DE66B" w:rsidP="0089378F">
            <w:pPr>
              <w:rPr>
                <w:rFonts w:asciiTheme="majorHAnsi" w:hAnsiTheme="majorHAnsi" w:cstheme="majorHAnsi"/>
              </w:rPr>
            </w:pPr>
            <w:r w:rsidRPr="001F59EC">
              <w:rPr>
                <w:rFonts w:asciiTheme="majorHAnsi" w:hAnsiTheme="majorHAnsi" w:cstheme="majorHAnsi"/>
              </w:rPr>
              <w:t>10.18.20.36</w:t>
            </w:r>
          </w:p>
        </w:tc>
        <w:tc>
          <w:tcPr>
            <w:tcW w:w="3113" w:type="dxa"/>
          </w:tcPr>
          <w:p w14:paraId="44CAA2F5" w14:textId="77777777"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74668438" w14:textId="77777777" w:rsidTr="218DE66B">
        <w:tc>
          <w:tcPr>
            <w:tcW w:w="1696" w:type="dxa"/>
          </w:tcPr>
          <w:p w14:paraId="15995C41" w14:textId="0EE5FB93"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3774D6DF" w14:textId="5CBC19AF" w:rsidR="0089378F" w:rsidRPr="001F59EC" w:rsidRDefault="0089378F" w:rsidP="0089378F">
            <w:pPr>
              <w:rPr>
                <w:rFonts w:asciiTheme="majorHAnsi" w:hAnsiTheme="majorHAnsi" w:cstheme="majorHAnsi"/>
              </w:rPr>
            </w:pPr>
            <w:r w:rsidRPr="001F59EC">
              <w:rPr>
                <w:rFonts w:asciiTheme="majorHAnsi" w:hAnsiTheme="majorHAnsi" w:cstheme="majorHAnsi"/>
              </w:rPr>
              <w:t>big-mon-ctx01</w:t>
            </w:r>
          </w:p>
        </w:tc>
        <w:tc>
          <w:tcPr>
            <w:tcW w:w="2126" w:type="dxa"/>
          </w:tcPr>
          <w:p w14:paraId="1863F7C4" w14:textId="0A4FE924" w:rsidR="0089378F" w:rsidRPr="001F59EC" w:rsidRDefault="218DE66B" w:rsidP="0089378F">
            <w:pPr>
              <w:rPr>
                <w:rFonts w:asciiTheme="majorHAnsi" w:hAnsiTheme="majorHAnsi" w:cstheme="majorHAnsi"/>
              </w:rPr>
            </w:pPr>
            <w:r w:rsidRPr="001F59EC">
              <w:rPr>
                <w:rFonts w:asciiTheme="majorHAnsi" w:hAnsiTheme="majorHAnsi" w:cstheme="majorHAnsi"/>
              </w:rPr>
              <w:t>10.118.12.252</w:t>
            </w:r>
          </w:p>
        </w:tc>
        <w:tc>
          <w:tcPr>
            <w:tcW w:w="3113" w:type="dxa"/>
          </w:tcPr>
          <w:p w14:paraId="4E24CA02" w14:textId="1C2A9860"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r w:rsidR="0089378F" w:rsidRPr="001F59EC" w14:paraId="597987A5" w14:textId="77777777" w:rsidTr="218DE66B">
        <w:tc>
          <w:tcPr>
            <w:tcW w:w="1696" w:type="dxa"/>
          </w:tcPr>
          <w:p w14:paraId="28F5B6AC" w14:textId="292455C5" w:rsidR="0089378F" w:rsidRPr="001F59EC" w:rsidRDefault="0089378F" w:rsidP="0089378F">
            <w:pPr>
              <w:rPr>
                <w:rFonts w:asciiTheme="majorHAnsi" w:hAnsiTheme="majorHAnsi" w:cstheme="majorHAnsi"/>
              </w:rPr>
            </w:pPr>
            <w:r w:rsidRPr="001F59EC">
              <w:rPr>
                <w:rFonts w:asciiTheme="majorHAnsi" w:hAnsiTheme="majorHAnsi" w:cstheme="majorHAnsi"/>
              </w:rPr>
              <w:t>Kollektor</w:t>
            </w:r>
          </w:p>
        </w:tc>
        <w:tc>
          <w:tcPr>
            <w:tcW w:w="2127" w:type="dxa"/>
          </w:tcPr>
          <w:p w14:paraId="756DA572" w14:textId="6DDFDA43" w:rsidR="0089378F" w:rsidRPr="001F59EC" w:rsidRDefault="0089378F" w:rsidP="0089378F">
            <w:pPr>
              <w:rPr>
                <w:rFonts w:asciiTheme="majorHAnsi" w:hAnsiTheme="majorHAnsi" w:cstheme="majorHAnsi"/>
              </w:rPr>
            </w:pPr>
            <w:r w:rsidRPr="001F59EC">
              <w:rPr>
                <w:rFonts w:asciiTheme="majorHAnsi" w:hAnsiTheme="majorHAnsi" w:cstheme="majorHAnsi"/>
              </w:rPr>
              <w:t>big-mon-ctx02</w:t>
            </w:r>
          </w:p>
        </w:tc>
        <w:tc>
          <w:tcPr>
            <w:tcW w:w="2126" w:type="dxa"/>
          </w:tcPr>
          <w:p w14:paraId="0A70F2C4" w14:textId="5B5A5D7F" w:rsidR="0089378F" w:rsidRPr="001F59EC" w:rsidRDefault="218DE66B" w:rsidP="0089378F">
            <w:pPr>
              <w:rPr>
                <w:rFonts w:asciiTheme="majorHAnsi" w:hAnsiTheme="majorHAnsi" w:cstheme="majorHAnsi"/>
              </w:rPr>
            </w:pPr>
            <w:r w:rsidRPr="001F59EC">
              <w:rPr>
                <w:rFonts w:asciiTheme="majorHAnsi" w:hAnsiTheme="majorHAnsi" w:cstheme="majorHAnsi"/>
              </w:rPr>
              <w:t>10.118.12.253</w:t>
            </w:r>
          </w:p>
        </w:tc>
        <w:tc>
          <w:tcPr>
            <w:tcW w:w="3113" w:type="dxa"/>
          </w:tcPr>
          <w:p w14:paraId="2A1DEF7E" w14:textId="13CA176F" w:rsidR="0089378F" w:rsidRPr="001F59EC" w:rsidRDefault="0089378F" w:rsidP="0089378F">
            <w:pPr>
              <w:rPr>
                <w:rFonts w:asciiTheme="majorHAnsi" w:hAnsiTheme="majorHAnsi" w:cstheme="majorHAnsi"/>
              </w:rPr>
            </w:pPr>
            <w:r w:rsidRPr="001F59EC">
              <w:rPr>
                <w:rFonts w:asciiTheme="majorHAnsi" w:hAnsiTheme="majorHAnsi" w:cstheme="majorHAnsi"/>
              </w:rPr>
              <w:t>Windows Server 2022 Standard</w:t>
            </w:r>
          </w:p>
        </w:tc>
      </w:tr>
    </w:tbl>
    <w:p w14:paraId="05FA7A29" w14:textId="0D5566E4" w:rsidR="0089378F" w:rsidRPr="001F59EC" w:rsidRDefault="0089378F" w:rsidP="6CDE5AF6">
      <w:pPr>
        <w:rPr>
          <w:rFonts w:asciiTheme="majorHAnsi" w:hAnsiTheme="majorHAnsi" w:cstheme="majorHAnsi"/>
        </w:rPr>
      </w:pPr>
    </w:p>
    <w:p w14:paraId="62771C65" w14:textId="77777777" w:rsidR="0089378F" w:rsidRPr="001F59EC" w:rsidRDefault="0089378F" w:rsidP="0089378F">
      <w:pPr>
        <w:rPr>
          <w:rFonts w:asciiTheme="majorHAnsi" w:hAnsiTheme="majorHAnsi" w:cstheme="majorHAnsi"/>
        </w:rPr>
      </w:pPr>
    </w:p>
    <w:p w14:paraId="35A13B1B" w14:textId="77777777" w:rsidR="0089378F" w:rsidRPr="001F59EC" w:rsidRDefault="0089378F" w:rsidP="6B06F679">
      <w:pPr>
        <w:pStyle w:val="berschrift2"/>
        <w:rPr>
          <w:rFonts w:asciiTheme="majorHAnsi" w:hAnsiTheme="majorHAnsi" w:cstheme="majorBidi"/>
        </w:rPr>
      </w:pPr>
      <w:bookmarkStart w:id="586" w:name="_Toc269949862"/>
      <w:r w:rsidRPr="6B06F679">
        <w:rPr>
          <w:rFonts w:asciiTheme="majorHAnsi" w:hAnsiTheme="majorHAnsi" w:cstheme="majorBidi"/>
        </w:rPr>
        <w:t>Lizenzerfassung</w:t>
      </w:r>
      <w:bookmarkEnd w:id="586"/>
    </w:p>
    <w:p w14:paraId="056551CE" w14:textId="77777777" w:rsidR="0089378F" w:rsidRPr="001F59EC" w:rsidRDefault="0089378F" w:rsidP="0089378F">
      <w:pPr>
        <w:tabs>
          <w:tab w:val="left" w:pos="1540"/>
        </w:tabs>
        <w:rPr>
          <w:rFonts w:asciiTheme="majorHAnsi" w:hAnsiTheme="majorHAnsi" w:cstheme="majorHAnsi"/>
        </w:rPr>
      </w:pPr>
      <w:r w:rsidRPr="001F59EC">
        <w:rPr>
          <w:rFonts w:asciiTheme="majorHAnsi" w:hAnsiTheme="majorHAnsi" w:cstheme="majorHAnsi"/>
        </w:rPr>
        <w:t xml:space="preserve">Die Lizenzerfassung innerhalb der Umgebung wird durch Verbrauchsdatenmodule abgebildet, welche als Windowsservice abhängig von der zu erfassenden Metrik auf einem System direkt oder aber dem Kollektor des Monitorings platziert werden. </w:t>
      </w:r>
    </w:p>
    <w:p w14:paraId="1AFFFAE5" w14:textId="77777777" w:rsidR="0089378F" w:rsidRPr="001F59EC" w:rsidRDefault="0089378F" w:rsidP="0089378F">
      <w:pPr>
        <w:tabs>
          <w:tab w:val="left" w:pos="1540"/>
        </w:tabs>
        <w:rPr>
          <w:rFonts w:asciiTheme="majorHAnsi" w:hAnsiTheme="majorHAnsi" w:cstheme="majorHAnsi"/>
        </w:rPr>
      </w:pPr>
      <w:r w:rsidRPr="001F59EC">
        <w:rPr>
          <w:rFonts w:asciiTheme="majorHAnsi" w:hAnsiTheme="majorHAnsi" w:cstheme="majorHAnsi"/>
        </w:rPr>
        <w:t>Beispiele für zu erfassende Metriken sind Benutzerlizenzen mittels Active Directory oder die aktiven Instanzen innerhalb eines SQL-Clusters.</w:t>
      </w:r>
    </w:p>
    <w:p w14:paraId="41E3899F" w14:textId="0C6D3B2D" w:rsidR="003E317F" w:rsidRPr="001F59EC" w:rsidRDefault="003E317F" w:rsidP="0089378F">
      <w:pPr>
        <w:pStyle w:val="berschrift1"/>
        <w:numPr>
          <w:ilvl w:val="0"/>
          <w:numId w:val="0"/>
        </w:numPr>
        <w:ind w:left="360"/>
        <w:rPr>
          <w:rFonts w:asciiTheme="majorHAnsi" w:hAnsiTheme="majorHAnsi" w:cstheme="majorHAnsi"/>
        </w:rPr>
      </w:pPr>
      <w:r w:rsidRPr="001F59EC">
        <w:rPr>
          <w:rFonts w:asciiTheme="majorHAnsi" w:hAnsiTheme="majorHAnsi" w:cstheme="majorHAnsi"/>
        </w:rPr>
        <w:br w:type="page"/>
      </w:r>
    </w:p>
    <w:p w14:paraId="145A7EC2" w14:textId="3A574AF6" w:rsidR="003E317F" w:rsidRPr="001F59EC" w:rsidRDefault="003E317F" w:rsidP="6B06F679">
      <w:pPr>
        <w:pStyle w:val="berschrift1"/>
        <w:rPr>
          <w:rFonts w:asciiTheme="majorHAnsi" w:hAnsiTheme="majorHAnsi" w:cstheme="majorBidi"/>
          <w:lang w:val="en-US"/>
        </w:rPr>
      </w:pPr>
      <w:bookmarkStart w:id="587" w:name="_Toc1530715341"/>
      <w:r w:rsidRPr="6B06F679">
        <w:rPr>
          <w:rFonts w:asciiTheme="majorHAnsi" w:hAnsiTheme="majorHAnsi" w:cstheme="majorBidi"/>
          <w:lang w:val="en-US"/>
        </w:rPr>
        <w:lastRenderedPageBreak/>
        <w:t>Backup</w:t>
      </w:r>
      <w:bookmarkEnd w:id="582"/>
      <w:bookmarkEnd w:id="587"/>
    </w:p>
    <w:p w14:paraId="62A0F7CF" w14:textId="77777777" w:rsidR="00D32062" w:rsidRPr="001F59EC" w:rsidRDefault="00D32062" w:rsidP="00D32062">
      <w:pPr>
        <w:rPr>
          <w:rFonts w:asciiTheme="majorHAnsi" w:hAnsiTheme="majorHAnsi" w:cstheme="majorHAnsi"/>
        </w:rPr>
      </w:pPr>
      <w:r w:rsidRPr="001F59EC">
        <w:rPr>
          <w:rFonts w:asciiTheme="majorHAnsi" w:hAnsiTheme="majorHAnsi" w:cstheme="majorHAnsi"/>
        </w:rPr>
        <w:t>Den Leistungsbestreibungen sind folgende drei Backupklassen zu entnehmen:</w:t>
      </w:r>
    </w:p>
    <w:p w14:paraId="544FA730" w14:textId="77777777" w:rsidR="00D32062" w:rsidRPr="001F59EC" w:rsidRDefault="00D32062" w:rsidP="00D32062">
      <w:pPr>
        <w:rPr>
          <w:rFonts w:asciiTheme="majorHAnsi" w:hAnsiTheme="majorHAnsi" w:cstheme="majorHAnsi"/>
        </w:rPr>
      </w:pPr>
      <w:r w:rsidRPr="001F59EC">
        <w:rPr>
          <w:rFonts w:asciiTheme="majorHAnsi" w:hAnsiTheme="majorHAnsi" w:cstheme="majorHAnsi"/>
          <w:noProof/>
        </w:rPr>
        <w:drawing>
          <wp:inline distT="0" distB="0" distL="0" distR="0" wp14:anchorId="05CAE87A" wp14:editId="54453E53">
            <wp:extent cx="5760720" cy="1257935"/>
            <wp:effectExtent l="0" t="0" r="0" b="0"/>
            <wp:docPr id="7232384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38447" name="Picture 1" descr="A screenshot of a computer&#10;&#10;AI-generated content may be incorrect."/>
                    <pic:cNvPicPr/>
                  </pic:nvPicPr>
                  <pic:blipFill>
                    <a:blip r:embed="rId190"/>
                    <a:stretch>
                      <a:fillRect/>
                    </a:stretch>
                  </pic:blipFill>
                  <pic:spPr>
                    <a:xfrm>
                      <a:off x="0" y="0"/>
                      <a:ext cx="5760720" cy="1257935"/>
                    </a:xfrm>
                    <a:prstGeom prst="rect">
                      <a:avLst/>
                    </a:prstGeom>
                  </pic:spPr>
                </pic:pic>
              </a:graphicData>
            </a:graphic>
          </wp:inline>
        </w:drawing>
      </w:r>
    </w:p>
    <w:p w14:paraId="0ECDBCA6" w14:textId="77777777" w:rsidR="00D32062" w:rsidRPr="001F59EC" w:rsidRDefault="00D32062" w:rsidP="00D32062">
      <w:pPr>
        <w:rPr>
          <w:rFonts w:asciiTheme="majorHAnsi" w:hAnsiTheme="majorHAnsi" w:cstheme="majorHAnsi"/>
          <w:lang w:val="en-US"/>
        </w:rPr>
      </w:pPr>
      <w:r w:rsidRPr="001F59EC">
        <w:rPr>
          <w:rFonts w:asciiTheme="majorHAnsi" w:hAnsiTheme="majorHAnsi" w:cstheme="majorHAnsi"/>
          <w:lang w:val="en-US"/>
        </w:rPr>
        <w:t>Diese Backupklassen lassen sich anhand des Suffixes der Storage Policies (29.1.7) erkennen:</w:t>
      </w:r>
      <w:r w:rsidRPr="001F59EC">
        <w:rPr>
          <w:rFonts w:asciiTheme="majorHAnsi" w:hAnsiTheme="majorHAnsi" w:cstheme="majorHAnsi"/>
          <w:lang w:val="en-US"/>
        </w:rPr>
        <w:br/>
        <w:t>Back-Up 1 = _default</w:t>
      </w:r>
      <w:r w:rsidRPr="001F59EC">
        <w:rPr>
          <w:rFonts w:asciiTheme="majorHAnsi" w:hAnsiTheme="majorHAnsi" w:cstheme="majorHAnsi"/>
          <w:lang w:val="en-US"/>
        </w:rPr>
        <w:br/>
        <w:t xml:space="preserve">Back-Up 2 = _advanced </w:t>
      </w:r>
      <w:r w:rsidRPr="001F59EC">
        <w:rPr>
          <w:rFonts w:asciiTheme="majorHAnsi" w:hAnsiTheme="majorHAnsi" w:cstheme="majorHAnsi"/>
          <w:lang w:val="en-US"/>
        </w:rPr>
        <w:br/>
        <w:t>Back-Up 3 = _enterprise</w:t>
      </w:r>
    </w:p>
    <w:p w14:paraId="1C0E10A3" w14:textId="77777777" w:rsidR="00D32062" w:rsidRPr="001F59EC" w:rsidRDefault="00D32062" w:rsidP="00D32062">
      <w:pPr>
        <w:rPr>
          <w:rFonts w:asciiTheme="majorHAnsi" w:hAnsiTheme="majorHAnsi" w:cstheme="majorHAnsi"/>
          <w:lang w:val="en-US"/>
        </w:rPr>
      </w:pPr>
    </w:p>
    <w:p w14:paraId="33256ED1" w14:textId="77777777" w:rsidR="003E317F" w:rsidRPr="001F59EC" w:rsidRDefault="003E317F" w:rsidP="6B06F679">
      <w:pPr>
        <w:pStyle w:val="berschrift2"/>
        <w:rPr>
          <w:rFonts w:asciiTheme="majorHAnsi" w:hAnsiTheme="majorHAnsi" w:cstheme="majorBidi"/>
          <w:lang w:val="en-GB"/>
        </w:rPr>
      </w:pPr>
      <w:bookmarkStart w:id="588" w:name="_Toc30583799"/>
      <w:bookmarkStart w:id="589" w:name="_Toc37162984"/>
      <w:bookmarkStart w:id="590" w:name="_Toc71642266"/>
      <w:bookmarkStart w:id="591" w:name="_Toc868599581"/>
      <w:r w:rsidRPr="6B06F679">
        <w:rPr>
          <w:rFonts w:asciiTheme="majorHAnsi" w:hAnsiTheme="majorHAnsi" w:cstheme="majorBidi"/>
          <w:lang w:val="en-GB"/>
        </w:rPr>
        <w:t>Konfiguration</w:t>
      </w:r>
      <w:bookmarkEnd w:id="588"/>
      <w:bookmarkEnd w:id="589"/>
      <w:bookmarkEnd w:id="590"/>
      <w:bookmarkEnd w:id="591"/>
    </w:p>
    <w:p w14:paraId="3E1904B1" w14:textId="77777777" w:rsidR="003E317F" w:rsidRPr="001F59EC" w:rsidRDefault="003E317F" w:rsidP="6B06F679">
      <w:pPr>
        <w:pStyle w:val="berschrift3"/>
        <w:rPr>
          <w:rFonts w:asciiTheme="majorHAnsi" w:hAnsiTheme="majorHAnsi" w:cstheme="majorBidi"/>
          <w:lang w:val="en-GB"/>
        </w:rPr>
      </w:pPr>
      <w:bookmarkStart w:id="592" w:name="_Toc30583800"/>
      <w:bookmarkStart w:id="593" w:name="_Toc37162985"/>
      <w:bookmarkStart w:id="594" w:name="_Toc71642267"/>
      <w:bookmarkStart w:id="595" w:name="_Toc459391297"/>
      <w:r w:rsidRPr="6B06F679">
        <w:rPr>
          <w:rFonts w:asciiTheme="majorHAnsi" w:hAnsiTheme="majorHAnsi" w:cstheme="majorBidi"/>
          <w:lang w:val="en-GB"/>
        </w:rPr>
        <w:t>Commvault Gruppen</w:t>
      </w:r>
      <w:bookmarkEnd w:id="592"/>
      <w:bookmarkEnd w:id="593"/>
      <w:bookmarkEnd w:id="594"/>
      <w:bookmarkEnd w:id="595"/>
    </w:p>
    <w:p w14:paraId="60D5E00D" w14:textId="77777777" w:rsidR="003E317F" w:rsidRPr="001F59EC" w:rsidRDefault="003E317F" w:rsidP="003E317F">
      <w:pPr>
        <w:rPr>
          <w:rFonts w:asciiTheme="majorHAnsi" w:hAnsiTheme="majorHAnsi" w:cstheme="majorHAnsi"/>
        </w:rPr>
      </w:pPr>
      <w:r w:rsidRPr="001F59EC">
        <w:rPr>
          <w:rFonts w:asciiTheme="majorHAnsi" w:hAnsiTheme="majorHAnsi" w:cstheme="majorHAnsi"/>
        </w:rPr>
        <w:t>In Commvault werden standardmäßig 3 Computergruppen erstellt, die unter anderem für die Firewall Konfiguration verwendet werden.</w:t>
      </w:r>
    </w:p>
    <w:p w14:paraId="08014631" w14:textId="77777777" w:rsidR="003E317F" w:rsidRPr="001F59EC" w:rsidRDefault="003E317F" w:rsidP="003E317F">
      <w:pPr>
        <w:rPr>
          <w:rFonts w:asciiTheme="majorHAnsi" w:hAnsiTheme="majorHAnsi" w:cstheme="majorHAnsi"/>
        </w:rPr>
      </w:pPr>
      <w:r w:rsidRPr="001F59EC">
        <w:rPr>
          <w:rFonts w:asciiTheme="majorHAnsi" w:hAnsiTheme="majorHAnsi" w:cstheme="majorHAnsi"/>
        </w:rPr>
        <w:t>Zusätzlich erstellte Gruppen werden hier aufgelistet.</w:t>
      </w:r>
    </w:p>
    <w:tbl>
      <w:tblPr>
        <w:tblStyle w:val="ahdFormatvorlage2"/>
        <w:tblW w:w="5000" w:type="pct"/>
        <w:tblLook w:val="04A0" w:firstRow="1" w:lastRow="0" w:firstColumn="1" w:lastColumn="0" w:noHBand="0" w:noVBand="1"/>
      </w:tblPr>
      <w:tblGrid>
        <w:gridCol w:w="2265"/>
        <w:gridCol w:w="2267"/>
        <w:gridCol w:w="2266"/>
        <w:gridCol w:w="2264"/>
      </w:tblGrid>
      <w:tr w:rsidR="003E317F" w:rsidRPr="001F59EC" w14:paraId="35A95852" w14:textId="77777777" w:rsidTr="1906600E">
        <w:trPr>
          <w:cnfStyle w:val="100000000000" w:firstRow="1" w:lastRow="0" w:firstColumn="0" w:lastColumn="0" w:oddVBand="0" w:evenVBand="0" w:oddHBand="0" w:evenHBand="0" w:firstRowFirstColumn="0" w:firstRowLastColumn="0" w:lastRowFirstColumn="0" w:lastRowLastColumn="0"/>
        </w:trPr>
        <w:tc>
          <w:tcPr>
            <w:tcW w:w="1250" w:type="pct"/>
          </w:tcPr>
          <w:p w14:paraId="33EE75C2"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Gruppenname</w:t>
            </w:r>
          </w:p>
        </w:tc>
        <w:tc>
          <w:tcPr>
            <w:tcW w:w="1251" w:type="pct"/>
          </w:tcPr>
          <w:p w14:paraId="5E28508B"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Funktion</w:t>
            </w:r>
          </w:p>
        </w:tc>
        <w:tc>
          <w:tcPr>
            <w:tcW w:w="1250" w:type="pct"/>
          </w:tcPr>
          <w:p w14:paraId="4BA6BFC2"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Beschreibung</w:t>
            </w:r>
          </w:p>
        </w:tc>
        <w:tc>
          <w:tcPr>
            <w:tcW w:w="1249" w:type="pct"/>
          </w:tcPr>
          <w:p w14:paraId="57175875"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Besondere Einstellungen</w:t>
            </w:r>
          </w:p>
        </w:tc>
      </w:tr>
      <w:tr w:rsidR="003E317F" w:rsidRPr="001F59EC" w14:paraId="068709F3" w14:textId="77777777" w:rsidTr="1906600E">
        <w:tc>
          <w:tcPr>
            <w:tcW w:w="1250" w:type="pct"/>
          </w:tcPr>
          <w:p w14:paraId="3CAE1722" w14:textId="09202A61"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5C5CB6"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_ahd vCloud Infrastructure</w:t>
            </w:r>
          </w:p>
        </w:tc>
        <w:tc>
          <w:tcPr>
            <w:tcW w:w="1251" w:type="pct"/>
          </w:tcPr>
          <w:p w14:paraId="7DBA48EB" w14:textId="44E3D2FA" w:rsidR="003E317F" w:rsidRPr="001F59EC" w:rsidRDefault="003E317F" w:rsidP="008473A9">
            <w:pPr>
              <w:rPr>
                <w:rFonts w:asciiTheme="majorHAnsi" w:hAnsiTheme="majorHAnsi" w:cstheme="majorHAnsi"/>
              </w:rPr>
            </w:pPr>
            <w:r w:rsidRPr="001F59EC">
              <w:rPr>
                <w:rFonts w:asciiTheme="majorHAnsi" w:hAnsiTheme="majorHAnsi" w:cstheme="majorHAnsi"/>
              </w:rPr>
              <w:t xml:space="preserve">Gruppe für die </w:t>
            </w:r>
            <w:r w:rsidR="00870470" w:rsidRPr="001F59EC">
              <w:rPr>
                <w:rFonts w:asciiTheme="majorHAnsi" w:hAnsiTheme="majorHAnsi" w:cstheme="majorHAnsi"/>
              </w:rPr>
              <w:t>Proact</w:t>
            </w:r>
            <w:r w:rsidRPr="001F59EC">
              <w:rPr>
                <w:rFonts w:asciiTheme="majorHAnsi" w:hAnsiTheme="majorHAnsi" w:cstheme="majorHAnsi"/>
              </w:rPr>
              <w:t xml:space="preserve"> Backupinfrastruktur</w:t>
            </w:r>
          </w:p>
        </w:tc>
        <w:tc>
          <w:tcPr>
            <w:tcW w:w="1250" w:type="pct"/>
          </w:tcPr>
          <w:p w14:paraId="6E8C49D7"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Zugriff auf das Kundennetzwerk über Proxy</w:t>
            </w:r>
          </w:p>
        </w:tc>
        <w:tc>
          <w:tcPr>
            <w:tcW w:w="1249" w:type="pct"/>
          </w:tcPr>
          <w:p w14:paraId="16F9C1A8" w14:textId="77777777" w:rsidR="003E317F" w:rsidRPr="001F59EC" w:rsidRDefault="003E317F" w:rsidP="008473A9">
            <w:pPr>
              <w:rPr>
                <w:rFonts w:asciiTheme="majorHAnsi" w:hAnsiTheme="majorHAnsi" w:cstheme="majorHAnsi"/>
              </w:rPr>
            </w:pPr>
          </w:p>
        </w:tc>
      </w:tr>
      <w:tr w:rsidR="003E317F" w:rsidRPr="001F59EC" w14:paraId="4D2B80D3" w14:textId="77777777" w:rsidTr="1906600E">
        <w:tc>
          <w:tcPr>
            <w:tcW w:w="1250" w:type="pct"/>
          </w:tcPr>
          <w:p w14:paraId="0595606F" w14:textId="6A7F1F57"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870470"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_Client_Group</w:t>
            </w:r>
          </w:p>
        </w:tc>
        <w:tc>
          <w:tcPr>
            <w:tcW w:w="1251" w:type="pct"/>
          </w:tcPr>
          <w:p w14:paraId="4EA13BCB"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Gruppe für Clients, die über einen Agent gesichert werden</w:t>
            </w:r>
          </w:p>
        </w:tc>
        <w:tc>
          <w:tcPr>
            <w:tcW w:w="1250" w:type="pct"/>
          </w:tcPr>
          <w:p w14:paraId="1A7FC0CD"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Kundeninfrastuktur</w:t>
            </w:r>
          </w:p>
        </w:tc>
        <w:tc>
          <w:tcPr>
            <w:tcW w:w="1249" w:type="pct"/>
          </w:tcPr>
          <w:p w14:paraId="32143B16" w14:textId="77777777" w:rsidR="003E317F" w:rsidRPr="001F59EC" w:rsidRDefault="003E317F" w:rsidP="008473A9">
            <w:pPr>
              <w:rPr>
                <w:rFonts w:asciiTheme="majorHAnsi" w:hAnsiTheme="majorHAnsi" w:cstheme="majorHAnsi"/>
                <w:lang w:val="en-GB"/>
              </w:rPr>
            </w:pPr>
          </w:p>
        </w:tc>
      </w:tr>
      <w:tr w:rsidR="003E317F" w:rsidRPr="001F59EC" w14:paraId="5C306A5C" w14:textId="77777777" w:rsidTr="1906600E">
        <w:tc>
          <w:tcPr>
            <w:tcW w:w="1250" w:type="pct"/>
          </w:tcPr>
          <w:p w14:paraId="18FA0395" w14:textId="68E5FBAA" w:rsidR="003E317F" w:rsidRPr="001F59EC" w:rsidRDefault="008473A9" w:rsidP="008473A9">
            <w:pPr>
              <w:rPr>
                <w:rFonts w:asciiTheme="majorHAnsi" w:hAnsiTheme="majorHAnsi" w:cstheme="majorHAnsi"/>
                <w:lang w:val="en-GB"/>
              </w:rPr>
            </w:pPr>
            <w:r w:rsidRPr="001F59EC">
              <w:rPr>
                <w:rFonts w:asciiTheme="majorHAnsi" w:hAnsiTheme="majorHAnsi" w:cstheme="majorHAnsi"/>
                <w:lang w:val="en-GB"/>
              </w:rPr>
              <w:t>0</w:t>
            </w:r>
            <w:r w:rsidR="00870470" w:rsidRPr="001F59EC">
              <w:rPr>
                <w:rFonts w:asciiTheme="majorHAnsi" w:hAnsiTheme="majorHAnsi" w:cstheme="majorHAnsi"/>
                <w:lang w:val="en-GB"/>
              </w:rPr>
              <w:t>0</w:t>
            </w:r>
            <w:r w:rsidRPr="001F59EC">
              <w:rPr>
                <w:rFonts w:asciiTheme="majorHAnsi" w:hAnsiTheme="majorHAnsi" w:cstheme="majorHAnsi"/>
                <w:lang w:val="en-GB"/>
              </w:rPr>
              <w:t>18_C-BIG</w:t>
            </w:r>
            <w:r w:rsidR="003E317F" w:rsidRPr="001F59EC">
              <w:rPr>
                <w:rFonts w:asciiTheme="majorHAnsi" w:hAnsiTheme="majorHAnsi" w:cstheme="majorHAnsi"/>
                <w:lang w:val="en-GB"/>
              </w:rPr>
              <w:t>_Proxy</w:t>
            </w:r>
          </w:p>
        </w:tc>
        <w:tc>
          <w:tcPr>
            <w:tcW w:w="1251" w:type="pct"/>
          </w:tcPr>
          <w:p w14:paraId="4A68384E" w14:textId="77777777" w:rsidR="003E317F" w:rsidRPr="001F59EC" w:rsidRDefault="003E317F" w:rsidP="008473A9">
            <w:pPr>
              <w:rPr>
                <w:rFonts w:asciiTheme="majorHAnsi" w:hAnsiTheme="majorHAnsi" w:cstheme="majorHAnsi"/>
              </w:rPr>
            </w:pPr>
            <w:r w:rsidRPr="001F59EC">
              <w:rPr>
                <w:rFonts w:asciiTheme="majorHAnsi" w:hAnsiTheme="majorHAnsi" w:cstheme="majorHAnsi"/>
              </w:rPr>
              <w:t>Gruppe für die CV Proxies</w:t>
            </w:r>
          </w:p>
        </w:tc>
        <w:tc>
          <w:tcPr>
            <w:tcW w:w="1250" w:type="pct"/>
          </w:tcPr>
          <w:p w14:paraId="1B44E5A0" w14:textId="77777777" w:rsidR="003E317F" w:rsidRPr="001F59EC" w:rsidRDefault="003E317F" w:rsidP="008473A9">
            <w:pPr>
              <w:rPr>
                <w:rFonts w:asciiTheme="majorHAnsi" w:hAnsiTheme="majorHAnsi" w:cstheme="majorHAnsi"/>
                <w:lang w:val="en-GB"/>
              </w:rPr>
            </w:pPr>
            <w:r w:rsidRPr="001F59EC">
              <w:rPr>
                <w:rFonts w:asciiTheme="majorHAnsi" w:hAnsiTheme="majorHAnsi" w:cstheme="majorHAnsi"/>
                <w:lang w:val="en-GB"/>
              </w:rPr>
              <w:t>Kommunikation Backupinfrastuktur &lt;-&gt; Kundennetzwerk</w:t>
            </w:r>
          </w:p>
        </w:tc>
        <w:tc>
          <w:tcPr>
            <w:tcW w:w="1249" w:type="pct"/>
          </w:tcPr>
          <w:p w14:paraId="3D29E412"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Automatische Gruppe</w:t>
            </w:r>
          </w:p>
          <w:p w14:paraId="0B1F622E" w14:textId="15F225DC" w:rsidR="003E317F" w:rsidRPr="001F59EC" w:rsidRDefault="1906600E" w:rsidP="009E32FB">
            <w:pPr>
              <w:pStyle w:val="Listenabsatz"/>
              <w:numPr>
                <w:ilvl w:val="0"/>
                <w:numId w:val="9"/>
              </w:numPr>
              <w:ind w:left="644"/>
              <w:rPr>
                <w:rFonts w:asciiTheme="majorHAnsi" w:hAnsiTheme="majorHAnsi" w:cstheme="majorHAnsi"/>
                <w:lang w:val="en-GB"/>
              </w:rPr>
            </w:pPr>
            <w:r w:rsidRPr="001F59EC">
              <w:rPr>
                <w:rFonts w:asciiTheme="majorHAnsi" w:hAnsiTheme="majorHAnsi" w:cstheme="majorHAnsi"/>
                <w:lang w:val="en-GB"/>
              </w:rPr>
              <w:t>Name beginnt mit 0</w:t>
            </w:r>
            <w:r w:rsidR="00870470" w:rsidRPr="001F59EC">
              <w:rPr>
                <w:rFonts w:asciiTheme="majorHAnsi" w:hAnsiTheme="majorHAnsi" w:cstheme="majorHAnsi"/>
                <w:lang w:val="en-GB"/>
              </w:rPr>
              <w:t>0</w:t>
            </w:r>
            <w:r w:rsidRPr="001F59EC">
              <w:rPr>
                <w:rFonts w:asciiTheme="majorHAnsi" w:hAnsiTheme="majorHAnsi" w:cstheme="majorHAnsi"/>
                <w:lang w:val="en-GB"/>
              </w:rPr>
              <w:t>18</w:t>
            </w:r>
          </w:p>
          <w:p w14:paraId="4E0637CE" w14:textId="77777777" w:rsidR="003E317F" w:rsidRPr="001F59EC" w:rsidRDefault="1906600E" w:rsidP="009E32FB">
            <w:pPr>
              <w:pStyle w:val="Listenabsatz"/>
              <w:numPr>
                <w:ilvl w:val="0"/>
                <w:numId w:val="9"/>
              </w:numPr>
              <w:ind w:left="644"/>
              <w:rPr>
                <w:rFonts w:asciiTheme="majorHAnsi" w:hAnsiTheme="majorHAnsi" w:cstheme="majorHAnsi"/>
                <w:lang w:val="en-GB"/>
              </w:rPr>
            </w:pPr>
            <w:r w:rsidRPr="001F59EC">
              <w:rPr>
                <w:rFonts w:asciiTheme="majorHAnsi" w:hAnsiTheme="majorHAnsi" w:cstheme="majorHAnsi"/>
                <w:lang w:val="en-GB"/>
              </w:rPr>
              <w:t>Client act as proxy -&gt; false</w:t>
            </w:r>
          </w:p>
          <w:p w14:paraId="5F97C369" w14:textId="77777777" w:rsidR="003E317F" w:rsidRPr="001F59EC" w:rsidRDefault="003E317F" w:rsidP="008473A9">
            <w:pPr>
              <w:rPr>
                <w:rFonts w:asciiTheme="majorHAnsi" w:hAnsiTheme="majorHAnsi" w:cstheme="majorHAnsi"/>
                <w:lang w:val="en-GB"/>
              </w:rPr>
            </w:pPr>
          </w:p>
        </w:tc>
      </w:tr>
    </w:tbl>
    <w:p w14:paraId="486D35BF" w14:textId="77777777" w:rsidR="003E317F" w:rsidRPr="001F59EC" w:rsidRDefault="003E317F" w:rsidP="003E317F">
      <w:pPr>
        <w:rPr>
          <w:rFonts w:asciiTheme="majorHAnsi" w:hAnsiTheme="majorHAnsi" w:cstheme="majorHAnsi"/>
          <w:lang w:val="en-GB"/>
        </w:rPr>
      </w:pPr>
    </w:p>
    <w:p w14:paraId="37A9BFCA" w14:textId="77777777" w:rsidR="00E97E84" w:rsidRPr="001F59EC" w:rsidRDefault="00E97E84">
      <w:pPr>
        <w:rPr>
          <w:rFonts w:asciiTheme="majorHAnsi" w:hAnsiTheme="majorHAnsi" w:cstheme="majorHAnsi"/>
          <w:b/>
          <w:sz w:val="24"/>
          <w:szCs w:val="24"/>
          <w:lang w:val="en-GB"/>
        </w:rPr>
      </w:pPr>
      <w:bookmarkStart w:id="596" w:name="_Toc71642268"/>
      <w:bookmarkStart w:id="597" w:name="_Toc30583801"/>
      <w:bookmarkStart w:id="598" w:name="_Toc37162986"/>
      <w:r w:rsidRPr="001F59EC">
        <w:rPr>
          <w:rFonts w:asciiTheme="majorHAnsi" w:hAnsiTheme="majorHAnsi" w:cstheme="majorHAnsi"/>
          <w:lang w:val="en-GB"/>
        </w:rPr>
        <w:br w:type="page"/>
      </w:r>
    </w:p>
    <w:p w14:paraId="20B3B090" w14:textId="5FBED978" w:rsidR="003E317F" w:rsidRPr="001F59EC" w:rsidRDefault="1906600E" w:rsidP="6B06F679">
      <w:pPr>
        <w:pStyle w:val="berschrift3"/>
        <w:rPr>
          <w:rFonts w:asciiTheme="majorHAnsi" w:hAnsiTheme="majorHAnsi" w:cstheme="majorBidi"/>
          <w:lang w:val="en-GB"/>
        </w:rPr>
      </w:pPr>
      <w:bookmarkStart w:id="599" w:name="_Toc177075097"/>
      <w:r w:rsidRPr="6B06F679">
        <w:rPr>
          <w:rFonts w:asciiTheme="majorHAnsi" w:hAnsiTheme="majorHAnsi" w:cstheme="majorBidi"/>
          <w:lang w:val="en-GB"/>
        </w:rPr>
        <w:lastRenderedPageBreak/>
        <w:t>Commvault Proxy</w:t>
      </w:r>
      <w:bookmarkEnd w:id="599"/>
      <w:r w:rsidRPr="6B06F679">
        <w:rPr>
          <w:rFonts w:asciiTheme="majorHAnsi" w:hAnsiTheme="majorHAnsi" w:cstheme="majorBidi"/>
          <w:lang w:val="en-GB"/>
        </w:rPr>
        <w:t xml:space="preserve"> </w:t>
      </w:r>
      <w:bookmarkEnd w:id="596"/>
      <w:bookmarkEnd w:id="597"/>
      <w:bookmarkEnd w:id="598"/>
    </w:p>
    <w:p w14:paraId="2889456D" w14:textId="77777777" w:rsidR="003E317F" w:rsidRPr="001F59EC" w:rsidRDefault="1906600E" w:rsidP="003E317F">
      <w:pPr>
        <w:ind w:left="720"/>
        <w:rPr>
          <w:rFonts w:asciiTheme="majorHAnsi" w:hAnsiTheme="majorHAnsi" w:cstheme="majorHAnsi"/>
        </w:rPr>
      </w:pPr>
      <w:r w:rsidRPr="001F59EC">
        <w:rPr>
          <w:rFonts w:asciiTheme="majorHAnsi" w:hAnsiTheme="majorHAnsi" w:cstheme="majorHAnsi"/>
        </w:rPr>
        <w:t xml:space="preserve">Es ist sind zwei Commvault Proxies für die Kommunikation bereitgestellt. </w:t>
      </w:r>
    </w:p>
    <w:tbl>
      <w:tblPr>
        <w:tblStyle w:val="ahdFormatvorlage2"/>
        <w:tblW w:w="0" w:type="auto"/>
        <w:tblLook w:val="04A0" w:firstRow="1" w:lastRow="0" w:firstColumn="1" w:lastColumn="0" w:noHBand="0" w:noVBand="1"/>
      </w:tblPr>
      <w:tblGrid>
        <w:gridCol w:w="3020"/>
        <w:gridCol w:w="3020"/>
      </w:tblGrid>
      <w:tr w:rsidR="003E317F" w:rsidRPr="001F59EC" w14:paraId="20302774" w14:textId="77777777" w:rsidTr="1906600E">
        <w:trPr>
          <w:cnfStyle w:val="100000000000" w:firstRow="1" w:lastRow="0" w:firstColumn="0" w:lastColumn="0" w:oddVBand="0" w:evenVBand="0" w:oddHBand="0" w:evenHBand="0" w:firstRowFirstColumn="0" w:firstRowLastColumn="0" w:lastRowFirstColumn="0" w:lastRowLastColumn="0"/>
        </w:trPr>
        <w:tc>
          <w:tcPr>
            <w:tcW w:w="3020" w:type="dxa"/>
          </w:tcPr>
          <w:p w14:paraId="35393A85"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RZ</w:t>
            </w:r>
          </w:p>
        </w:tc>
        <w:tc>
          <w:tcPr>
            <w:tcW w:w="3020" w:type="dxa"/>
          </w:tcPr>
          <w:p w14:paraId="6F86C493"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Server</w:t>
            </w:r>
          </w:p>
        </w:tc>
      </w:tr>
      <w:tr w:rsidR="00CA319F" w:rsidRPr="001F59EC" w14:paraId="6FCD0B03" w14:textId="77777777" w:rsidTr="1906600E">
        <w:tc>
          <w:tcPr>
            <w:tcW w:w="3020" w:type="dxa"/>
          </w:tcPr>
          <w:p w14:paraId="72663DEB" w14:textId="2DA201CE" w:rsidR="00CA319F" w:rsidRPr="001F59EC" w:rsidRDefault="00CA319F" w:rsidP="00CA319F">
            <w:pPr>
              <w:rPr>
                <w:rFonts w:asciiTheme="majorHAnsi" w:hAnsiTheme="majorHAnsi" w:cstheme="majorHAnsi"/>
                <w:lang w:val="en-GB"/>
              </w:rPr>
            </w:pPr>
            <w:r w:rsidRPr="001F59EC">
              <w:rPr>
                <w:rFonts w:asciiTheme="majorHAnsi" w:hAnsiTheme="majorHAnsi" w:cstheme="majorHAnsi"/>
              </w:rPr>
              <w:t>Fra2</w:t>
            </w:r>
          </w:p>
        </w:tc>
        <w:tc>
          <w:tcPr>
            <w:tcW w:w="3020" w:type="dxa"/>
          </w:tcPr>
          <w:p w14:paraId="576243BA" w14:textId="24B2E63F" w:rsidR="00CA319F" w:rsidRPr="001F59EC" w:rsidRDefault="00CA319F" w:rsidP="00CA319F">
            <w:pPr>
              <w:rPr>
                <w:rFonts w:asciiTheme="majorHAnsi" w:hAnsiTheme="majorHAnsi" w:cstheme="majorHAnsi"/>
                <w:lang w:val="en-GB"/>
              </w:rPr>
            </w:pPr>
            <w:r w:rsidRPr="001F59EC">
              <w:rPr>
                <w:rFonts w:asciiTheme="majorHAnsi" w:hAnsiTheme="majorHAnsi" w:cstheme="majorHAnsi"/>
              </w:rPr>
              <w:t>big-fra2-bakprx01</w:t>
            </w:r>
          </w:p>
        </w:tc>
      </w:tr>
      <w:tr w:rsidR="00CA319F" w:rsidRPr="001F59EC" w14:paraId="3F1AC6CB" w14:textId="77777777" w:rsidTr="1906600E">
        <w:tc>
          <w:tcPr>
            <w:tcW w:w="3020" w:type="dxa"/>
          </w:tcPr>
          <w:p w14:paraId="282C6721" w14:textId="3D0F8570" w:rsidR="00CA319F" w:rsidRPr="001F59EC" w:rsidRDefault="00CA319F" w:rsidP="00CA319F">
            <w:pPr>
              <w:rPr>
                <w:rFonts w:asciiTheme="majorHAnsi" w:hAnsiTheme="majorHAnsi" w:cstheme="majorHAnsi"/>
                <w:lang w:val="en-GB"/>
              </w:rPr>
            </w:pPr>
            <w:r w:rsidRPr="001F59EC">
              <w:rPr>
                <w:rFonts w:asciiTheme="majorHAnsi" w:hAnsiTheme="majorHAnsi" w:cstheme="majorHAnsi"/>
              </w:rPr>
              <w:t>Fra7</w:t>
            </w:r>
          </w:p>
        </w:tc>
        <w:tc>
          <w:tcPr>
            <w:tcW w:w="3020" w:type="dxa"/>
          </w:tcPr>
          <w:p w14:paraId="4A7D2C56" w14:textId="78E77B07" w:rsidR="00CA319F" w:rsidRPr="001F59EC" w:rsidRDefault="00CA319F" w:rsidP="00CA319F">
            <w:pPr>
              <w:rPr>
                <w:rFonts w:asciiTheme="majorHAnsi" w:hAnsiTheme="majorHAnsi" w:cstheme="majorHAnsi"/>
                <w:lang w:val="en-GB"/>
              </w:rPr>
            </w:pPr>
            <w:r w:rsidRPr="001F59EC">
              <w:rPr>
                <w:rFonts w:asciiTheme="majorHAnsi" w:hAnsiTheme="majorHAnsi" w:cstheme="majorHAnsi"/>
              </w:rPr>
              <w:t>big-fra7-bakprx01</w:t>
            </w:r>
          </w:p>
        </w:tc>
      </w:tr>
    </w:tbl>
    <w:p w14:paraId="014934A3" w14:textId="77777777" w:rsidR="003E317F" w:rsidRPr="001F59EC" w:rsidRDefault="003E317F" w:rsidP="003E317F">
      <w:pPr>
        <w:ind w:left="720"/>
        <w:rPr>
          <w:rFonts w:asciiTheme="majorHAnsi" w:hAnsiTheme="majorHAnsi" w:cstheme="majorHAnsi"/>
          <w:lang w:val="en-GB"/>
        </w:rPr>
      </w:pPr>
    </w:p>
    <w:p w14:paraId="7075115A" w14:textId="77777777" w:rsidR="003E317F" w:rsidRPr="001F59EC" w:rsidRDefault="1906600E" w:rsidP="6B06F679">
      <w:pPr>
        <w:pStyle w:val="berschrift3"/>
        <w:rPr>
          <w:rFonts w:asciiTheme="majorHAnsi" w:hAnsiTheme="majorHAnsi" w:cstheme="majorBidi"/>
          <w:lang w:val="en-GB"/>
        </w:rPr>
      </w:pPr>
      <w:bookmarkStart w:id="600" w:name="_Toc30583802"/>
      <w:bookmarkStart w:id="601" w:name="_Toc37162987"/>
      <w:bookmarkStart w:id="602" w:name="_Toc71642269"/>
      <w:bookmarkStart w:id="603" w:name="_Toc1512433632"/>
      <w:r w:rsidRPr="6B06F679">
        <w:rPr>
          <w:rFonts w:asciiTheme="majorHAnsi" w:hAnsiTheme="majorHAnsi" w:cstheme="majorBidi"/>
          <w:lang w:val="en-GB"/>
        </w:rPr>
        <w:t>Commvault Firewall</w:t>
      </w:r>
      <w:bookmarkEnd w:id="600"/>
      <w:bookmarkEnd w:id="601"/>
      <w:bookmarkEnd w:id="602"/>
      <w:bookmarkEnd w:id="603"/>
    </w:p>
    <w:p w14:paraId="5627961E" w14:textId="7A21E78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 0118_C-BIG</w:t>
      </w:r>
    </w:p>
    <w:p w14:paraId="47B6DBFB"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Client Type: Servers</w:t>
      </w:r>
    </w:p>
    <w:p w14:paraId="4D221947"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Zurgiff:  Via Proxy</w:t>
      </w:r>
    </w:p>
    <w:tbl>
      <w:tblPr>
        <w:tblStyle w:val="ahdFormatvorlage2"/>
        <w:tblW w:w="9209" w:type="dxa"/>
        <w:tblLook w:val="04A0" w:firstRow="1" w:lastRow="0" w:firstColumn="1" w:lastColumn="0" w:noHBand="0" w:noVBand="1"/>
      </w:tblPr>
      <w:tblGrid>
        <w:gridCol w:w="3196"/>
        <w:gridCol w:w="2932"/>
        <w:gridCol w:w="3081"/>
      </w:tblGrid>
      <w:tr w:rsidR="003E317F" w:rsidRPr="001F59EC" w14:paraId="44BFD96E" w14:textId="77777777" w:rsidTr="00A54B2C">
        <w:trPr>
          <w:cnfStyle w:val="100000000000" w:firstRow="1" w:lastRow="0" w:firstColumn="0" w:lastColumn="0" w:oddVBand="0" w:evenVBand="0" w:oddHBand="0" w:evenHBand="0" w:firstRowFirstColumn="0" w:firstRowLastColumn="0" w:lastRowFirstColumn="0" w:lastRowLastColumn="0"/>
        </w:trPr>
        <w:tc>
          <w:tcPr>
            <w:tcW w:w="3196" w:type="dxa"/>
          </w:tcPr>
          <w:p w14:paraId="3030A49E"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Gruppen</w:t>
            </w:r>
          </w:p>
        </w:tc>
        <w:tc>
          <w:tcPr>
            <w:tcW w:w="2932" w:type="dxa"/>
          </w:tcPr>
          <w:p w14:paraId="5528037C"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Zuordnung</w:t>
            </w:r>
          </w:p>
        </w:tc>
        <w:tc>
          <w:tcPr>
            <w:tcW w:w="3081" w:type="dxa"/>
          </w:tcPr>
          <w:p w14:paraId="7B1A8DD3"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Gruppe</w:t>
            </w:r>
          </w:p>
        </w:tc>
      </w:tr>
      <w:tr w:rsidR="00A54B2C" w:rsidRPr="001F59EC" w14:paraId="6CDE503D" w14:textId="77777777" w:rsidTr="00A54B2C">
        <w:tc>
          <w:tcPr>
            <w:tcW w:w="3196" w:type="dxa"/>
          </w:tcPr>
          <w:p w14:paraId="0F051B85"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 xml:space="preserve">Trusted Client Group1 </w:t>
            </w:r>
          </w:p>
        </w:tc>
        <w:tc>
          <w:tcPr>
            <w:tcW w:w="2932" w:type="dxa"/>
          </w:tcPr>
          <w:p w14:paraId="51FD6687"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 xml:space="preserve">Clients </w:t>
            </w:r>
          </w:p>
        </w:tc>
        <w:tc>
          <w:tcPr>
            <w:tcW w:w="3081" w:type="dxa"/>
          </w:tcPr>
          <w:p w14:paraId="01531F24" w14:textId="0D6E2098" w:rsidR="00A54B2C" w:rsidRPr="001F59EC" w:rsidRDefault="00A54B2C" w:rsidP="00A54B2C">
            <w:pPr>
              <w:rPr>
                <w:rFonts w:asciiTheme="majorHAnsi" w:hAnsiTheme="majorHAnsi" w:cstheme="majorHAnsi"/>
                <w:lang w:val="en-GB"/>
              </w:rPr>
            </w:pPr>
            <w:r w:rsidRPr="001F59EC">
              <w:rPr>
                <w:rFonts w:asciiTheme="majorHAnsi" w:hAnsiTheme="majorHAnsi" w:cstheme="majorHAnsi"/>
              </w:rPr>
              <w:t>01180018_C-BIG _Client_Group</w:t>
            </w:r>
          </w:p>
        </w:tc>
      </w:tr>
      <w:tr w:rsidR="00A54B2C" w:rsidRPr="00E9680B" w14:paraId="5D3643F6" w14:textId="77777777" w:rsidTr="00A54B2C">
        <w:tc>
          <w:tcPr>
            <w:tcW w:w="3196" w:type="dxa"/>
          </w:tcPr>
          <w:p w14:paraId="27B91BCA"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Trusted Client Group 2</w:t>
            </w:r>
          </w:p>
        </w:tc>
        <w:tc>
          <w:tcPr>
            <w:tcW w:w="2932" w:type="dxa"/>
          </w:tcPr>
          <w:p w14:paraId="036BDB7E"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Backup Infrastruktur</w:t>
            </w:r>
          </w:p>
        </w:tc>
        <w:tc>
          <w:tcPr>
            <w:tcW w:w="3081" w:type="dxa"/>
          </w:tcPr>
          <w:p w14:paraId="5BD032B5" w14:textId="762F39F6"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US"/>
              </w:rPr>
              <w:t>01180018_C-BIG_ahd vCloud Infrastructure</w:t>
            </w:r>
          </w:p>
        </w:tc>
      </w:tr>
      <w:tr w:rsidR="00A54B2C" w:rsidRPr="001F59EC" w14:paraId="3044F533" w14:textId="77777777" w:rsidTr="00A54B2C">
        <w:tc>
          <w:tcPr>
            <w:tcW w:w="3196" w:type="dxa"/>
          </w:tcPr>
          <w:p w14:paraId="05DA1807"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Proxy/DMZ Group</w:t>
            </w:r>
          </w:p>
        </w:tc>
        <w:tc>
          <w:tcPr>
            <w:tcW w:w="2932" w:type="dxa"/>
          </w:tcPr>
          <w:p w14:paraId="1AD867FD" w14:textId="77777777" w:rsidR="00A54B2C" w:rsidRPr="001F59EC" w:rsidRDefault="00A54B2C" w:rsidP="00A54B2C">
            <w:pPr>
              <w:rPr>
                <w:rFonts w:asciiTheme="majorHAnsi" w:hAnsiTheme="majorHAnsi" w:cstheme="majorHAnsi"/>
                <w:lang w:val="en-GB"/>
              </w:rPr>
            </w:pPr>
            <w:r w:rsidRPr="001F59EC">
              <w:rPr>
                <w:rFonts w:asciiTheme="majorHAnsi" w:hAnsiTheme="majorHAnsi" w:cstheme="majorHAnsi"/>
                <w:lang w:val="en-GB"/>
              </w:rPr>
              <w:t>Proxy Server</w:t>
            </w:r>
          </w:p>
        </w:tc>
        <w:tc>
          <w:tcPr>
            <w:tcW w:w="3081" w:type="dxa"/>
          </w:tcPr>
          <w:p w14:paraId="7B1A0529" w14:textId="0ECA044F" w:rsidR="00A54B2C" w:rsidRPr="001F59EC" w:rsidRDefault="00A54B2C" w:rsidP="00A54B2C">
            <w:pPr>
              <w:rPr>
                <w:rFonts w:asciiTheme="majorHAnsi" w:hAnsiTheme="majorHAnsi" w:cstheme="majorHAnsi"/>
                <w:lang w:val="en-GB"/>
              </w:rPr>
            </w:pPr>
            <w:r w:rsidRPr="001F59EC">
              <w:rPr>
                <w:rFonts w:asciiTheme="majorHAnsi" w:hAnsiTheme="majorHAnsi" w:cstheme="majorHAnsi"/>
              </w:rPr>
              <w:t>01180018_C-BIG _Proxy</w:t>
            </w:r>
          </w:p>
        </w:tc>
      </w:tr>
    </w:tbl>
    <w:p w14:paraId="607F7061"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Aktivierung “Force Client from trusted client group 1  to use proxy for all traffic”</w:t>
      </w:r>
    </w:p>
    <w:p w14:paraId="140724B0" w14:textId="77777777" w:rsidR="003E317F" w:rsidRPr="001F59EC" w:rsidRDefault="003E317F" w:rsidP="003E317F">
      <w:pPr>
        <w:rPr>
          <w:rFonts w:asciiTheme="majorHAnsi" w:hAnsiTheme="majorHAnsi" w:cstheme="majorHAnsi"/>
          <w:lang w:val="en-GB"/>
        </w:rPr>
      </w:pPr>
    </w:p>
    <w:p w14:paraId="7117398B" w14:textId="77777777" w:rsidR="003E317F" w:rsidRPr="001F59EC" w:rsidRDefault="003E317F" w:rsidP="003E317F">
      <w:pPr>
        <w:rPr>
          <w:rFonts w:asciiTheme="majorHAnsi" w:hAnsiTheme="majorHAnsi" w:cstheme="majorHAnsi"/>
          <w:b/>
          <w:sz w:val="24"/>
          <w:szCs w:val="24"/>
          <w:lang w:val="en-GB"/>
        </w:rPr>
      </w:pPr>
      <w:bookmarkStart w:id="604" w:name="_Toc30583803"/>
      <w:bookmarkStart w:id="605" w:name="_Toc37162988"/>
      <w:r w:rsidRPr="001F59EC">
        <w:rPr>
          <w:rFonts w:asciiTheme="majorHAnsi" w:hAnsiTheme="majorHAnsi" w:cstheme="majorHAnsi"/>
          <w:lang w:val="en-GB"/>
        </w:rPr>
        <w:br w:type="page"/>
      </w:r>
    </w:p>
    <w:p w14:paraId="23077FE3" w14:textId="77777777" w:rsidR="003E317F" w:rsidRPr="001F59EC" w:rsidRDefault="1906600E" w:rsidP="6B06F679">
      <w:pPr>
        <w:pStyle w:val="berschrift3"/>
        <w:rPr>
          <w:rFonts w:asciiTheme="majorHAnsi" w:hAnsiTheme="majorHAnsi" w:cstheme="majorBidi"/>
          <w:lang w:val="en-GB"/>
        </w:rPr>
      </w:pPr>
      <w:bookmarkStart w:id="606" w:name="_Toc71642270"/>
      <w:bookmarkStart w:id="607" w:name="_Toc1626701718"/>
      <w:r w:rsidRPr="6B06F679">
        <w:rPr>
          <w:rFonts w:asciiTheme="majorHAnsi" w:hAnsiTheme="majorHAnsi" w:cstheme="majorBidi"/>
          <w:lang w:val="en-GB"/>
        </w:rPr>
        <w:lastRenderedPageBreak/>
        <w:t>Library</w:t>
      </w:r>
      <w:bookmarkEnd w:id="604"/>
      <w:bookmarkEnd w:id="605"/>
      <w:bookmarkEnd w:id="606"/>
      <w:bookmarkEnd w:id="607"/>
    </w:p>
    <w:p w14:paraId="71C1DAA3" w14:textId="0BDE11E5" w:rsidR="003E317F" w:rsidRPr="001F59EC" w:rsidRDefault="00AE7F65" w:rsidP="003E317F">
      <w:pPr>
        <w:rPr>
          <w:rFonts w:asciiTheme="majorHAnsi" w:hAnsiTheme="majorHAnsi" w:cstheme="majorHAnsi"/>
        </w:rPr>
      </w:pPr>
      <w:r w:rsidRPr="001F59EC">
        <w:rPr>
          <w:rFonts w:asciiTheme="majorHAnsi" w:hAnsiTheme="majorHAnsi" w:cstheme="majorHAnsi"/>
        </w:rPr>
        <w:t>Die Daten werden zum größten Teil auf zentralen Disk Libraries abgelegt. Ebenfalls gibt es eine kleine</w:t>
      </w:r>
      <w:r w:rsidR="00982288" w:rsidRPr="001F59EC">
        <w:rPr>
          <w:rFonts w:asciiTheme="majorHAnsi" w:hAnsiTheme="majorHAnsi" w:cstheme="majorHAnsi"/>
        </w:rPr>
        <w:t xml:space="preserve"> OnPrem Disklibaray.</w:t>
      </w:r>
    </w:p>
    <w:p w14:paraId="34EDA1BE" w14:textId="51EA3FEE" w:rsidR="003E317F" w:rsidRPr="001F59EC" w:rsidRDefault="1906600E" w:rsidP="00D40AA7">
      <w:pPr>
        <w:pStyle w:val="berschrift4"/>
        <w:rPr>
          <w:rFonts w:asciiTheme="majorHAnsi" w:hAnsiTheme="majorHAnsi" w:cstheme="majorHAnsi"/>
        </w:rPr>
      </w:pPr>
      <w:r w:rsidRPr="001F59EC">
        <w:rPr>
          <w:rFonts w:asciiTheme="majorHAnsi" w:hAnsiTheme="majorHAnsi" w:cstheme="majorHAnsi"/>
        </w:rPr>
        <w:t>Data Path FRA2</w:t>
      </w:r>
      <w:r w:rsidR="00C37691" w:rsidRPr="001F59EC">
        <w:rPr>
          <w:rFonts w:asciiTheme="majorHAnsi" w:hAnsiTheme="majorHAnsi" w:cstheme="majorHAnsi"/>
        </w:rPr>
        <w:t>/FRA7</w:t>
      </w:r>
    </w:p>
    <w:tbl>
      <w:tblPr>
        <w:tblW w:w="8088" w:type="dxa"/>
        <w:tblCellMar>
          <w:top w:w="15" w:type="dxa"/>
          <w:left w:w="70" w:type="dxa"/>
          <w:right w:w="70" w:type="dxa"/>
        </w:tblCellMar>
        <w:tblLook w:val="04A0" w:firstRow="1" w:lastRow="0" w:firstColumn="1" w:lastColumn="0" w:noHBand="0" w:noVBand="1"/>
      </w:tblPr>
      <w:tblGrid>
        <w:gridCol w:w="652"/>
        <w:gridCol w:w="3618"/>
        <w:gridCol w:w="3658"/>
        <w:gridCol w:w="160"/>
      </w:tblGrid>
      <w:tr w:rsidR="00BA062D" w:rsidRPr="001F59EC" w14:paraId="123F7DBF" w14:textId="77777777">
        <w:trPr>
          <w:gridAfter w:val="1"/>
          <w:wAfter w:w="160" w:type="dxa"/>
          <w:trHeight w:val="450"/>
        </w:trPr>
        <w:tc>
          <w:tcPr>
            <w:tcW w:w="600" w:type="dxa"/>
            <w:tcBorders>
              <w:top w:val="single" w:sz="8" w:space="0" w:color="BFBFBF"/>
              <w:left w:val="single" w:sz="8" w:space="0" w:color="BFBFBF"/>
              <w:bottom w:val="single" w:sz="8" w:space="0" w:color="FFFFFF"/>
              <w:right w:val="single" w:sz="8" w:space="0" w:color="FFFFFF"/>
            </w:tcBorders>
            <w:shd w:val="clear" w:color="000000" w:fill="C9151E"/>
            <w:vAlign w:val="center"/>
            <w:hideMark/>
          </w:tcPr>
          <w:p w14:paraId="2CE2ACB2"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643" w:type="dxa"/>
            <w:tcBorders>
              <w:top w:val="single" w:sz="8" w:space="0" w:color="BFBFBF"/>
              <w:left w:val="nil"/>
              <w:bottom w:val="single" w:sz="8" w:space="0" w:color="FFFFFF"/>
              <w:right w:val="single" w:sz="8" w:space="0" w:color="FFFFFF"/>
            </w:tcBorders>
            <w:shd w:val="clear" w:color="000000" w:fill="C9151E"/>
            <w:vAlign w:val="center"/>
            <w:hideMark/>
          </w:tcPr>
          <w:p w14:paraId="0F07EC2E"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Media Agent</w:t>
            </w:r>
          </w:p>
        </w:tc>
        <w:tc>
          <w:tcPr>
            <w:tcW w:w="3685" w:type="dxa"/>
            <w:tcBorders>
              <w:top w:val="single" w:sz="8" w:space="0" w:color="BFBFBF"/>
              <w:left w:val="nil"/>
              <w:bottom w:val="single" w:sz="8" w:space="0" w:color="FFFFFF"/>
              <w:right w:val="single" w:sz="8" w:space="0" w:color="BFBFBF"/>
            </w:tcBorders>
            <w:shd w:val="clear" w:color="000000" w:fill="C9151E"/>
            <w:vAlign w:val="center"/>
            <w:hideMark/>
          </w:tcPr>
          <w:p w14:paraId="3DFC4713" w14:textId="77777777" w:rsidR="00BA062D" w:rsidRPr="001F59EC" w:rsidRDefault="00BA062D">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030B1D" w:rsidRPr="00E9680B" w14:paraId="788168D0" w14:textId="77777777" w:rsidTr="006D7C3F">
        <w:trPr>
          <w:gridAfter w:val="1"/>
          <w:wAfter w:w="160" w:type="dxa"/>
          <w:trHeight w:val="450"/>
        </w:trPr>
        <w:tc>
          <w:tcPr>
            <w:tcW w:w="600" w:type="dxa"/>
            <w:vMerge w:val="restart"/>
            <w:tcBorders>
              <w:top w:val="nil"/>
              <w:left w:val="single" w:sz="8" w:space="0" w:color="BFBFBF"/>
              <w:bottom w:val="single" w:sz="8" w:space="0" w:color="BFBFBF"/>
              <w:right w:val="single" w:sz="8" w:space="0" w:color="BFBFBF"/>
            </w:tcBorders>
            <w:vAlign w:val="center"/>
            <w:hideMark/>
          </w:tcPr>
          <w:p w14:paraId="28C7B3B2" w14:textId="77777777" w:rsidR="00BA062D" w:rsidRPr="001F59EC" w:rsidRDefault="00BA062D">
            <w:pPr>
              <w:spacing w:after="0" w:line="240" w:lineRule="auto"/>
              <w:rPr>
                <w:rFonts w:asciiTheme="majorHAnsi" w:hAnsiTheme="majorHAnsi" w:cstheme="majorHAnsi"/>
                <w:color w:val="000000"/>
              </w:rPr>
            </w:pPr>
            <w:r w:rsidRPr="001F59EC">
              <w:rPr>
                <w:rFonts w:asciiTheme="majorHAnsi" w:hAnsiTheme="majorHAnsi" w:cstheme="majorHAnsi"/>
                <w:color w:val="000000"/>
                <w:lang w:val="en-GB"/>
              </w:rPr>
              <w:t>FRA2</w:t>
            </w:r>
          </w:p>
        </w:tc>
        <w:tc>
          <w:tcPr>
            <w:tcW w:w="3643" w:type="dxa"/>
            <w:tcBorders>
              <w:top w:val="nil"/>
              <w:left w:val="nil"/>
              <w:bottom w:val="single" w:sz="8" w:space="0" w:color="BFBFBF"/>
              <w:right w:val="single" w:sz="8" w:space="0" w:color="BFBFBF"/>
            </w:tcBorders>
            <w:vAlign w:val="center"/>
            <w:hideMark/>
          </w:tcPr>
          <w:p w14:paraId="10458D0F"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0012_S-Services_svc-fra2-bak001</w:t>
            </w:r>
          </w:p>
        </w:tc>
        <w:tc>
          <w:tcPr>
            <w:tcW w:w="3685" w:type="dxa"/>
            <w:tcBorders>
              <w:top w:val="nil"/>
              <w:left w:val="nil"/>
              <w:bottom w:val="single" w:sz="8" w:space="0" w:color="BFBFBF"/>
              <w:right w:val="single" w:sz="8" w:space="0" w:color="BFBFBF"/>
            </w:tcBorders>
            <w:vAlign w:val="center"/>
            <w:hideMark/>
          </w:tcPr>
          <w:p w14:paraId="5741204F"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0FABFCB3"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179EE5E8"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45E6AFF3"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0012_S-Services_svc-fra2-bak002</w:t>
            </w:r>
          </w:p>
        </w:tc>
        <w:tc>
          <w:tcPr>
            <w:tcW w:w="3685" w:type="dxa"/>
            <w:tcBorders>
              <w:top w:val="nil"/>
              <w:left w:val="nil"/>
              <w:bottom w:val="single" w:sz="8" w:space="0" w:color="BFBFBF"/>
              <w:right w:val="single" w:sz="8" w:space="0" w:color="BFBFBF"/>
            </w:tcBorders>
            <w:vAlign w:val="center"/>
            <w:hideMark/>
          </w:tcPr>
          <w:p w14:paraId="3DF8DFBC"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55093205"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540A2ADB"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251AE682"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0012_S-Services_svc-fra2-bak003</w:t>
            </w:r>
          </w:p>
        </w:tc>
        <w:tc>
          <w:tcPr>
            <w:tcW w:w="3685" w:type="dxa"/>
            <w:tcBorders>
              <w:top w:val="nil"/>
              <w:left w:val="nil"/>
              <w:bottom w:val="single" w:sz="8" w:space="0" w:color="BFBFBF"/>
              <w:right w:val="single" w:sz="8" w:space="0" w:color="BFBFBF"/>
            </w:tcBorders>
            <w:vAlign w:val="center"/>
            <w:hideMark/>
          </w:tcPr>
          <w:p w14:paraId="1409BFA1"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030B1D" w:rsidRPr="00E9680B" w14:paraId="0EE00900" w14:textId="77777777" w:rsidTr="006D7C3F">
        <w:trPr>
          <w:gridAfter w:val="1"/>
          <w:wAfter w:w="160" w:type="dxa"/>
          <w:trHeight w:val="450"/>
        </w:trPr>
        <w:tc>
          <w:tcPr>
            <w:tcW w:w="600" w:type="dxa"/>
            <w:vMerge/>
            <w:tcBorders>
              <w:top w:val="nil"/>
              <w:left w:val="single" w:sz="8" w:space="0" w:color="BFBFBF"/>
              <w:bottom w:val="single" w:sz="8" w:space="0" w:color="BFBFBF"/>
              <w:right w:val="single" w:sz="8" w:space="0" w:color="BFBFBF"/>
            </w:tcBorders>
            <w:vAlign w:val="center"/>
            <w:hideMark/>
          </w:tcPr>
          <w:p w14:paraId="5CD0BBF0" w14:textId="77777777" w:rsidR="00BA062D" w:rsidRPr="001F59EC" w:rsidRDefault="00BA062D">
            <w:pPr>
              <w:spacing w:after="0" w:line="240" w:lineRule="auto"/>
              <w:rPr>
                <w:rFonts w:asciiTheme="majorHAnsi" w:hAnsiTheme="majorHAnsi" w:cstheme="majorHAnsi"/>
                <w:color w:val="000000"/>
                <w:lang w:val="en-US"/>
              </w:rPr>
            </w:pPr>
          </w:p>
        </w:tc>
        <w:tc>
          <w:tcPr>
            <w:tcW w:w="3643" w:type="dxa"/>
            <w:tcBorders>
              <w:top w:val="nil"/>
              <w:left w:val="nil"/>
              <w:bottom w:val="single" w:sz="8" w:space="0" w:color="BFBFBF"/>
              <w:right w:val="single" w:sz="8" w:space="0" w:color="BFBFBF"/>
            </w:tcBorders>
            <w:vAlign w:val="center"/>
            <w:hideMark/>
          </w:tcPr>
          <w:p w14:paraId="4EC6C306"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0012_S-Services_svc-fra2-bak004</w:t>
            </w:r>
          </w:p>
        </w:tc>
        <w:tc>
          <w:tcPr>
            <w:tcW w:w="3685" w:type="dxa"/>
            <w:tcBorders>
              <w:top w:val="nil"/>
              <w:left w:val="nil"/>
              <w:bottom w:val="single" w:sz="8" w:space="0" w:color="BFBFBF"/>
              <w:right w:val="single" w:sz="8" w:space="0" w:color="BFBFBF"/>
            </w:tcBorders>
            <w:vAlign w:val="center"/>
            <w:hideMark/>
          </w:tcPr>
          <w:p w14:paraId="3A34990B" w14:textId="77777777" w:rsidR="00BA062D" w:rsidRPr="001F59EC" w:rsidRDefault="00BA062D">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0012_DL_S-Services_de-fra2-file0</w:t>
            </w:r>
          </w:p>
        </w:tc>
      </w:tr>
      <w:tr w:rsidR="00BA062D" w:rsidRPr="00E9680B" w14:paraId="6C227F1B" w14:textId="77777777">
        <w:trPr>
          <w:gridAfter w:val="1"/>
          <w:wAfter w:w="160" w:type="dxa"/>
          <w:trHeight w:val="564"/>
        </w:trPr>
        <w:tc>
          <w:tcPr>
            <w:tcW w:w="600" w:type="dxa"/>
            <w:vMerge/>
            <w:tcBorders>
              <w:top w:val="nil"/>
              <w:left w:val="single" w:sz="8" w:space="0" w:color="BFBFBF"/>
              <w:bottom w:val="single" w:sz="8" w:space="0" w:color="BFBFBF"/>
              <w:right w:val="single" w:sz="8" w:space="0" w:color="BFBFBF"/>
            </w:tcBorders>
            <w:vAlign w:val="center"/>
            <w:hideMark/>
          </w:tcPr>
          <w:p w14:paraId="43C5FBD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1D5B8C2D"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0012_S-Services_de-fra2-bak005</w:t>
            </w:r>
          </w:p>
        </w:tc>
        <w:tc>
          <w:tcPr>
            <w:tcW w:w="3685" w:type="dxa"/>
            <w:vMerge w:val="restart"/>
            <w:tcBorders>
              <w:top w:val="nil"/>
              <w:left w:val="single" w:sz="8" w:space="0" w:color="BFBFBF"/>
              <w:bottom w:val="single" w:sz="8" w:space="0" w:color="BFBFBF"/>
              <w:right w:val="single" w:sz="8" w:space="0" w:color="BFBFBF"/>
            </w:tcBorders>
            <w:vAlign w:val="center"/>
            <w:hideMark/>
          </w:tcPr>
          <w:p w14:paraId="5C1D53B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r>
      <w:tr w:rsidR="00BA062D" w:rsidRPr="00E9680B" w14:paraId="0B63D65B"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2731BE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150258B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1613331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799CB1F4"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1F39AAB3"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1023062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2AAFB646"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0012_S-Services_de-fra2-bak006</w:t>
            </w:r>
          </w:p>
        </w:tc>
        <w:tc>
          <w:tcPr>
            <w:tcW w:w="3685" w:type="dxa"/>
            <w:vMerge w:val="restart"/>
            <w:tcBorders>
              <w:top w:val="nil"/>
              <w:left w:val="single" w:sz="8" w:space="0" w:color="BFBFBF"/>
              <w:bottom w:val="single" w:sz="8" w:space="0" w:color="BFBFBF"/>
              <w:right w:val="single" w:sz="8" w:space="0" w:color="BFBFBF"/>
            </w:tcBorders>
            <w:vAlign w:val="center"/>
            <w:hideMark/>
          </w:tcPr>
          <w:p w14:paraId="31F0666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6E968358"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524DA7F5"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25665E1"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478F1BD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582BDC4D"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25AF549C"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470ADD98"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08314031"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647857A3"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0012_S-Services_de-fra2-bak007</w:t>
            </w:r>
          </w:p>
        </w:tc>
        <w:tc>
          <w:tcPr>
            <w:tcW w:w="3685" w:type="dxa"/>
            <w:vMerge w:val="restart"/>
            <w:tcBorders>
              <w:top w:val="nil"/>
              <w:left w:val="single" w:sz="8" w:space="0" w:color="BFBFBF"/>
              <w:bottom w:val="single" w:sz="8" w:space="0" w:color="BFBFBF"/>
              <w:right w:val="single" w:sz="8" w:space="0" w:color="BFBFBF"/>
            </w:tcBorders>
            <w:vAlign w:val="center"/>
            <w:hideMark/>
          </w:tcPr>
          <w:p w14:paraId="77C6FF1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28365295"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2691A688"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06E3E44B"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6FB9BD14"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43978C12"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27E56648"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r w:rsidR="00BA062D" w:rsidRPr="00E9680B" w14:paraId="06290566" w14:textId="77777777">
        <w:trPr>
          <w:trHeight w:val="300"/>
        </w:trPr>
        <w:tc>
          <w:tcPr>
            <w:tcW w:w="600" w:type="dxa"/>
            <w:vMerge/>
            <w:tcBorders>
              <w:top w:val="nil"/>
              <w:left w:val="single" w:sz="8" w:space="0" w:color="BFBFBF"/>
              <w:bottom w:val="single" w:sz="8" w:space="0" w:color="BFBFBF"/>
              <w:right w:val="single" w:sz="8" w:space="0" w:color="BFBFBF"/>
            </w:tcBorders>
            <w:vAlign w:val="center"/>
            <w:hideMark/>
          </w:tcPr>
          <w:p w14:paraId="3CAE8919"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val="restart"/>
            <w:tcBorders>
              <w:top w:val="nil"/>
              <w:left w:val="single" w:sz="8" w:space="0" w:color="BFBFBF"/>
              <w:bottom w:val="single" w:sz="8" w:space="0" w:color="BFBFBF"/>
              <w:right w:val="single" w:sz="8" w:space="0" w:color="BFBFBF"/>
            </w:tcBorders>
            <w:vAlign w:val="center"/>
            <w:hideMark/>
          </w:tcPr>
          <w:p w14:paraId="0ECE47D2"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0012_S-Services_de-fra2-bak008</w:t>
            </w:r>
          </w:p>
        </w:tc>
        <w:tc>
          <w:tcPr>
            <w:tcW w:w="3685" w:type="dxa"/>
            <w:vMerge w:val="restart"/>
            <w:tcBorders>
              <w:top w:val="nil"/>
              <w:left w:val="single" w:sz="8" w:space="0" w:color="BFBFBF"/>
              <w:bottom w:val="single" w:sz="8" w:space="0" w:color="BFBFBF"/>
              <w:right w:val="single" w:sz="8" w:space="0" w:color="BFBFBF"/>
            </w:tcBorders>
            <w:vAlign w:val="center"/>
            <w:hideMark/>
          </w:tcPr>
          <w:p w14:paraId="1AA5FE8F"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0012_DL_S-Services_de-fra2-file0</w:t>
            </w:r>
          </w:p>
        </w:tc>
        <w:tc>
          <w:tcPr>
            <w:tcW w:w="160" w:type="dxa"/>
            <w:vAlign w:val="center"/>
            <w:hideMark/>
          </w:tcPr>
          <w:p w14:paraId="6D23816C" w14:textId="77777777" w:rsidR="00BA062D" w:rsidRPr="001F59EC" w:rsidRDefault="00BA062D">
            <w:pPr>
              <w:spacing w:after="0" w:line="240" w:lineRule="auto"/>
              <w:rPr>
                <w:rFonts w:asciiTheme="majorHAnsi" w:eastAsia="Times New Roman" w:hAnsiTheme="majorHAnsi" w:cstheme="majorHAnsi"/>
                <w:szCs w:val="20"/>
                <w:lang w:val="en-US" w:eastAsia="de-DE"/>
              </w:rPr>
            </w:pPr>
          </w:p>
        </w:tc>
      </w:tr>
      <w:tr w:rsidR="00BA062D" w:rsidRPr="00E9680B" w14:paraId="0BB5DEBB" w14:textId="77777777">
        <w:trPr>
          <w:trHeight w:val="315"/>
        </w:trPr>
        <w:tc>
          <w:tcPr>
            <w:tcW w:w="600" w:type="dxa"/>
            <w:vMerge/>
            <w:tcBorders>
              <w:top w:val="nil"/>
              <w:left w:val="single" w:sz="8" w:space="0" w:color="BFBFBF"/>
              <w:bottom w:val="single" w:sz="8" w:space="0" w:color="BFBFBF"/>
              <w:right w:val="single" w:sz="8" w:space="0" w:color="BFBFBF"/>
            </w:tcBorders>
            <w:vAlign w:val="center"/>
            <w:hideMark/>
          </w:tcPr>
          <w:p w14:paraId="6EC0C297"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43" w:type="dxa"/>
            <w:vMerge/>
            <w:tcBorders>
              <w:top w:val="nil"/>
              <w:left w:val="single" w:sz="8" w:space="0" w:color="BFBFBF"/>
              <w:bottom w:val="single" w:sz="8" w:space="0" w:color="BFBFBF"/>
              <w:right w:val="single" w:sz="8" w:space="0" w:color="BFBFBF"/>
            </w:tcBorders>
            <w:vAlign w:val="center"/>
            <w:hideMark/>
          </w:tcPr>
          <w:p w14:paraId="73F5FEF5"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3F42F09E"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0615C1BB" w14:textId="77777777" w:rsidR="00BA062D" w:rsidRPr="001F59EC" w:rsidRDefault="00BA062D">
            <w:pPr>
              <w:spacing w:after="0" w:line="240" w:lineRule="auto"/>
              <w:rPr>
                <w:rFonts w:asciiTheme="majorHAnsi" w:eastAsia="Times New Roman" w:hAnsiTheme="majorHAnsi" w:cstheme="majorHAnsi"/>
                <w:color w:val="000000"/>
                <w:szCs w:val="20"/>
                <w:lang w:val="en-US" w:eastAsia="de-DE"/>
              </w:rPr>
            </w:pPr>
          </w:p>
        </w:tc>
      </w:tr>
    </w:tbl>
    <w:p w14:paraId="6149B8CF" w14:textId="77777777" w:rsidR="003E317F" w:rsidRPr="001F59EC" w:rsidRDefault="003E317F" w:rsidP="003E317F">
      <w:pPr>
        <w:rPr>
          <w:rFonts w:asciiTheme="majorHAnsi" w:hAnsiTheme="majorHAnsi" w:cstheme="majorHAnsi"/>
          <w:lang w:val="en-US"/>
        </w:rPr>
      </w:pPr>
    </w:p>
    <w:tbl>
      <w:tblPr>
        <w:tblW w:w="8088" w:type="dxa"/>
        <w:tblCellMar>
          <w:top w:w="15" w:type="dxa"/>
          <w:left w:w="70" w:type="dxa"/>
          <w:right w:w="70" w:type="dxa"/>
        </w:tblCellMar>
        <w:tblLook w:val="04A0" w:firstRow="1" w:lastRow="0" w:firstColumn="1" w:lastColumn="0" w:noHBand="0" w:noVBand="1"/>
      </w:tblPr>
      <w:tblGrid>
        <w:gridCol w:w="652"/>
        <w:gridCol w:w="3639"/>
        <w:gridCol w:w="3637"/>
        <w:gridCol w:w="160"/>
      </w:tblGrid>
      <w:tr w:rsidR="00F314E7" w:rsidRPr="001F59EC" w14:paraId="6692375B" w14:textId="77777777">
        <w:trPr>
          <w:gridAfter w:val="1"/>
          <w:wAfter w:w="160" w:type="dxa"/>
          <w:trHeight w:val="450"/>
        </w:trPr>
        <w:tc>
          <w:tcPr>
            <w:tcW w:w="557" w:type="dxa"/>
            <w:tcBorders>
              <w:top w:val="single" w:sz="8" w:space="0" w:color="BFBFBF"/>
              <w:left w:val="single" w:sz="8" w:space="0" w:color="BFBFBF"/>
              <w:bottom w:val="single" w:sz="8" w:space="0" w:color="FFFFFF"/>
              <w:right w:val="single" w:sz="8" w:space="0" w:color="FFFFFF"/>
            </w:tcBorders>
            <w:shd w:val="clear" w:color="000000" w:fill="C9151E"/>
            <w:vAlign w:val="center"/>
            <w:hideMark/>
          </w:tcPr>
          <w:p w14:paraId="227D4FE6"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686" w:type="dxa"/>
            <w:tcBorders>
              <w:top w:val="single" w:sz="8" w:space="0" w:color="BFBFBF"/>
              <w:left w:val="nil"/>
              <w:bottom w:val="single" w:sz="8" w:space="0" w:color="FFFFFF"/>
              <w:right w:val="single" w:sz="8" w:space="0" w:color="FFFFFF"/>
            </w:tcBorders>
            <w:shd w:val="clear" w:color="000000" w:fill="C9151E"/>
            <w:vAlign w:val="center"/>
            <w:hideMark/>
          </w:tcPr>
          <w:p w14:paraId="3C6EE380"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Media Agent</w:t>
            </w:r>
          </w:p>
        </w:tc>
        <w:tc>
          <w:tcPr>
            <w:tcW w:w="3685" w:type="dxa"/>
            <w:tcBorders>
              <w:top w:val="single" w:sz="8" w:space="0" w:color="BFBFBF"/>
              <w:left w:val="nil"/>
              <w:bottom w:val="single" w:sz="8" w:space="0" w:color="FFFFFF"/>
              <w:right w:val="single" w:sz="8" w:space="0" w:color="BFBFBF"/>
            </w:tcBorders>
            <w:shd w:val="clear" w:color="000000" w:fill="C9151E"/>
            <w:vAlign w:val="center"/>
            <w:hideMark/>
          </w:tcPr>
          <w:p w14:paraId="051A8CA5" w14:textId="77777777" w:rsidR="00F314E7" w:rsidRPr="001F59EC" w:rsidRDefault="00F314E7">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030B1D" w:rsidRPr="00E9680B" w14:paraId="66C18C33" w14:textId="77777777" w:rsidTr="006D7C3F">
        <w:trPr>
          <w:gridAfter w:val="1"/>
          <w:wAfter w:w="160" w:type="dxa"/>
          <w:trHeight w:val="450"/>
        </w:trPr>
        <w:tc>
          <w:tcPr>
            <w:tcW w:w="557" w:type="dxa"/>
            <w:vMerge w:val="restart"/>
            <w:tcBorders>
              <w:top w:val="nil"/>
              <w:left w:val="single" w:sz="8" w:space="0" w:color="BFBFBF"/>
              <w:bottom w:val="single" w:sz="8" w:space="0" w:color="BFBFBF"/>
              <w:right w:val="single" w:sz="8" w:space="0" w:color="BFBFBF"/>
            </w:tcBorders>
            <w:vAlign w:val="center"/>
            <w:hideMark/>
          </w:tcPr>
          <w:p w14:paraId="12629EB7" w14:textId="77777777" w:rsidR="00F314E7" w:rsidRPr="001F59EC" w:rsidRDefault="00F314E7">
            <w:pPr>
              <w:spacing w:after="0" w:line="240" w:lineRule="auto"/>
              <w:rPr>
                <w:rFonts w:asciiTheme="majorHAnsi" w:hAnsiTheme="majorHAnsi" w:cstheme="majorHAnsi"/>
                <w:color w:val="000000"/>
              </w:rPr>
            </w:pPr>
            <w:r w:rsidRPr="001F59EC">
              <w:rPr>
                <w:rFonts w:asciiTheme="majorHAnsi" w:hAnsiTheme="majorHAnsi" w:cstheme="majorHAnsi"/>
                <w:color w:val="000000"/>
                <w:lang w:val="en-GB"/>
              </w:rPr>
              <w:t>FRA7</w:t>
            </w:r>
          </w:p>
        </w:tc>
        <w:tc>
          <w:tcPr>
            <w:tcW w:w="3686" w:type="dxa"/>
            <w:tcBorders>
              <w:top w:val="nil"/>
              <w:left w:val="nil"/>
              <w:bottom w:val="single" w:sz="8" w:space="0" w:color="BFBFBF"/>
              <w:right w:val="single" w:sz="8" w:space="0" w:color="BFBFBF"/>
            </w:tcBorders>
            <w:vAlign w:val="center"/>
            <w:hideMark/>
          </w:tcPr>
          <w:p w14:paraId="6C6F813C"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0012_S-Services_svc-fra7-bak001</w:t>
            </w:r>
          </w:p>
        </w:tc>
        <w:tc>
          <w:tcPr>
            <w:tcW w:w="3685" w:type="dxa"/>
            <w:tcBorders>
              <w:top w:val="nil"/>
              <w:left w:val="nil"/>
              <w:bottom w:val="single" w:sz="8" w:space="0" w:color="BFBFBF"/>
              <w:right w:val="single" w:sz="8" w:space="0" w:color="BFBFBF"/>
            </w:tcBorders>
            <w:vAlign w:val="center"/>
            <w:hideMark/>
          </w:tcPr>
          <w:p w14:paraId="0CBDC1D4"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705CBACF"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2A2C647C"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0417A85E"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0012_S-Services_svc-fra7-bak002</w:t>
            </w:r>
          </w:p>
        </w:tc>
        <w:tc>
          <w:tcPr>
            <w:tcW w:w="3685" w:type="dxa"/>
            <w:tcBorders>
              <w:top w:val="nil"/>
              <w:left w:val="nil"/>
              <w:bottom w:val="single" w:sz="8" w:space="0" w:color="BFBFBF"/>
              <w:right w:val="single" w:sz="8" w:space="0" w:color="BFBFBF"/>
            </w:tcBorders>
            <w:vAlign w:val="center"/>
            <w:hideMark/>
          </w:tcPr>
          <w:p w14:paraId="1AA2BDEC"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2E479DAB"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30777A41"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7299EE8B"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0012_S-Services_svc-fra7-bak003</w:t>
            </w:r>
          </w:p>
        </w:tc>
        <w:tc>
          <w:tcPr>
            <w:tcW w:w="3685" w:type="dxa"/>
            <w:tcBorders>
              <w:top w:val="nil"/>
              <w:left w:val="nil"/>
              <w:bottom w:val="single" w:sz="8" w:space="0" w:color="BFBFBF"/>
              <w:right w:val="single" w:sz="8" w:space="0" w:color="BFBFBF"/>
            </w:tcBorders>
            <w:vAlign w:val="center"/>
            <w:hideMark/>
          </w:tcPr>
          <w:p w14:paraId="16615005"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030B1D" w:rsidRPr="00E9680B" w14:paraId="6291CDD0" w14:textId="77777777" w:rsidTr="006D7C3F">
        <w:trPr>
          <w:gridAfter w:val="1"/>
          <w:wAfter w:w="160" w:type="dxa"/>
          <w:trHeight w:val="450"/>
        </w:trPr>
        <w:tc>
          <w:tcPr>
            <w:tcW w:w="557" w:type="dxa"/>
            <w:vMerge/>
            <w:tcBorders>
              <w:top w:val="nil"/>
              <w:left w:val="single" w:sz="8" w:space="0" w:color="BFBFBF"/>
              <w:bottom w:val="single" w:sz="8" w:space="0" w:color="BFBFBF"/>
              <w:right w:val="single" w:sz="8" w:space="0" w:color="BFBFBF"/>
            </w:tcBorders>
            <w:vAlign w:val="center"/>
            <w:hideMark/>
          </w:tcPr>
          <w:p w14:paraId="0C787866" w14:textId="77777777" w:rsidR="00F314E7" w:rsidRPr="001F59EC" w:rsidRDefault="00F314E7">
            <w:pPr>
              <w:spacing w:after="0" w:line="240" w:lineRule="auto"/>
              <w:rPr>
                <w:rFonts w:asciiTheme="majorHAnsi" w:hAnsiTheme="majorHAnsi" w:cstheme="majorHAnsi"/>
                <w:color w:val="000000"/>
                <w:lang w:val="en-US"/>
              </w:rPr>
            </w:pPr>
          </w:p>
        </w:tc>
        <w:tc>
          <w:tcPr>
            <w:tcW w:w="3686" w:type="dxa"/>
            <w:tcBorders>
              <w:top w:val="nil"/>
              <w:left w:val="nil"/>
              <w:bottom w:val="single" w:sz="8" w:space="0" w:color="BFBFBF"/>
              <w:right w:val="single" w:sz="8" w:space="0" w:color="BFBFBF"/>
            </w:tcBorders>
            <w:vAlign w:val="center"/>
            <w:hideMark/>
          </w:tcPr>
          <w:p w14:paraId="04AF9B47"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GB"/>
              </w:rPr>
              <w:t>0012_S-Services_svc-fra7-bak004</w:t>
            </w:r>
          </w:p>
        </w:tc>
        <w:tc>
          <w:tcPr>
            <w:tcW w:w="3685" w:type="dxa"/>
            <w:tcBorders>
              <w:top w:val="nil"/>
              <w:left w:val="nil"/>
              <w:bottom w:val="single" w:sz="8" w:space="0" w:color="BFBFBF"/>
              <w:right w:val="single" w:sz="8" w:space="0" w:color="BFBFBF"/>
            </w:tcBorders>
            <w:vAlign w:val="center"/>
            <w:hideMark/>
          </w:tcPr>
          <w:p w14:paraId="5FE4AB70" w14:textId="77777777" w:rsidR="00F314E7" w:rsidRPr="001F59EC" w:rsidRDefault="00F314E7">
            <w:pPr>
              <w:spacing w:after="0" w:line="240" w:lineRule="auto"/>
              <w:rPr>
                <w:rFonts w:asciiTheme="majorHAnsi" w:hAnsiTheme="majorHAnsi" w:cstheme="majorHAnsi"/>
                <w:color w:val="000000"/>
                <w:lang w:val="en-US"/>
              </w:rPr>
            </w:pPr>
            <w:r w:rsidRPr="001F59EC">
              <w:rPr>
                <w:rFonts w:asciiTheme="majorHAnsi" w:hAnsiTheme="majorHAnsi" w:cstheme="majorHAnsi"/>
                <w:color w:val="000000"/>
                <w:lang w:val="en-US"/>
              </w:rPr>
              <w:t>0012_DL_S-Services_de-fra7-file0</w:t>
            </w:r>
          </w:p>
        </w:tc>
      </w:tr>
      <w:tr w:rsidR="00F314E7" w:rsidRPr="00E9680B" w14:paraId="199A976F" w14:textId="77777777">
        <w:trPr>
          <w:gridAfter w:val="1"/>
          <w:wAfter w:w="160" w:type="dxa"/>
          <w:trHeight w:val="564"/>
        </w:trPr>
        <w:tc>
          <w:tcPr>
            <w:tcW w:w="557" w:type="dxa"/>
            <w:vMerge/>
            <w:tcBorders>
              <w:top w:val="nil"/>
              <w:left w:val="single" w:sz="8" w:space="0" w:color="BFBFBF"/>
              <w:bottom w:val="single" w:sz="8" w:space="0" w:color="BFBFBF"/>
              <w:right w:val="single" w:sz="8" w:space="0" w:color="BFBFBF"/>
            </w:tcBorders>
            <w:vAlign w:val="center"/>
            <w:hideMark/>
          </w:tcPr>
          <w:p w14:paraId="0E91948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01FB00F1"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0012_S-Services_de-fra7-bak005</w:t>
            </w:r>
          </w:p>
        </w:tc>
        <w:tc>
          <w:tcPr>
            <w:tcW w:w="3685" w:type="dxa"/>
            <w:vMerge w:val="restart"/>
            <w:tcBorders>
              <w:top w:val="nil"/>
              <w:left w:val="single" w:sz="8" w:space="0" w:color="BFBFBF"/>
              <w:bottom w:val="single" w:sz="8" w:space="0" w:color="BFBFBF"/>
              <w:right w:val="single" w:sz="8" w:space="0" w:color="BFBFBF"/>
            </w:tcBorders>
            <w:vAlign w:val="center"/>
            <w:hideMark/>
          </w:tcPr>
          <w:p w14:paraId="155FDC7E"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r>
      <w:tr w:rsidR="00F314E7" w:rsidRPr="00E9680B" w14:paraId="4AF03FD8"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5AB036A5"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352D300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21997A4E"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17F5C76C"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45ED97BF"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7DCE117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6581E850"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0012_S-Services_de-fra7-bak006</w:t>
            </w:r>
          </w:p>
        </w:tc>
        <w:tc>
          <w:tcPr>
            <w:tcW w:w="3685" w:type="dxa"/>
            <w:vMerge w:val="restart"/>
            <w:tcBorders>
              <w:top w:val="nil"/>
              <w:left w:val="single" w:sz="8" w:space="0" w:color="BFBFBF"/>
              <w:bottom w:val="single" w:sz="8" w:space="0" w:color="BFBFBF"/>
              <w:right w:val="single" w:sz="8" w:space="0" w:color="BFBFBF"/>
            </w:tcBorders>
            <w:vAlign w:val="center"/>
            <w:hideMark/>
          </w:tcPr>
          <w:p w14:paraId="43BA214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569C5173"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2C339CF9"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46E3549A"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1A316619"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742691DD"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06B6C1C0"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74D02647"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5319B51A"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1C458C93"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0012_S-Services_de-fra7-bak007</w:t>
            </w:r>
          </w:p>
        </w:tc>
        <w:tc>
          <w:tcPr>
            <w:tcW w:w="3685" w:type="dxa"/>
            <w:vMerge w:val="restart"/>
            <w:tcBorders>
              <w:top w:val="nil"/>
              <w:left w:val="single" w:sz="8" w:space="0" w:color="BFBFBF"/>
              <w:bottom w:val="single" w:sz="8" w:space="0" w:color="BFBFBF"/>
              <w:right w:val="single" w:sz="8" w:space="0" w:color="BFBFBF"/>
            </w:tcBorders>
            <w:vAlign w:val="center"/>
            <w:hideMark/>
          </w:tcPr>
          <w:p w14:paraId="332EACFC"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20AF0143"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5774FB45"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705961C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300A315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1212D8A7"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780E4B8B"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r w:rsidR="00F314E7" w:rsidRPr="00E9680B" w14:paraId="7A484996" w14:textId="77777777">
        <w:trPr>
          <w:trHeight w:val="300"/>
        </w:trPr>
        <w:tc>
          <w:tcPr>
            <w:tcW w:w="557" w:type="dxa"/>
            <w:vMerge/>
            <w:tcBorders>
              <w:top w:val="nil"/>
              <w:left w:val="single" w:sz="8" w:space="0" w:color="BFBFBF"/>
              <w:bottom w:val="single" w:sz="8" w:space="0" w:color="BFBFBF"/>
              <w:right w:val="single" w:sz="8" w:space="0" w:color="BFBFBF"/>
            </w:tcBorders>
            <w:vAlign w:val="center"/>
            <w:hideMark/>
          </w:tcPr>
          <w:p w14:paraId="3DD875E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val="restart"/>
            <w:tcBorders>
              <w:top w:val="nil"/>
              <w:left w:val="single" w:sz="8" w:space="0" w:color="BFBFBF"/>
              <w:bottom w:val="single" w:sz="8" w:space="0" w:color="BFBFBF"/>
              <w:right w:val="single" w:sz="8" w:space="0" w:color="BFBFBF"/>
            </w:tcBorders>
            <w:vAlign w:val="center"/>
            <w:hideMark/>
          </w:tcPr>
          <w:p w14:paraId="343132EF"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0012_S-Services_de-fra7-bak008</w:t>
            </w:r>
          </w:p>
        </w:tc>
        <w:tc>
          <w:tcPr>
            <w:tcW w:w="3685" w:type="dxa"/>
            <w:vMerge w:val="restart"/>
            <w:tcBorders>
              <w:top w:val="nil"/>
              <w:left w:val="single" w:sz="8" w:space="0" w:color="BFBFBF"/>
              <w:bottom w:val="single" w:sz="8" w:space="0" w:color="BFBFBF"/>
              <w:right w:val="single" w:sz="8" w:space="0" w:color="BFBFBF"/>
            </w:tcBorders>
            <w:vAlign w:val="center"/>
            <w:hideMark/>
          </w:tcPr>
          <w:p w14:paraId="5E7BBDE2"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r w:rsidRPr="001F59EC">
              <w:rPr>
                <w:rFonts w:asciiTheme="majorHAnsi" w:eastAsia="Times New Roman" w:hAnsiTheme="majorHAnsi" w:cstheme="majorHAnsi"/>
                <w:color w:val="000000"/>
                <w:szCs w:val="20"/>
                <w:lang w:val="en-US" w:eastAsia="de-DE"/>
              </w:rPr>
              <w:t>0012_DL_S-Services_de-fra7-file0</w:t>
            </w:r>
          </w:p>
        </w:tc>
        <w:tc>
          <w:tcPr>
            <w:tcW w:w="160" w:type="dxa"/>
            <w:vAlign w:val="center"/>
            <w:hideMark/>
          </w:tcPr>
          <w:p w14:paraId="4C3076BF" w14:textId="77777777" w:rsidR="00F314E7" w:rsidRPr="001F59EC" w:rsidRDefault="00F314E7">
            <w:pPr>
              <w:spacing w:after="0" w:line="240" w:lineRule="auto"/>
              <w:rPr>
                <w:rFonts w:asciiTheme="majorHAnsi" w:eastAsia="Times New Roman" w:hAnsiTheme="majorHAnsi" w:cstheme="majorHAnsi"/>
                <w:szCs w:val="20"/>
                <w:lang w:val="en-US" w:eastAsia="de-DE"/>
              </w:rPr>
            </w:pPr>
          </w:p>
        </w:tc>
      </w:tr>
      <w:tr w:rsidR="00F314E7" w:rsidRPr="00E9680B" w14:paraId="3D1BBCBB" w14:textId="77777777">
        <w:trPr>
          <w:trHeight w:val="315"/>
        </w:trPr>
        <w:tc>
          <w:tcPr>
            <w:tcW w:w="557" w:type="dxa"/>
            <w:vMerge/>
            <w:tcBorders>
              <w:top w:val="nil"/>
              <w:left w:val="single" w:sz="8" w:space="0" w:color="BFBFBF"/>
              <w:bottom w:val="single" w:sz="8" w:space="0" w:color="BFBFBF"/>
              <w:right w:val="single" w:sz="8" w:space="0" w:color="BFBFBF"/>
            </w:tcBorders>
            <w:vAlign w:val="center"/>
            <w:hideMark/>
          </w:tcPr>
          <w:p w14:paraId="423BF548"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6" w:type="dxa"/>
            <w:vMerge/>
            <w:tcBorders>
              <w:top w:val="nil"/>
              <w:left w:val="single" w:sz="8" w:space="0" w:color="BFBFBF"/>
              <w:bottom w:val="single" w:sz="8" w:space="0" w:color="BFBFBF"/>
              <w:right w:val="single" w:sz="8" w:space="0" w:color="BFBFBF"/>
            </w:tcBorders>
            <w:vAlign w:val="center"/>
            <w:hideMark/>
          </w:tcPr>
          <w:p w14:paraId="113D9351"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3685" w:type="dxa"/>
            <w:vMerge/>
            <w:tcBorders>
              <w:top w:val="nil"/>
              <w:left w:val="single" w:sz="8" w:space="0" w:color="BFBFBF"/>
              <w:bottom w:val="single" w:sz="8" w:space="0" w:color="BFBFBF"/>
              <w:right w:val="single" w:sz="8" w:space="0" w:color="BFBFBF"/>
            </w:tcBorders>
            <w:vAlign w:val="center"/>
            <w:hideMark/>
          </w:tcPr>
          <w:p w14:paraId="02493AD5"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c>
          <w:tcPr>
            <w:tcW w:w="160" w:type="dxa"/>
            <w:tcBorders>
              <w:top w:val="nil"/>
              <w:left w:val="nil"/>
              <w:bottom w:val="nil"/>
              <w:right w:val="nil"/>
            </w:tcBorders>
            <w:noWrap/>
            <w:vAlign w:val="bottom"/>
            <w:hideMark/>
          </w:tcPr>
          <w:p w14:paraId="4E62BDE4" w14:textId="77777777" w:rsidR="00F314E7" w:rsidRPr="001F59EC" w:rsidRDefault="00F314E7">
            <w:pPr>
              <w:spacing w:after="0" w:line="240" w:lineRule="auto"/>
              <w:rPr>
                <w:rFonts w:asciiTheme="majorHAnsi" w:eastAsia="Times New Roman" w:hAnsiTheme="majorHAnsi" w:cstheme="majorHAnsi"/>
                <w:color w:val="000000"/>
                <w:szCs w:val="20"/>
                <w:lang w:val="en-US" w:eastAsia="de-DE"/>
              </w:rPr>
            </w:pPr>
          </w:p>
        </w:tc>
      </w:tr>
    </w:tbl>
    <w:p w14:paraId="00AA5B4D" w14:textId="77777777" w:rsidR="00F314E7" w:rsidRPr="001F59EC" w:rsidRDefault="00F314E7" w:rsidP="003E317F">
      <w:pPr>
        <w:rPr>
          <w:rFonts w:asciiTheme="majorHAnsi" w:hAnsiTheme="majorHAnsi" w:cstheme="majorHAnsi"/>
          <w:lang w:val="en-US"/>
        </w:rPr>
      </w:pPr>
    </w:p>
    <w:p w14:paraId="577EB4D1" w14:textId="77777777" w:rsidR="002514A2" w:rsidRPr="001F59EC" w:rsidRDefault="002514A2" w:rsidP="002514A2">
      <w:pPr>
        <w:pStyle w:val="berschrift4"/>
        <w:rPr>
          <w:rFonts w:asciiTheme="majorHAnsi" w:hAnsiTheme="majorHAnsi" w:cstheme="majorHAnsi"/>
        </w:rPr>
      </w:pPr>
      <w:bookmarkStart w:id="608" w:name="_Data_Path_FRA"/>
      <w:bookmarkEnd w:id="608"/>
      <w:r w:rsidRPr="001F59EC">
        <w:rPr>
          <w:rFonts w:asciiTheme="majorHAnsi" w:hAnsiTheme="majorHAnsi" w:cstheme="majorHAnsi"/>
        </w:rPr>
        <w:lastRenderedPageBreak/>
        <w:t>Data Path vback01_OnPrem</w:t>
      </w:r>
    </w:p>
    <w:tbl>
      <w:tblPr>
        <w:tblW w:w="6786"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557"/>
        <w:gridCol w:w="3114"/>
        <w:gridCol w:w="3115"/>
      </w:tblGrid>
      <w:tr w:rsidR="009F1585" w:rsidRPr="001F59EC" w14:paraId="15A3992C" w14:textId="77777777" w:rsidTr="009B39E7">
        <w:trPr>
          <w:trHeight w:val="450"/>
        </w:trPr>
        <w:tc>
          <w:tcPr>
            <w:tcW w:w="557" w:type="dxa"/>
            <w:shd w:val="clear" w:color="000000" w:fill="C9151E"/>
            <w:vAlign w:val="center"/>
            <w:hideMark/>
          </w:tcPr>
          <w:p w14:paraId="28271F6E"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RZ</w:t>
            </w:r>
          </w:p>
        </w:tc>
        <w:tc>
          <w:tcPr>
            <w:tcW w:w="3114" w:type="dxa"/>
            <w:shd w:val="clear" w:color="000000" w:fill="C9151E"/>
            <w:vAlign w:val="center"/>
            <w:hideMark/>
          </w:tcPr>
          <w:p w14:paraId="7FED974C"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eastAsia="Times New Roman" w:hAnsiTheme="majorHAnsi" w:cstheme="majorHAnsi"/>
                <w:b/>
                <w:bCs/>
                <w:color w:val="FFFFFF" w:themeColor="background1"/>
                <w:szCs w:val="20"/>
                <w:lang w:val="en-GB" w:eastAsia="de-DE"/>
              </w:rPr>
              <w:t>Media Agent</w:t>
            </w:r>
          </w:p>
        </w:tc>
        <w:tc>
          <w:tcPr>
            <w:tcW w:w="3115" w:type="dxa"/>
            <w:shd w:val="clear" w:color="000000" w:fill="C9151E"/>
            <w:vAlign w:val="center"/>
            <w:hideMark/>
          </w:tcPr>
          <w:p w14:paraId="58D244BB" w14:textId="77777777" w:rsidR="000D1083" w:rsidRPr="001F59EC" w:rsidRDefault="000D1083">
            <w:pPr>
              <w:spacing w:after="0" w:line="240" w:lineRule="auto"/>
              <w:rPr>
                <w:rFonts w:asciiTheme="majorHAnsi" w:hAnsiTheme="majorHAnsi" w:cstheme="majorHAnsi"/>
                <w:b/>
                <w:color w:val="FFFFFF"/>
              </w:rPr>
            </w:pPr>
            <w:r w:rsidRPr="001F59EC">
              <w:rPr>
                <w:rFonts w:asciiTheme="majorHAnsi" w:hAnsiTheme="majorHAnsi" w:cstheme="majorHAnsi"/>
                <w:b/>
                <w:color w:val="FFFFFF" w:themeColor="background1"/>
                <w:lang w:val="en-GB"/>
              </w:rPr>
              <w:t>Library</w:t>
            </w:r>
          </w:p>
        </w:tc>
      </w:tr>
      <w:tr w:rsidR="00282A3C" w:rsidRPr="001F59EC" w14:paraId="445589D2" w14:textId="77777777" w:rsidTr="009B39E7">
        <w:trPr>
          <w:trHeight w:val="450"/>
        </w:trPr>
        <w:tc>
          <w:tcPr>
            <w:tcW w:w="557" w:type="dxa"/>
            <w:shd w:val="clear" w:color="auto" w:fill="FFFFFF" w:themeFill="background1"/>
            <w:vAlign w:val="center"/>
          </w:tcPr>
          <w:p w14:paraId="7282F2DD" w14:textId="073FB1B4" w:rsidR="00282A3C" w:rsidRPr="001F59EC" w:rsidRDefault="00282A3C">
            <w:pPr>
              <w:spacing w:after="0" w:line="240" w:lineRule="auto"/>
              <w:rPr>
                <w:rFonts w:asciiTheme="majorHAnsi" w:hAnsiTheme="majorHAnsi" w:cstheme="majorHAnsi"/>
                <w:b/>
                <w:color w:val="FFFFFF" w:themeColor="background1"/>
                <w:lang w:val="en-GB"/>
              </w:rPr>
            </w:pPr>
            <w:r w:rsidRPr="001F59EC">
              <w:rPr>
                <w:rFonts w:asciiTheme="majorHAnsi" w:eastAsia="Times New Roman" w:hAnsiTheme="majorHAnsi" w:cstheme="majorHAnsi"/>
                <w:color w:val="000000"/>
                <w:szCs w:val="20"/>
                <w:lang w:val="en-GB" w:eastAsia="de-DE"/>
              </w:rPr>
              <w:t>BIG</w:t>
            </w:r>
          </w:p>
        </w:tc>
        <w:tc>
          <w:tcPr>
            <w:tcW w:w="3114" w:type="dxa"/>
            <w:shd w:val="clear" w:color="auto" w:fill="FFFFFF" w:themeFill="background1"/>
            <w:vAlign w:val="center"/>
          </w:tcPr>
          <w:p w14:paraId="24ABFC34" w14:textId="0B2A00C2" w:rsidR="00282A3C" w:rsidRPr="001F59EC" w:rsidRDefault="00282A3C">
            <w:pPr>
              <w:spacing w:after="0" w:line="240" w:lineRule="auto"/>
              <w:rPr>
                <w:rFonts w:asciiTheme="majorHAnsi" w:eastAsia="Times New Roman" w:hAnsiTheme="majorHAnsi" w:cstheme="majorHAnsi"/>
                <w:b/>
                <w:bCs/>
                <w:color w:val="FFFFFF" w:themeColor="background1"/>
                <w:szCs w:val="20"/>
                <w:lang w:val="en-GB" w:eastAsia="de-DE"/>
              </w:rPr>
            </w:pPr>
            <w:r w:rsidRPr="001F59EC">
              <w:rPr>
                <w:rFonts w:asciiTheme="majorHAnsi" w:eastAsia="Times New Roman" w:hAnsiTheme="majorHAnsi" w:cstheme="majorHAnsi"/>
                <w:color w:val="000000"/>
                <w:szCs w:val="20"/>
                <w:lang w:val="en-GB" w:eastAsia="de-DE"/>
              </w:rPr>
              <w:t>big-vback01</w:t>
            </w:r>
          </w:p>
        </w:tc>
        <w:tc>
          <w:tcPr>
            <w:tcW w:w="3115" w:type="dxa"/>
            <w:shd w:val="clear" w:color="auto" w:fill="FFFFFF" w:themeFill="background1"/>
            <w:vAlign w:val="center"/>
          </w:tcPr>
          <w:p w14:paraId="74F70A5D" w14:textId="576F844E" w:rsidR="00282A3C" w:rsidRPr="001F59EC" w:rsidRDefault="00282A3C">
            <w:pPr>
              <w:spacing w:after="0" w:line="240" w:lineRule="auto"/>
              <w:rPr>
                <w:rFonts w:asciiTheme="majorHAnsi" w:hAnsiTheme="majorHAnsi" w:cstheme="majorHAnsi"/>
                <w:b/>
                <w:color w:val="FFFFFF" w:themeColor="background1"/>
                <w:lang w:val="en-GB"/>
              </w:rPr>
            </w:pPr>
            <w:r w:rsidRPr="001F59EC">
              <w:rPr>
                <w:rFonts w:asciiTheme="majorHAnsi" w:eastAsia="Times New Roman" w:hAnsiTheme="majorHAnsi" w:cstheme="majorHAnsi"/>
                <w:color w:val="000000"/>
                <w:szCs w:val="20"/>
                <w:lang w:val="en-US" w:eastAsia="de-DE"/>
              </w:rPr>
              <w:t>0018_C-BIG_big-vback01</w:t>
            </w:r>
          </w:p>
        </w:tc>
      </w:tr>
    </w:tbl>
    <w:p w14:paraId="41A04F77" w14:textId="0AE1B4B5" w:rsidR="003E317F" w:rsidRPr="001F59EC" w:rsidRDefault="003E317F" w:rsidP="003E317F">
      <w:pPr>
        <w:rPr>
          <w:rFonts w:asciiTheme="majorHAnsi" w:hAnsiTheme="majorHAnsi" w:cstheme="majorHAnsi"/>
          <w:b/>
          <w:sz w:val="24"/>
          <w:szCs w:val="24"/>
          <w:lang w:val="en-GB"/>
        </w:rPr>
      </w:pPr>
      <w:bookmarkStart w:id="609" w:name="_Toc30583804"/>
      <w:bookmarkStart w:id="610" w:name="_Toc37162989"/>
    </w:p>
    <w:p w14:paraId="3E15607F" w14:textId="77777777" w:rsidR="003E317F" w:rsidRPr="001F59EC" w:rsidRDefault="1906600E" w:rsidP="6B06F679">
      <w:pPr>
        <w:pStyle w:val="berschrift3"/>
        <w:rPr>
          <w:rFonts w:asciiTheme="majorHAnsi" w:hAnsiTheme="majorHAnsi" w:cstheme="majorBidi"/>
          <w:lang w:val="en-GB"/>
        </w:rPr>
      </w:pPr>
      <w:bookmarkStart w:id="611" w:name="_Toc71642271"/>
      <w:bookmarkStart w:id="612" w:name="_Toc1145345280"/>
      <w:r w:rsidRPr="6B06F679">
        <w:rPr>
          <w:rFonts w:asciiTheme="majorHAnsi" w:hAnsiTheme="majorHAnsi" w:cstheme="majorBidi"/>
          <w:lang w:val="en-GB"/>
        </w:rPr>
        <w:t>Dedupdatenbank</w:t>
      </w:r>
      <w:bookmarkEnd w:id="609"/>
      <w:bookmarkEnd w:id="610"/>
      <w:bookmarkEnd w:id="611"/>
      <w:bookmarkEnd w:id="612"/>
    </w:p>
    <w:p w14:paraId="594BDA23" w14:textId="1FE864C7" w:rsidR="00C35985" w:rsidRPr="001F59EC" w:rsidRDefault="00C35985" w:rsidP="00C35985">
      <w:pPr>
        <w:rPr>
          <w:rFonts w:asciiTheme="majorHAnsi" w:hAnsiTheme="majorHAnsi" w:cstheme="majorHAnsi"/>
        </w:rPr>
      </w:pPr>
      <w:r w:rsidRPr="001F59EC">
        <w:rPr>
          <w:rFonts w:asciiTheme="majorHAnsi" w:hAnsiTheme="majorHAnsi" w:cstheme="majorHAnsi"/>
        </w:rPr>
        <w:t>Für die Sicherungen in FRA werde Globale Deduplizierungsdatenbanken (GDDB) genutzt.</w:t>
      </w:r>
    </w:p>
    <w:p w14:paraId="5523C0ED" w14:textId="4DFC57D1" w:rsidR="003E317F" w:rsidRPr="001F59EC" w:rsidRDefault="00C35985" w:rsidP="00C35985">
      <w:pPr>
        <w:rPr>
          <w:rFonts w:asciiTheme="majorHAnsi" w:hAnsiTheme="majorHAnsi" w:cstheme="majorHAnsi"/>
        </w:rPr>
      </w:pPr>
      <w:r w:rsidRPr="001F59EC">
        <w:rPr>
          <w:rFonts w:asciiTheme="majorHAnsi" w:hAnsiTheme="majorHAnsi" w:cstheme="majorHAnsi"/>
        </w:rPr>
        <w:t>Für die Sicherung im RZ der BIG gibt es eine lokale DDB auf dem Mediaagent.</w:t>
      </w:r>
    </w:p>
    <w:p w14:paraId="1B7A4314" w14:textId="77777777" w:rsidR="00D25BDD" w:rsidRPr="001F59EC" w:rsidRDefault="00D25BDD" w:rsidP="00D25BDD">
      <w:pPr>
        <w:pStyle w:val="berschrift4"/>
        <w:rPr>
          <w:rFonts w:asciiTheme="majorHAnsi" w:hAnsiTheme="majorHAnsi" w:cstheme="majorHAnsi"/>
        </w:rPr>
      </w:pPr>
      <w:r w:rsidRPr="001F59EC">
        <w:rPr>
          <w:rFonts w:asciiTheme="majorHAnsi" w:hAnsiTheme="majorHAnsi" w:cstheme="majorHAnsi"/>
        </w:rPr>
        <w:t>GDDBs</w:t>
      </w:r>
    </w:p>
    <w:tbl>
      <w:tblPr>
        <w:tblStyle w:val="ahdFormatvorlage2"/>
        <w:tblW w:w="9067" w:type="dxa"/>
        <w:tblLook w:val="04A0" w:firstRow="1" w:lastRow="0" w:firstColumn="1" w:lastColumn="0" w:noHBand="0" w:noVBand="1"/>
      </w:tblPr>
      <w:tblGrid>
        <w:gridCol w:w="3020"/>
        <w:gridCol w:w="6047"/>
      </w:tblGrid>
      <w:tr w:rsidR="00782435" w:rsidRPr="001F59EC" w14:paraId="4C998069" w14:textId="77777777" w:rsidTr="00282A3C">
        <w:trPr>
          <w:cnfStyle w:val="100000000000" w:firstRow="1" w:lastRow="0" w:firstColumn="0" w:lastColumn="0" w:oddVBand="0" w:evenVBand="0" w:oddHBand="0" w:evenHBand="0" w:firstRowFirstColumn="0" w:firstRowLastColumn="0" w:lastRowFirstColumn="0" w:lastRowLastColumn="0"/>
        </w:trPr>
        <w:tc>
          <w:tcPr>
            <w:tcW w:w="3020" w:type="dxa"/>
          </w:tcPr>
          <w:p w14:paraId="03D7991D"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RZ</w:t>
            </w:r>
          </w:p>
        </w:tc>
        <w:tc>
          <w:tcPr>
            <w:tcW w:w="6042" w:type="dxa"/>
          </w:tcPr>
          <w:p w14:paraId="01198F42"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GDDB</w:t>
            </w:r>
          </w:p>
        </w:tc>
      </w:tr>
      <w:tr w:rsidR="00782435" w:rsidRPr="001F59EC" w14:paraId="1EB960E9" w14:textId="77777777" w:rsidTr="00282A3C">
        <w:tc>
          <w:tcPr>
            <w:tcW w:w="3020" w:type="dxa"/>
          </w:tcPr>
          <w:p w14:paraId="37E02725"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FRA7</w:t>
            </w:r>
          </w:p>
        </w:tc>
        <w:tc>
          <w:tcPr>
            <w:tcW w:w="6042" w:type="dxa"/>
          </w:tcPr>
          <w:p w14:paraId="2D4A8412"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DE-FRA7-GDDB-07</w:t>
            </w:r>
          </w:p>
        </w:tc>
      </w:tr>
      <w:tr w:rsidR="00782435" w:rsidRPr="001F59EC" w14:paraId="4ED7F055" w14:textId="77777777" w:rsidTr="00282A3C">
        <w:tc>
          <w:tcPr>
            <w:tcW w:w="3020" w:type="dxa"/>
          </w:tcPr>
          <w:p w14:paraId="48C7913A"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FRA2</w:t>
            </w:r>
          </w:p>
        </w:tc>
        <w:tc>
          <w:tcPr>
            <w:tcW w:w="6047" w:type="dxa"/>
          </w:tcPr>
          <w:p w14:paraId="2B1B3BF5" w14:textId="77777777" w:rsidR="00782435" w:rsidRPr="001F59EC" w:rsidRDefault="00782435">
            <w:pPr>
              <w:rPr>
                <w:rFonts w:asciiTheme="majorHAnsi" w:hAnsiTheme="majorHAnsi" w:cstheme="majorHAnsi"/>
                <w:lang w:val="en-GB"/>
              </w:rPr>
            </w:pPr>
            <w:r w:rsidRPr="001F59EC">
              <w:rPr>
                <w:rFonts w:asciiTheme="majorHAnsi" w:hAnsiTheme="majorHAnsi" w:cstheme="majorHAnsi"/>
                <w:lang w:val="en-GB"/>
              </w:rPr>
              <w:t>DE-FRA2-GDDB-07</w:t>
            </w:r>
          </w:p>
        </w:tc>
      </w:tr>
    </w:tbl>
    <w:p w14:paraId="5557919E" w14:textId="77777777" w:rsidR="00D25BDD" w:rsidRPr="001F59EC" w:rsidRDefault="00D25BDD" w:rsidP="00C35985">
      <w:pPr>
        <w:rPr>
          <w:rFonts w:asciiTheme="majorHAnsi" w:hAnsiTheme="majorHAnsi" w:cstheme="majorHAnsi"/>
        </w:rPr>
      </w:pPr>
    </w:p>
    <w:p w14:paraId="25CF712C" w14:textId="77777777" w:rsidR="0050591B" w:rsidRPr="001F59EC" w:rsidRDefault="0050591B" w:rsidP="0050591B">
      <w:pPr>
        <w:pStyle w:val="berschrift4"/>
        <w:rPr>
          <w:rFonts w:asciiTheme="majorHAnsi" w:hAnsiTheme="majorHAnsi" w:cstheme="majorHAnsi"/>
        </w:rPr>
      </w:pPr>
      <w:r w:rsidRPr="001F59EC">
        <w:rPr>
          <w:rFonts w:asciiTheme="majorHAnsi" w:hAnsiTheme="majorHAnsi" w:cstheme="majorHAnsi"/>
        </w:rPr>
        <w:t>DDB OnPrem</w:t>
      </w:r>
    </w:p>
    <w:tbl>
      <w:tblPr>
        <w:tblStyle w:val="ahdFormatvorlage2"/>
        <w:tblW w:w="0" w:type="auto"/>
        <w:tblLook w:val="04A0" w:firstRow="1" w:lastRow="0" w:firstColumn="1" w:lastColumn="0" w:noHBand="0" w:noVBand="1"/>
      </w:tblPr>
      <w:tblGrid>
        <w:gridCol w:w="3020"/>
        <w:gridCol w:w="5764"/>
      </w:tblGrid>
      <w:tr w:rsidR="0050591B" w:rsidRPr="001F59EC" w14:paraId="58B13D02" w14:textId="77777777">
        <w:trPr>
          <w:cnfStyle w:val="100000000000" w:firstRow="1" w:lastRow="0" w:firstColumn="0" w:lastColumn="0" w:oddVBand="0" w:evenVBand="0" w:oddHBand="0" w:evenHBand="0" w:firstRowFirstColumn="0" w:firstRowLastColumn="0" w:lastRowFirstColumn="0" w:lastRowLastColumn="0"/>
        </w:trPr>
        <w:tc>
          <w:tcPr>
            <w:tcW w:w="3020" w:type="dxa"/>
          </w:tcPr>
          <w:p w14:paraId="51004DD3"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RZ</w:t>
            </w:r>
          </w:p>
        </w:tc>
        <w:tc>
          <w:tcPr>
            <w:tcW w:w="5764" w:type="dxa"/>
          </w:tcPr>
          <w:p w14:paraId="13B66E46"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DDB</w:t>
            </w:r>
          </w:p>
        </w:tc>
      </w:tr>
      <w:tr w:rsidR="0050591B" w:rsidRPr="00E9680B" w14:paraId="3630A9F3" w14:textId="77777777">
        <w:tc>
          <w:tcPr>
            <w:tcW w:w="3020" w:type="dxa"/>
          </w:tcPr>
          <w:p w14:paraId="227E5DCE"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BIG</w:t>
            </w:r>
          </w:p>
        </w:tc>
        <w:tc>
          <w:tcPr>
            <w:tcW w:w="5764" w:type="dxa"/>
          </w:tcPr>
          <w:p w14:paraId="64E166C6" w14:textId="77777777" w:rsidR="0050591B" w:rsidRPr="001F59EC" w:rsidRDefault="0050591B">
            <w:pPr>
              <w:rPr>
                <w:rFonts w:asciiTheme="majorHAnsi" w:hAnsiTheme="majorHAnsi" w:cstheme="majorHAnsi"/>
                <w:lang w:val="en-GB"/>
              </w:rPr>
            </w:pPr>
            <w:r w:rsidRPr="001F59EC">
              <w:rPr>
                <w:rFonts w:asciiTheme="majorHAnsi" w:hAnsiTheme="majorHAnsi" w:cstheme="majorHAnsi"/>
                <w:lang w:val="en-GB"/>
              </w:rPr>
              <w:t>SP_0018_C-BIG_big_vback01_OnPrem_109</w:t>
            </w:r>
          </w:p>
        </w:tc>
      </w:tr>
    </w:tbl>
    <w:p w14:paraId="2467765D" w14:textId="77777777" w:rsidR="003E317F" w:rsidRPr="001F59EC" w:rsidRDefault="003E317F" w:rsidP="003E317F">
      <w:pPr>
        <w:rPr>
          <w:rFonts w:asciiTheme="majorHAnsi" w:hAnsiTheme="majorHAnsi" w:cstheme="majorHAnsi"/>
          <w:lang w:val="en-US"/>
        </w:rPr>
      </w:pPr>
    </w:p>
    <w:p w14:paraId="30348BD4" w14:textId="77777777" w:rsidR="003E317F" w:rsidRPr="001F59EC" w:rsidRDefault="003E317F" w:rsidP="003E317F">
      <w:pPr>
        <w:rPr>
          <w:rFonts w:asciiTheme="majorHAnsi" w:hAnsiTheme="majorHAnsi" w:cstheme="majorHAnsi"/>
          <w:b/>
          <w:sz w:val="24"/>
          <w:szCs w:val="24"/>
          <w:lang w:val="en-US"/>
        </w:rPr>
      </w:pPr>
      <w:r w:rsidRPr="001F59EC">
        <w:rPr>
          <w:rFonts w:asciiTheme="majorHAnsi" w:hAnsiTheme="majorHAnsi" w:cstheme="majorHAnsi"/>
          <w:lang w:val="en-US"/>
        </w:rPr>
        <w:br w:type="page"/>
      </w:r>
    </w:p>
    <w:p w14:paraId="7620688A" w14:textId="77777777" w:rsidR="003E317F" w:rsidRPr="001F59EC" w:rsidRDefault="003E317F" w:rsidP="003E317F">
      <w:pPr>
        <w:rPr>
          <w:rFonts w:asciiTheme="majorHAnsi" w:hAnsiTheme="majorHAnsi" w:cstheme="majorHAnsi"/>
          <w:lang w:val="en-GB"/>
        </w:rPr>
      </w:pPr>
    </w:p>
    <w:p w14:paraId="37DCD02A" w14:textId="1D7D792C" w:rsidR="003E317F" w:rsidRPr="001F59EC" w:rsidRDefault="1906600E" w:rsidP="6B06F679">
      <w:pPr>
        <w:pStyle w:val="berschrift3"/>
        <w:rPr>
          <w:rFonts w:asciiTheme="majorHAnsi" w:hAnsiTheme="majorHAnsi" w:cstheme="majorBidi"/>
          <w:lang w:val="en-GB"/>
        </w:rPr>
      </w:pPr>
      <w:bookmarkStart w:id="613" w:name="_Toc30583805"/>
      <w:bookmarkStart w:id="614" w:name="_Toc37162990"/>
      <w:bookmarkStart w:id="615" w:name="_Toc71642272"/>
      <w:bookmarkStart w:id="616" w:name="_Toc795092536"/>
      <w:r w:rsidRPr="6B06F679">
        <w:rPr>
          <w:rFonts w:asciiTheme="majorHAnsi" w:hAnsiTheme="majorHAnsi" w:cstheme="majorBidi"/>
          <w:lang w:val="en-GB"/>
        </w:rPr>
        <w:t>Storage Policies</w:t>
      </w:r>
      <w:bookmarkEnd w:id="613"/>
      <w:bookmarkEnd w:id="614"/>
      <w:bookmarkEnd w:id="615"/>
      <w:bookmarkEnd w:id="616"/>
    </w:p>
    <w:p w14:paraId="2F4B83D8" w14:textId="4945FE7C" w:rsidR="00D54624" w:rsidRPr="001F59EC" w:rsidRDefault="00D54624" w:rsidP="00D54624">
      <w:pPr>
        <w:rPr>
          <w:rFonts w:asciiTheme="majorHAnsi" w:hAnsiTheme="majorHAnsi" w:cstheme="majorHAnsi"/>
          <w:lang w:val="en-GB"/>
        </w:rPr>
      </w:pPr>
      <w:r w:rsidRPr="001F59EC">
        <w:rPr>
          <w:rFonts w:asciiTheme="majorHAnsi" w:hAnsiTheme="majorHAnsi" w:cstheme="majorHAnsi"/>
          <w:lang w:val="en-GB"/>
        </w:rPr>
        <w:t>Storage Policy:   0018-10_SP_C-BIG_FRA7_Default</w:t>
      </w:r>
    </w:p>
    <w:p w14:paraId="2E21BAE0"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392D60D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F0AEEF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417ED139"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42F91CB3" w14:textId="77777777">
        <w:tc>
          <w:tcPr>
            <w:cnfStyle w:val="001000000000" w:firstRow="0" w:lastRow="0" w:firstColumn="1" w:lastColumn="0" w:oddVBand="0" w:evenVBand="0" w:oddHBand="0" w:evenHBand="0" w:firstRowFirstColumn="0" w:firstRowLastColumn="0" w:lastRowFirstColumn="0" w:lastRowLastColumn="0"/>
            <w:tcW w:w="4530" w:type="dxa"/>
          </w:tcPr>
          <w:p w14:paraId="1CE89F2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232E517E"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15C6DE6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9CED54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3ED8948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6AD53704" w14:textId="77777777">
        <w:tc>
          <w:tcPr>
            <w:cnfStyle w:val="001000000000" w:firstRow="0" w:lastRow="0" w:firstColumn="1" w:lastColumn="0" w:oddVBand="0" w:evenVBand="0" w:oddHBand="0" w:evenHBand="0" w:firstRowFirstColumn="0" w:firstRowLastColumn="0" w:lastRowFirstColumn="0" w:lastRowLastColumn="0"/>
            <w:tcW w:w="4530" w:type="dxa"/>
          </w:tcPr>
          <w:p w14:paraId="094FDE3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580C4C3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35E2419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0AC8E8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6E40D6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30/0</w:t>
            </w:r>
          </w:p>
        </w:tc>
      </w:tr>
      <w:tr w:rsidR="000E1254" w:rsidRPr="001F59EC" w14:paraId="125C5D94" w14:textId="77777777">
        <w:tc>
          <w:tcPr>
            <w:cnfStyle w:val="001000000000" w:firstRow="0" w:lastRow="0" w:firstColumn="1" w:lastColumn="0" w:oddVBand="0" w:evenVBand="0" w:oddHBand="0" w:evenHBand="0" w:firstRowFirstColumn="0" w:firstRowLastColumn="0" w:lastRowFirstColumn="0" w:lastRowLastColumn="0"/>
            <w:tcW w:w="4530" w:type="dxa"/>
          </w:tcPr>
          <w:p w14:paraId="43FC1C2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39D097C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0BB813A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C7EC2E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60793A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268164D4" w14:textId="77777777">
        <w:tc>
          <w:tcPr>
            <w:cnfStyle w:val="001000000000" w:firstRow="0" w:lastRow="0" w:firstColumn="1" w:lastColumn="0" w:oddVBand="0" w:evenVBand="0" w:oddHBand="0" w:evenHBand="0" w:firstRowFirstColumn="0" w:firstRowLastColumn="0" w:lastRowFirstColumn="0" w:lastRowLastColumn="0"/>
            <w:tcW w:w="4530" w:type="dxa"/>
          </w:tcPr>
          <w:p w14:paraId="2FD6F16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63F76F9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55E390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D05D27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7368C519"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77C6200E" w14:textId="77777777">
        <w:tc>
          <w:tcPr>
            <w:cnfStyle w:val="001000000000" w:firstRow="0" w:lastRow="0" w:firstColumn="1" w:lastColumn="0" w:oddVBand="0" w:evenVBand="0" w:oddHBand="0" w:evenHBand="0" w:firstRowFirstColumn="0" w:firstRowLastColumn="0" w:lastRowFirstColumn="0" w:lastRowLastColumn="0"/>
            <w:tcW w:w="4530" w:type="dxa"/>
          </w:tcPr>
          <w:p w14:paraId="5ABFBA5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085D20F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027C822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6C8BD1D" w14:textId="77777777" w:rsidR="000E1254" w:rsidRPr="001F59EC" w:rsidRDefault="000E1254">
            <w:pPr>
              <w:rPr>
                <w:rFonts w:asciiTheme="majorHAnsi" w:hAnsiTheme="majorHAnsi" w:cstheme="majorHAnsi"/>
                <w:lang w:val="en-GB"/>
              </w:rPr>
            </w:pPr>
          </w:p>
        </w:tc>
        <w:tc>
          <w:tcPr>
            <w:tcW w:w="4530" w:type="dxa"/>
          </w:tcPr>
          <w:p w14:paraId="5E0BB71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412EF08F" w14:textId="77777777">
        <w:tc>
          <w:tcPr>
            <w:cnfStyle w:val="001000000000" w:firstRow="0" w:lastRow="0" w:firstColumn="1" w:lastColumn="0" w:oddVBand="0" w:evenVBand="0" w:oddHBand="0" w:evenHBand="0" w:firstRowFirstColumn="0" w:firstRowLastColumn="0" w:lastRowFirstColumn="0" w:lastRowLastColumn="0"/>
            <w:tcW w:w="4530" w:type="dxa"/>
          </w:tcPr>
          <w:p w14:paraId="7D99782A" w14:textId="77777777" w:rsidR="000E1254" w:rsidRPr="001F59EC" w:rsidRDefault="000E1254">
            <w:pPr>
              <w:rPr>
                <w:rFonts w:asciiTheme="majorHAnsi" w:hAnsiTheme="majorHAnsi" w:cstheme="majorHAnsi"/>
                <w:lang w:val="en-GB"/>
              </w:rPr>
            </w:pPr>
          </w:p>
        </w:tc>
        <w:tc>
          <w:tcPr>
            <w:tcW w:w="4530" w:type="dxa"/>
          </w:tcPr>
          <w:p w14:paraId="03A3E258"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E9680B" w14:paraId="57C95B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0CF665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6F95902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0018-11_SP_C-BIG_FRA7_LOG_Default</w:t>
            </w:r>
          </w:p>
        </w:tc>
      </w:tr>
    </w:tbl>
    <w:p w14:paraId="62D9634D" w14:textId="77777777" w:rsidR="000E1254" w:rsidRPr="001F59EC" w:rsidRDefault="000E1254" w:rsidP="000E1254">
      <w:pPr>
        <w:rPr>
          <w:rFonts w:asciiTheme="majorHAnsi" w:hAnsiTheme="majorHAnsi" w:cstheme="majorHAnsi"/>
          <w:lang w:val="en-GB"/>
        </w:rPr>
      </w:pPr>
    </w:p>
    <w:p w14:paraId="48C35BA3"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0018-11_SP_C-BIG_FRA7_LOG_Default</w:t>
      </w:r>
    </w:p>
    <w:p w14:paraId="099F4DD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2C44639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F78F6F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1EA7F3E5"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0CA93EA0" w14:textId="77777777">
        <w:tc>
          <w:tcPr>
            <w:cnfStyle w:val="001000000000" w:firstRow="0" w:lastRow="0" w:firstColumn="1" w:lastColumn="0" w:oddVBand="0" w:evenVBand="0" w:oddHBand="0" w:evenHBand="0" w:firstRowFirstColumn="0" w:firstRowLastColumn="0" w:lastRowFirstColumn="0" w:lastRowLastColumn="0"/>
            <w:tcW w:w="4530" w:type="dxa"/>
          </w:tcPr>
          <w:p w14:paraId="56ACA78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38A4284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6EABCD3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3D4410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0CEF579"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1AE47AB3" w14:textId="77777777">
        <w:tc>
          <w:tcPr>
            <w:cnfStyle w:val="001000000000" w:firstRow="0" w:lastRow="0" w:firstColumn="1" w:lastColumn="0" w:oddVBand="0" w:evenVBand="0" w:oddHBand="0" w:evenHBand="0" w:firstRowFirstColumn="0" w:firstRowLastColumn="0" w:lastRowFirstColumn="0" w:lastRowLastColumn="0"/>
            <w:tcW w:w="4530" w:type="dxa"/>
          </w:tcPr>
          <w:p w14:paraId="4FECA1E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40BFC8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5828AD7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A43F7D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C87287A" w14:textId="1B078151"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10D15F53" w14:textId="77777777">
        <w:tc>
          <w:tcPr>
            <w:cnfStyle w:val="001000000000" w:firstRow="0" w:lastRow="0" w:firstColumn="1" w:lastColumn="0" w:oddVBand="0" w:evenVBand="0" w:oddHBand="0" w:evenHBand="0" w:firstRowFirstColumn="0" w:firstRowLastColumn="0" w:lastRowFirstColumn="0" w:lastRowLastColumn="0"/>
            <w:tcW w:w="4530" w:type="dxa"/>
          </w:tcPr>
          <w:p w14:paraId="2B9332E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49139F4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0CEAFD0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B42BD6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A6918D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84BE79E" w14:textId="77777777">
        <w:tc>
          <w:tcPr>
            <w:cnfStyle w:val="001000000000" w:firstRow="0" w:lastRow="0" w:firstColumn="1" w:lastColumn="0" w:oddVBand="0" w:evenVBand="0" w:oddHBand="0" w:evenHBand="0" w:firstRowFirstColumn="0" w:firstRowLastColumn="0" w:lastRowFirstColumn="0" w:lastRowLastColumn="0"/>
            <w:tcW w:w="4530" w:type="dxa"/>
          </w:tcPr>
          <w:p w14:paraId="2DFA826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E68DF4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7641E0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3014D1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3F69FF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01EBE1E3" w14:textId="77777777">
        <w:tc>
          <w:tcPr>
            <w:cnfStyle w:val="001000000000" w:firstRow="0" w:lastRow="0" w:firstColumn="1" w:lastColumn="0" w:oddVBand="0" w:evenVBand="0" w:oddHBand="0" w:evenHBand="0" w:firstRowFirstColumn="0" w:firstRowLastColumn="0" w:lastRowFirstColumn="0" w:lastRowLastColumn="0"/>
            <w:tcW w:w="4530" w:type="dxa"/>
          </w:tcPr>
          <w:p w14:paraId="16DFBA3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FF7D67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208EF012" w14:textId="77777777">
        <w:trPr>
          <w:cnfStyle w:val="000000010000" w:firstRow="0" w:lastRow="0" w:firstColumn="0" w:lastColumn="0" w:oddVBand="0" w:evenVBand="0" w:oddHBand="0" w:evenHBand="1"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530" w:type="dxa"/>
          </w:tcPr>
          <w:p w14:paraId="51457397" w14:textId="77777777" w:rsidR="000E1254" w:rsidRPr="001F59EC" w:rsidRDefault="000E1254">
            <w:pPr>
              <w:rPr>
                <w:rFonts w:asciiTheme="majorHAnsi" w:hAnsiTheme="majorHAnsi" w:cstheme="majorHAnsi"/>
                <w:lang w:val="en-GB"/>
              </w:rPr>
            </w:pPr>
          </w:p>
        </w:tc>
        <w:tc>
          <w:tcPr>
            <w:tcW w:w="4530" w:type="dxa"/>
          </w:tcPr>
          <w:p w14:paraId="7070558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33881D6" w14:textId="77777777">
        <w:tc>
          <w:tcPr>
            <w:cnfStyle w:val="001000000000" w:firstRow="0" w:lastRow="0" w:firstColumn="1" w:lastColumn="0" w:oddVBand="0" w:evenVBand="0" w:oddHBand="0" w:evenHBand="0" w:firstRowFirstColumn="0" w:firstRowLastColumn="0" w:lastRowFirstColumn="0" w:lastRowLastColumn="0"/>
            <w:tcW w:w="4530" w:type="dxa"/>
          </w:tcPr>
          <w:p w14:paraId="269CA11B" w14:textId="77777777" w:rsidR="000E1254" w:rsidRPr="001F59EC" w:rsidRDefault="000E1254">
            <w:pPr>
              <w:rPr>
                <w:rFonts w:asciiTheme="majorHAnsi" w:hAnsiTheme="majorHAnsi" w:cstheme="majorHAnsi"/>
                <w:lang w:val="en-GB"/>
              </w:rPr>
            </w:pPr>
          </w:p>
        </w:tc>
        <w:tc>
          <w:tcPr>
            <w:tcW w:w="4530" w:type="dxa"/>
          </w:tcPr>
          <w:p w14:paraId="61DD55F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29D9A7B0" w14:textId="77777777" w:rsidR="000E1254" w:rsidRPr="001F59EC" w:rsidRDefault="000E1254" w:rsidP="000E1254">
      <w:pPr>
        <w:rPr>
          <w:rFonts w:asciiTheme="majorHAnsi" w:hAnsiTheme="majorHAnsi" w:cstheme="majorHAnsi"/>
          <w:lang w:val="en-GB"/>
        </w:rPr>
      </w:pPr>
    </w:p>
    <w:p w14:paraId="1E02E694"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0018-10_SP_C-BIG_FRA2_Default</w:t>
      </w:r>
    </w:p>
    <w:p w14:paraId="70548BDD"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02B5855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6867DC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2094ACCA"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1DED6780" w14:textId="77777777">
        <w:tc>
          <w:tcPr>
            <w:cnfStyle w:val="001000000000" w:firstRow="0" w:lastRow="0" w:firstColumn="1" w:lastColumn="0" w:oddVBand="0" w:evenVBand="0" w:oddHBand="0" w:evenHBand="0" w:firstRowFirstColumn="0" w:firstRowLastColumn="0" w:lastRowFirstColumn="0" w:lastRowLastColumn="0"/>
            <w:tcW w:w="4530" w:type="dxa"/>
          </w:tcPr>
          <w:p w14:paraId="08C9512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2E3AB98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5C82C52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7A86BC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33CBF4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DE-FRA2-GDDB-07</w:t>
            </w:r>
          </w:p>
        </w:tc>
      </w:tr>
      <w:tr w:rsidR="000E1254" w:rsidRPr="001F59EC" w14:paraId="67593459" w14:textId="77777777">
        <w:tc>
          <w:tcPr>
            <w:cnfStyle w:val="001000000000" w:firstRow="0" w:lastRow="0" w:firstColumn="1" w:lastColumn="0" w:oddVBand="0" w:evenVBand="0" w:oddHBand="0" w:evenHBand="0" w:firstRowFirstColumn="0" w:firstRowLastColumn="0" w:lastRowFirstColumn="0" w:lastRowLastColumn="0"/>
            <w:tcW w:w="4530" w:type="dxa"/>
          </w:tcPr>
          <w:p w14:paraId="1FD187F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45AB83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64891F6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43A208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4FEF85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30/0</w:t>
            </w:r>
          </w:p>
        </w:tc>
      </w:tr>
      <w:tr w:rsidR="000E1254" w:rsidRPr="001F59EC" w14:paraId="59C2114D" w14:textId="77777777">
        <w:tc>
          <w:tcPr>
            <w:cnfStyle w:val="001000000000" w:firstRow="0" w:lastRow="0" w:firstColumn="1" w:lastColumn="0" w:oddVBand="0" w:evenVBand="0" w:oddHBand="0" w:evenHBand="0" w:firstRowFirstColumn="0" w:firstRowLastColumn="0" w:lastRowFirstColumn="0" w:lastRowLastColumn="0"/>
            <w:tcW w:w="4530" w:type="dxa"/>
          </w:tcPr>
          <w:p w14:paraId="7B85B1E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53074A8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01-Disk-FRA2</w:t>
            </w:r>
          </w:p>
        </w:tc>
      </w:tr>
      <w:tr w:rsidR="000E1254" w:rsidRPr="001F59EC" w14:paraId="02C2B0B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51E9A0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0207DD5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6F5355F" w14:textId="77777777">
        <w:tc>
          <w:tcPr>
            <w:cnfStyle w:val="001000000000" w:firstRow="0" w:lastRow="0" w:firstColumn="1" w:lastColumn="0" w:oddVBand="0" w:evenVBand="0" w:oddHBand="0" w:evenHBand="0" w:firstRowFirstColumn="0" w:firstRowLastColumn="0" w:lastRowFirstColumn="0" w:lastRowLastColumn="0"/>
            <w:tcW w:w="4530" w:type="dxa"/>
          </w:tcPr>
          <w:p w14:paraId="0203189C"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BD3C9E5"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7E10274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80D2C5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0C6AF39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11C3A6C6" w14:textId="77777777">
        <w:tc>
          <w:tcPr>
            <w:cnfStyle w:val="001000000000" w:firstRow="0" w:lastRow="0" w:firstColumn="1" w:lastColumn="0" w:oddVBand="0" w:evenVBand="0" w:oddHBand="0" w:evenHBand="0" w:firstRowFirstColumn="0" w:firstRowLastColumn="0" w:lastRowFirstColumn="0" w:lastRowLastColumn="0"/>
            <w:tcW w:w="4530" w:type="dxa"/>
          </w:tcPr>
          <w:p w14:paraId="4CC06BF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0CFAEF8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416312C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9E1AB29" w14:textId="77777777" w:rsidR="000E1254" w:rsidRPr="001F59EC" w:rsidRDefault="000E1254">
            <w:pPr>
              <w:rPr>
                <w:rFonts w:asciiTheme="majorHAnsi" w:hAnsiTheme="majorHAnsi" w:cstheme="majorHAnsi"/>
                <w:lang w:val="en-GB"/>
              </w:rPr>
            </w:pPr>
          </w:p>
        </w:tc>
        <w:tc>
          <w:tcPr>
            <w:tcW w:w="4530" w:type="dxa"/>
          </w:tcPr>
          <w:p w14:paraId="0170045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590DD34E" w14:textId="77777777">
        <w:tc>
          <w:tcPr>
            <w:cnfStyle w:val="001000000000" w:firstRow="0" w:lastRow="0" w:firstColumn="1" w:lastColumn="0" w:oddVBand="0" w:evenVBand="0" w:oddHBand="0" w:evenHBand="0" w:firstRowFirstColumn="0" w:firstRowLastColumn="0" w:lastRowFirstColumn="0" w:lastRowLastColumn="0"/>
            <w:tcW w:w="4530" w:type="dxa"/>
          </w:tcPr>
          <w:p w14:paraId="10D5788E" w14:textId="77777777" w:rsidR="000E1254" w:rsidRPr="001F59EC" w:rsidRDefault="000E1254">
            <w:pPr>
              <w:rPr>
                <w:rFonts w:asciiTheme="majorHAnsi" w:hAnsiTheme="majorHAnsi" w:cstheme="majorHAnsi"/>
                <w:lang w:val="en-GB"/>
              </w:rPr>
            </w:pPr>
          </w:p>
        </w:tc>
        <w:tc>
          <w:tcPr>
            <w:tcW w:w="4530" w:type="dxa"/>
          </w:tcPr>
          <w:p w14:paraId="687E86F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E9680B" w14:paraId="1BAE5C5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703C0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26BC2A4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0018-11_SP_C-BIG_FRA2_LOG_Default</w:t>
            </w:r>
          </w:p>
        </w:tc>
      </w:tr>
    </w:tbl>
    <w:p w14:paraId="0B19DDE3" w14:textId="77777777" w:rsidR="000E1254" w:rsidRPr="001F59EC" w:rsidRDefault="000E1254" w:rsidP="000E1254">
      <w:pPr>
        <w:rPr>
          <w:rFonts w:asciiTheme="majorHAnsi" w:hAnsiTheme="majorHAnsi" w:cstheme="majorHAnsi"/>
          <w:lang w:val="en-GB"/>
        </w:rPr>
      </w:pPr>
    </w:p>
    <w:p w14:paraId="7A62043C"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0018-11_SP_C-BIG_FRA2_LOG_Default</w:t>
      </w:r>
    </w:p>
    <w:p w14:paraId="1D496989"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2789E278"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4626A7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6E9A10F8"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19894880" w14:textId="77777777">
        <w:tc>
          <w:tcPr>
            <w:cnfStyle w:val="001000000000" w:firstRow="0" w:lastRow="0" w:firstColumn="1" w:lastColumn="0" w:oddVBand="0" w:evenVBand="0" w:oddHBand="0" w:evenHBand="0" w:firstRowFirstColumn="0" w:firstRowLastColumn="0" w:lastRowFirstColumn="0" w:lastRowLastColumn="0"/>
            <w:tcW w:w="4530" w:type="dxa"/>
          </w:tcPr>
          <w:p w14:paraId="6FC1F07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7E33852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100C355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2AF03A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4F2D185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DE-FRA2-GDDB-07</w:t>
            </w:r>
          </w:p>
        </w:tc>
      </w:tr>
      <w:tr w:rsidR="000E1254" w:rsidRPr="001F59EC" w14:paraId="2519D550" w14:textId="77777777">
        <w:tc>
          <w:tcPr>
            <w:cnfStyle w:val="001000000000" w:firstRow="0" w:lastRow="0" w:firstColumn="1" w:lastColumn="0" w:oddVBand="0" w:evenVBand="0" w:oddHBand="0" w:evenHBand="0" w:firstRowFirstColumn="0" w:firstRowLastColumn="0" w:lastRowFirstColumn="0" w:lastRowLastColumn="0"/>
            <w:tcW w:w="4530" w:type="dxa"/>
          </w:tcPr>
          <w:p w14:paraId="3F676C7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7DB85EC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A8667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B1914D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3C41271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5A6AAA0D" w14:textId="77777777">
        <w:tc>
          <w:tcPr>
            <w:cnfStyle w:val="001000000000" w:firstRow="0" w:lastRow="0" w:firstColumn="1" w:lastColumn="0" w:oddVBand="0" w:evenVBand="0" w:oddHBand="0" w:evenHBand="0" w:firstRowFirstColumn="0" w:firstRowLastColumn="0" w:lastRowFirstColumn="0" w:lastRowLastColumn="0"/>
            <w:tcW w:w="4530" w:type="dxa"/>
          </w:tcPr>
          <w:p w14:paraId="013FEBF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C4BFE6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01-Disk-FRA2</w:t>
            </w:r>
          </w:p>
        </w:tc>
      </w:tr>
      <w:tr w:rsidR="000E1254" w:rsidRPr="001F59EC" w14:paraId="03F029C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90A9FC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379FAE5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DB11708" w14:textId="77777777">
        <w:tc>
          <w:tcPr>
            <w:cnfStyle w:val="001000000000" w:firstRow="0" w:lastRow="0" w:firstColumn="1" w:lastColumn="0" w:oddVBand="0" w:evenVBand="0" w:oddHBand="0" w:evenHBand="0" w:firstRowFirstColumn="0" w:firstRowLastColumn="0" w:lastRowFirstColumn="0" w:lastRowLastColumn="0"/>
            <w:tcW w:w="4530" w:type="dxa"/>
          </w:tcPr>
          <w:p w14:paraId="2F7F9FE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E25DD8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02D7C60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CD593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39E43526"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4208A7FC" w14:textId="77777777">
        <w:tc>
          <w:tcPr>
            <w:cnfStyle w:val="001000000000" w:firstRow="0" w:lastRow="0" w:firstColumn="1" w:lastColumn="0" w:oddVBand="0" w:evenVBand="0" w:oddHBand="0" w:evenHBand="0" w:firstRowFirstColumn="0" w:firstRowLastColumn="0" w:lastRowFirstColumn="0" w:lastRowLastColumn="0"/>
            <w:tcW w:w="4530" w:type="dxa"/>
          </w:tcPr>
          <w:p w14:paraId="2AD5B2F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6340A50C"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C473504" w14:textId="77777777">
        <w:trPr>
          <w:cnfStyle w:val="000000010000" w:firstRow="0" w:lastRow="0" w:firstColumn="0" w:lastColumn="0" w:oddVBand="0" w:evenVBand="0" w:oddHBand="0" w:evenHBand="1" w:firstRowFirstColumn="0" w:firstRowLastColumn="0" w:lastRowFirstColumn="0" w:lastRowLastColumn="0"/>
          <w:trHeight w:val="70"/>
        </w:trPr>
        <w:tc>
          <w:tcPr>
            <w:cnfStyle w:val="001000000000" w:firstRow="0" w:lastRow="0" w:firstColumn="1" w:lastColumn="0" w:oddVBand="0" w:evenVBand="0" w:oddHBand="0" w:evenHBand="0" w:firstRowFirstColumn="0" w:firstRowLastColumn="0" w:lastRowFirstColumn="0" w:lastRowLastColumn="0"/>
            <w:tcW w:w="4530" w:type="dxa"/>
          </w:tcPr>
          <w:p w14:paraId="6121343A" w14:textId="77777777" w:rsidR="000E1254" w:rsidRPr="001F59EC" w:rsidRDefault="000E1254">
            <w:pPr>
              <w:rPr>
                <w:rFonts w:asciiTheme="majorHAnsi" w:hAnsiTheme="majorHAnsi" w:cstheme="majorHAnsi"/>
                <w:lang w:val="en-GB"/>
              </w:rPr>
            </w:pPr>
          </w:p>
        </w:tc>
        <w:tc>
          <w:tcPr>
            <w:tcW w:w="4530" w:type="dxa"/>
          </w:tcPr>
          <w:p w14:paraId="51DD926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7D2A5ED2" w14:textId="77777777">
        <w:tc>
          <w:tcPr>
            <w:cnfStyle w:val="001000000000" w:firstRow="0" w:lastRow="0" w:firstColumn="1" w:lastColumn="0" w:oddVBand="0" w:evenVBand="0" w:oddHBand="0" w:evenHBand="0" w:firstRowFirstColumn="0" w:firstRowLastColumn="0" w:lastRowFirstColumn="0" w:lastRowLastColumn="0"/>
            <w:tcW w:w="4530" w:type="dxa"/>
          </w:tcPr>
          <w:p w14:paraId="12C9B6FE" w14:textId="77777777" w:rsidR="000E1254" w:rsidRPr="001F59EC" w:rsidRDefault="000E1254">
            <w:pPr>
              <w:rPr>
                <w:rFonts w:asciiTheme="majorHAnsi" w:hAnsiTheme="majorHAnsi" w:cstheme="majorHAnsi"/>
                <w:lang w:val="en-GB"/>
              </w:rPr>
            </w:pPr>
          </w:p>
        </w:tc>
        <w:tc>
          <w:tcPr>
            <w:tcW w:w="4530" w:type="dxa"/>
          </w:tcPr>
          <w:p w14:paraId="5F7DEE4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D84A05D" w14:textId="2A148F48" w:rsidR="000E1254" w:rsidRPr="001F59EC" w:rsidRDefault="000E1254" w:rsidP="000E1254">
      <w:pPr>
        <w:rPr>
          <w:rFonts w:asciiTheme="majorHAnsi" w:hAnsiTheme="majorHAnsi" w:cstheme="majorHAnsi"/>
          <w:lang w:val="en-GB"/>
        </w:rPr>
      </w:pPr>
    </w:p>
    <w:p w14:paraId="4408F636"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0018-12_SP_C-BIG_FRA7_Enterprise</w:t>
      </w:r>
    </w:p>
    <w:p w14:paraId="26DA5B12"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1F27C05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1E4992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59D36DCA"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610D329C" w14:textId="77777777">
        <w:tc>
          <w:tcPr>
            <w:cnfStyle w:val="001000000000" w:firstRow="0" w:lastRow="0" w:firstColumn="1" w:lastColumn="0" w:oddVBand="0" w:evenVBand="0" w:oddHBand="0" w:evenHBand="0" w:firstRowFirstColumn="0" w:firstRowLastColumn="0" w:lastRowFirstColumn="0" w:lastRowLastColumn="0"/>
            <w:tcW w:w="4530" w:type="dxa"/>
          </w:tcPr>
          <w:p w14:paraId="5309A66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3441F2D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AC0667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25B801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B4D97A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60D263DA" w14:textId="77777777">
        <w:tc>
          <w:tcPr>
            <w:cnfStyle w:val="001000000000" w:firstRow="0" w:lastRow="0" w:firstColumn="1" w:lastColumn="0" w:oddVBand="0" w:evenVBand="0" w:oddHBand="0" w:evenHBand="0" w:firstRowFirstColumn="0" w:firstRowLastColumn="0" w:lastRowFirstColumn="0" w:lastRowLastColumn="0"/>
            <w:tcW w:w="4530" w:type="dxa"/>
          </w:tcPr>
          <w:p w14:paraId="1228D4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4377AA7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A68D86A"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4D81E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27C6CD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30/1</w:t>
            </w:r>
          </w:p>
        </w:tc>
      </w:tr>
      <w:tr w:rsidR="000E1254" w:rsidRPr="001F59EC" w14:paraId="4AE5C479" w14:textId="77777777">
        <w:tc>
          <w:tcPr>
            <w:cnfStyle w:val="001000000000" w:firstRow="0" w:lastRow="0" w:firstColumn="1" w:lastColumn="0" w:oddVBand="0" w:evenVBand="0" w:oddHBand="0" w:evenHBand="0" w:firstRowFirstColumn="0" w:firstRowLastColumn="0" w:lastRowFirstColumn="0" w:lastRowLastColumn="0"/>
            <w:tcW w:w="4530" w:type="dxa"/>
          </w:tcPr>
          <w:p w14:paraId="1343369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1492482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367E9EA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BAF2F6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3ABB176E"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179A068A" w14:textId="77777777">
        <w:tc>
          <w:tcPr>
            <w:cnfStyle w:val="001000000000" w:firstRow="0" w:lastRow="0" w:firstColumn="1" w:lastColumn="0" w:oddVBand="0" w:evenVBand="0" w:oddHBand="0" w:evenHBand="0" w:firstRowFirstColumn="0" w:firstRowLastColumn="0" w:lastRowFirstColumn="0" w:lastRowLastColumn="0"/>
            <w:tcW w:w="4530" w:type="dxa"/>
          </w:tcPr>
          <w:p w14:paraId="3299D97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53379D4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ABC36E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F989C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2226EF6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74BC15B9" w14:textId="77777777">
        <w:tc>
          <w:tcPr>
            <w:cnfStyle w:val="001000000000" w:firstRow="0" w:lastRow="0" w:firstColumn="1" w:lastColumn="0" w:oddVBand="0" w:evenVBand="0" w:oddHBand="0" w:evenHBand="0" w:firstRowFirstColumn="0" w:firstRowLastColumn="0" w:lastRowFirstColumn="0" w:lastRowLastColumn="0"/>
            <w:tcW w:w="4530" w:type="dxa"/>
          </w:tcPr>
          <w:p w14:paraId="319279D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5B58B24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4B1A914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6E9A426E" w14:textId="77777777" w:rsidR="000E1254" w:rsidRPr="001F59EC" w:rsidRDefault="000E1254">
            <w:pPr>
              <w:rPr>
                <w:rFonts w:asciiTheme="majorHAnsi" w:hAnsiTheme="majorHAnsi" w:cstheme="majorHAnsi"/>
                <w:lang w:val="en-GB"/>
              </w:rPr>
            </w:pPr>
          </w:p>
        </w:tc>
        <w:tc>
          <w:tcPr>
            <w:tcW w:w="4530" w:type="dxa"/>
          </w:tcPr>
          <w:p w14:paraId="2EF3694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E9680B" w14:paraId="431E49B9" w14:textId="77777777">
        <w:tc>
          <w:tcPr>
            <w:cnfStyle w:val="001000000000" w:firstRow="0" w:lastRow="0" w:firstColumn="1" w:lastColumn="0" w:oddVBand="0" w:evenVBand="0" w:oddHBand="0" w:evenHBand="0" w:firstRowFirstColumn="0" w:firstRowLastColumn="0" w:lastRowFirstColumn="0" w:lastRowLastColumn="0"/>
            <w:tcW w:w="4530" w:type="dxa"/>
          </w:tcPr>
          <w:p w14:paraId="5543108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08DDE17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0018-13_SP_C-BIG_FRA7_LOG_Enterprise</w:t>
            </w:r>
          </w:p>
        </w:tc>
      </w:tr>
    </w:tbl>
    <w:p w14:paraId="7BFF1558" w14:textId="77777777" w:rsidR="000E1254" w:rsidRPr="001F59EC" w:rsidRDefault="000E1254" w:rsidP="000E1254">
      <w:pPr>
        <w:rPr>
          <w:rFonts w:asciiTheme="majorHAnsi" w:hAnsiTheme="majorHAnsi" w:cstheme="majorHAnsi"/>
          <w:lang w:val="en-GB"/>
        </w:rPr>
      </w:pPr>
    </w:p>
    <w:p w14:paraId="03E2DAB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13B24EF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0EC666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78208C46"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0018-12_SP_C-BIG_FRA7_Enterprise</w:t>
            </w:r>
          </w:p>
        </w:tc>
      </w:tr>
      <w:tr w:rsidR="000E1254" w:rsidRPr="001F59EC" w14:paraId="212778DD" w14:textId="77777777">
        <w:tc>
          <w:tcPr>
            <w:cnfStyle w:val="001000000000" w:firstRow="0" w:lastRow="0" w:firstColumn="1" w:lastColumn="0" w:oddVBand="0" w:evenVBand="0" w:oddHBand="0" w:evenHBand="0" w:firstRowFirstColumn="0" w:firstRowLastColumn="0" w:lastRowFirstColumn="0" w:lastRowLastColumn="0"/>
            <w:tcW w:w="4530" w:type="dxa"/>
          </w:tcPr>
          <w:p w14:paraId="3A8D3FF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57DBAA77"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02-Disk-FRA2</w:t>
            </w:r>
          </w:p>
        </w:tc>
      </w:tr>
      <w:tr w:rsidR="000E1254" w:rsidRPr="001F59EC" w14:paraId="2D1F16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25483C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7F4FA2A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380B2964" w14:textId="77777777">
        <w:tc>
          <w:tcPr>
            <w:cnfStyle w:val="001000000000" w:firstRow="0" w:lastRow="0" w:firstColumn="1" w:lastColumn="0" w:oddVBand="0" w:evenVBand="0" w:oddHBand="0" w:evenHBand="0" w:firstRowFirstColumn="0" w:firstRowLastColumn="0" w:lastRowFirstColumn="0" w:lastRowLastColumn="0"/>
            <w:tcW w:w="4530" w:type="dxa"/>
          </w:tcPr>
          <w:p w14:paraId="1C9D71D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F25611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DE-FRA2-GDDB-07</w:t>
            </w:r>
          </w:p>
        </w:tc>
      </w:tr>
      <w:tr w:rsidR="000E1254" w:rsidRPr="001F59EC" w14:paraId="211CCB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F3FC05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6BC2895E"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1B26AC24" w14:textId="77777777">
        <w:tc>
          <w:tcPr>
            <w:cnfStyle w:val="001000000000" w:firstRow="0" w:lastRow="0" w:firstColumn="1" w:lastColumn="0" w:oddVBand="0" w:evenVBand="0" w:oddHBand="0" w:evenHBand="0" w:firstRowFirstColumn="0" w:firstRowLastColumn="0" w:lastRowFirstColumn="0" w:lastRowLastColumn="0"/>
            <w:tcW w:w="4530" w:type="dxa"/>
          </w:tcPr>
          <w:p w14:paraId="68A8199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13EA3602"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3D538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5A6AA8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5E8175D"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413A580E" w14:textId="77777777">
        <w:tc>
          <w:tcPr>
            <w:cnfStyle w:val="001000000000" w:firstRow="0" w:lastRow="0" w:firstColumn="1" w:lastColumn="0" w:oddVBand="0" w:evenVBand="0" w:oddHBand="0" w:evenHBand="0" w:firstRowFirstColumn="0" w:firstRowLastColumn="0" w:lastRowFirstColumn="0" w:lastRowLastColumn="0"/>
            <w:tcW w:w="4530" w:type="dxa"/>
          </w:tcPr>
          <w:p w14:paraId="65DEDD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31EF37B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72D7049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650D75E" w14:textId="77777777" w:rsidR="000E1254" w:rsidRPr="001F59EC" w:rsidRDefault="000E1254">
            <w:pPr>
              <w:rPr>
                <w:rFonts w:asciiTheme="majorHAnsi" w:hAnsiTheme="majorHAnsi" w:cstheme="majorHAnsi"/>
                <w:lang w:val="en-GB"/>
              </w:rPr>
            </w:pPr>
          </w:p>
        </w:tc>
        <w:tc>
          <w:tcPr>
            <w:tcW w:w="4530" w:type="dxa"/>
          </w:tcPr>
          <w:p w14:paraId="1663198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5FEB9809" w14:textId="77777777">
        <w:tc>
          <w:tcPr>
            <w:cnfStyle w:val="001000000000" w:firstRow="0" w:lastRow="0" w:firstColumn="1" w:lastColumn="0" w:oddVBand="0" w:evenVBand="0" w:oddHBand="0" w:evenHBand="0" w:firstRowFirstColumn="0" w:firstRowLastColumn="0" w:lastRowFirstColumn="0" w:lastRowLastColumn="0"/>
            <w:tcW w:w="4530" w:type="dxa"/>
          </w:tcPr>
          <w:p w14:paraId="3DD7152E" w14:textId="77777777" w:rsidR="000E1254" w:rsidRPr="001F59EC" w:rsidRDefault="000E1254">
            <w:pPr>
              <w:rPr>
                <w:rFonts w:asciiTheme="majorHAnsi" w:hAnsiTheme="majorHAnsi" w:cstheme="majorHAnsi"/>
                <w:lang w:val="en-GB"/>
              </w:rPr>
            </w:pPr>
          </w:p>
        </w:tc>
        <w:tc>
          <w:tcPr>
            <w:tcW w:w="4530" w:type="dxa"/>
          </w:tcPr>
          <w:p w14:paraId="7F544BC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6C347898" w14:textId="77777777" w:rsidR="000E1254" w:rsidRPr="001F59EC" w:rsidRDefault="000E1254" w:rsidP="000E1254">
      <w:pPr>
        <w:rPr>
          <w:rFonts w:asciiTheme="majorHAnsi" w:hAnsiTheme="majorHAnsi" w:cstheme="majorHAnsi"/>
          <w:lang w:val="en-GB"/>
        </w:rPr>
      </w:pPr>
    </w:p>
    <w:p w14:paraId="34034B91"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 0018-13_SP_C-BIG_FRA7_LOG_Enterprise</w:t>
      </w:r>
    </w:p>
    <w:p w14:paraId="7D76C653"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lastRenderedPageBreak/>
        <w:t>Primary Copy</w:t>
      </w:r>
    </w:p>
    <w:tbl>
      <w:tblPr>
        <w:tblStyle w:val="ahdFormatvorlage1"/>
        <w:tblW w:w="0" w:type="auto"/>
        <w:tblLook w:val="04A0" w:firstRow="1" w:lastRow="0" w:firstColumn="1" w:lastColumn="0" w:noHBand="0" w:noVBand="1"/>
      </w:tblPr>
      <w:tblGrid>
        <w:gridCol w:w="4530"/>
        <w:gridCol w:w="4530"/>
      </w:tblGrid>
      <w:tr w:rsidR="000E1254" w:rsidRPr="001F59EC" w14:paraId="6019193B"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0A35763"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255C46E9"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0E1254" w:rsidRPr="001F59EC" w14:paraId="7ADA83B0" w14:textId="77777777">
        <w:tc>
          <w:tcPr>
            <w:cnfStyle w:val="001000000000" w:firstRow="0" w:lastRow="0" w:firstColumn="1" w:lastColumn="0" w:oddVBand="0" w:evenVBand="0" w:oddHBand="0" w:evenHBand="0" w:firstRowFirstColumn="0" w:firstRowLastColumn="0" w:lastRowFirstColumn="0" w:lastRowLastColumn="0"/>
            <w:tcW w:w="4530" w:type="dxa"/>
          </w:tcPr>
          <w:p w14:paraId="3DE9DC4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4FB5571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B6E820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BFAE695"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36CAE7B"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lang w:val="en-GB"/>
              </w:rPr>
              <w:t>DE-FRA7-GDDB-07</w:t>
            </w:r>
          </w:p>
        </w:tc>
      </w:tr>
      <w:tr w:rsidR="000E1254" w:rsidRPr="001F59EC" w14:paraId="0DA31DC0" w14:textId="77777777">
        <w:tc>
          <w:tcPr>
            <w:cnfStyle w:val="001000000000" w:firstRow="0" w:lastRow="0" w:firstColumn="1" w:lastColumn="0" w:oddVBand="0" w:evenVBand="0" w:oddHBand="0" w:evenHBand="0" w:firstRowFirstColumn="0" w:firstRowLastColumn="0" w:lastRowFirstColumn="0" w:lastRowLastColumn="0"/>
            <w:tcW w:w="4530" w:type="dxa"/>
          </w:tcPr>
          <w:p w14:paraId="297FC64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25E642F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0E1254" w:rsidRPr="001F59EC" w14:paraId="2CD78A9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5B90E7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676BC7A9" w14:textId="09F8B57B"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w:t>
            </w:r>
          </w:p>
        </w:tc>
      </w:tr>
      <w:tr w:rsidR="000E1254" w:rsidRPr="001F59EC" w14:paraId="1DCE3674" w14:textId="77777777">
        <w:tc>
          <w:tcPr>
            <w:cnfStyle w:val="001000000000" w:firstRow="0" w:lastRow="0" w:firstColumn="1" w:lastColumn="0" w:oddVBand="0" w:evenVBand="0" w:oddHBand="0" w:evenHBand="0" w:firstRowFirstColumn="0" w:firstRowLastColumn="0" w:lastRowFirstColumn="0" w:lastRowLastColumn="0"/>
            <w:tcW w:w="4530" w:type="dxa"/>
          </w:tcPr>
          <w:p w14:paraId="63ECA7C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8ED973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01-Disk-FRA7</w:t>
            </w:r>
          </w:p>
        </w:tc>
      </w:tr>
      <w:tr w:rsidR="000E1254" w:rsidRPr="001F59EC" w14:paraId="30966BF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B0BB91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BC85CA1"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07A65A74" w14:textId="77777777">
        <w:tc>
          <w:tcPr>
            <w:cnfStyle w:val="001000000000" w:firstRow="0" w:lastRow="0" w:firstColumn="1" w:lastColumn="0" w:oddVBand="0" w:evenVBand="0" w:oddHBand="0" w:evenHBand="0" w:firstRowFirstColumn="0" w:firstRowLastColumn="0" w:lastRowFirstColumn="0" w:lastRowLastColumn="0"/>
            <w:tcW w:w="4530" w:type="dxa"/>
          </w:tcPr>
          <w:p w14:paraId="15B80C7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50C3EEA0"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65F920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3E8BDF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2CBFAC0"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0E51135A" w14:textId="77777777">
        <w:tc>
          <w:tcPr>
            <w:cnfStyle w:val="001000000000" w:firstRow="0" w:lastRow="0" w:firstColumn="1" w:lastColumn="0" w:oddVBand="0" w:evenVBand="0" w:oddHBand="0" w:evenHBand="0" w:firstRowFirstColumn="0" w:firstRowLastColumn="0" w:lastRowFirstColumn="0" w:lastRowLastColumn="0"/>
            <w:tcW w:w="4530" w:type="dxa"/>
          </w:tcPr>
          <w:p w14:paraId="5B72278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5635217"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CFBD2E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76012C0" w14:textId="77777777" w:rsidR="000E1254" w:rsidRPr="001F59EC" w:rsidRDefault="000E1254">
            <w:pPr>
              <w:rPr>
                <w:rFonts w:asciiTheme="majorHAnsi" w:hAnsiTheme="majorHAnsi" w:cstheme="majorHAnsi"/>
                <w:lang w:val="en-GB"/>
              </w:rPr>
            </w:pPr>
          </w:p>
        </w:tc>
        <w:tc>
          <w:tcPr>
            <w:tcW w:w="4530" w:type="dxa"/>
          </w:tcPr>
          <w:p w14:paraId="1BBC2C4A"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EAC4D43" w14:textId="77777777">
        <w:tc>
          <w:tcPr>
            <w:cnfStyle w:val="001000000000" w:firstRow="0" w:lastRow="0" w:firstColumn="1" w:lastColumn="0" w:oddVBand="0" w:evenVBand="0" w:oddHBand="0" w:evenHBand="0" w:firstRowFirstColumn="0" w:firstRowLastColumn="0" w:lastRowFirstColumn="0" w:lastRowLastColumn="0"/>
            <w:tcW w:w="4530" w:type="dxa"/>
          </w:tcPr>
          <w:p w14:paraId="03D59380" w14:textId="77777777" w:rsidR="000E1254" w:rsidRPr="001F59EC" w:rsidRDefault="000E1254">
            <w:pPr>
              <w:rPr>
                <w:rFonts w:asciiTheme="majorHAnsi" w:hAnsiTheme="majorHAnsi" w:cstheme="majorHAnsi"/>
                <w:lang w:val="en-GB"/>
              </w:rPr>
            </w:pPr>
          </w:p>
        </w:tc>
        <w:tc>
          <w:tcPr>
            <w:tcW w:w="4530" w:type="dxa"/>
          </w:tcPr>
          <w:p w14:paraId="33884AD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31CC26F" w14:textId="77777777" w:rsidR="000E1254" w:rsidRPr="001F59EC" w:rsidRDefault="000E1254" w:rsidP="000E1254">
      <w:pPr>
        <w:rPr>
          <w:rFonts w:asciiTheme="majorHAnsi" w:hAnsiTheme="majorHAnsi" w:cstheme="majorHAnsi"/>
          <w:lang w:val="en-GB"/>
        </w:rPr>
      </w:pPr>
    </w:p>
    <w:p w14:paraId="015BCD8E"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19C84B5A"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9E9810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4E07BC1C"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0018-12_SP_C-BIG_FRA7_Enterprise</w:t>
            </w:r>
          </w:p>
        </w:tc>
      </w:tr>
      <w:tr w:rsidR="000E1254" w:rsidRPr="001F59EC" w14:paraId="5CF15964" w14:textId="77777777">
        <w:tc>
          <w:tcPr>
            <w:cnfStyle w:val="001000000000" w:firstRow="0" w:lastRow="0" w:firstColumn="1" w:lastColumn="0" w:oddVBand="0" w:evenVBand="0" w:oddHBand="0" w:evenHBand="0" w:firstRowFirstColumn="0" w:firstRowLastColumn="0" w:lastRowFirstColumn="0" w:lastRowLastColumn="0"/>
            <w:tcW w:w="4530" w:type="dxa"/>
          </w:tcPr>
          <w:p w14:paraId="33FF729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69DCF6B4"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02-Disk-FRA2</w:t>
            </w:r>
          </w:p>
        </w:tc>
      </w:tr>
      <w:tr w:rsidR="000E1254" w:rsidRPr="001F59EC" w14:paraId="54C2366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1FF30C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25FF789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27A19CD" w14:textId="77777777">
        <w:tc>
          <w:tcPr>
            <w:cnfStyle w:val="001000000000" w:firstRow="0" w:lastRow="0" w:firstColumn="1" w:lastColumn="0" w:oddVBand="0" w:evenVBand="0" w:oddHBand="0" w:evenHBand="0" w:firstRowFirstColumn="0" w:firstRowLastColumn="0" w:lastRowFirstColumn="0" w:lastRowLastColumn="0"/>
            <w:tcW w:w="4530" w:type="dxa"/>
          </w:tcPr>
          <w:p w14:paraId="39AF2AA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1003F27B"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DE-FRA2-GDDB-07</w:t>
            </w:r>
          </w:p>
        </w:tc>
      </w:tr>
      <w:tr w:rsidR="000E1254" w:rsidRPr="001F59EC" w14:paraId="061B9C5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13C7B08"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848A62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Enterprise</w:t>
            </w:r>
          </w:p>
        </w:tc>
      </w:tr>
      <w:tr w:rsidR="000E1254" w:rsidRPr="001F59EC" w14:paraId="063152B0" w14:textId="77777777">
        <w:tc>
          <w:tcPr>
            <w:cnfStyle w:val="001000000000" w:firstRow="0" w:lastRow="0" w:firstColumn="1" w:lastColumn="0" w:oddVBand="0" w:evenVBand="0" w:oddHBand="0" w:evenHBand="0" w:firstRowFirstColumn="0" w:firstRowLastColumn="0" w:lastRowFirstColumn="0" w:lastRowLastColumn="0"/>
            <w:tcW w:w="4530" w:type="dxa"/>
          </w:tcPr>
          <w:p w14:paraId="6C48509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D49E05E"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3BE3BAD7"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3DE9EE"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3B440795"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 Tage</w:t>
            </w:r>
          </w:p>
        </w:tc>
      </w:tr>
      <w:tr w:rsidR="000E1254" w:rsidRPr="001F59EC" w14:paraId="50FD6D83" w14:textId="77777777">
        <w:tc>
          <w:tcPr>
            <w:cnfStyle w:val="001000000000" w:firstRow="0" w:lastRow="0" w:firstColumn="1" w:lastColumn="0" w:oddVBand="0" w:evenVBand="0" w:oddHBand="0" w:evenHBand="0" w:firstRowFirstColumn="0" w:firstRowLastColumn="0" w:lastRowFirstColumn="0" w:lastRowLastColumn="0"/>
            <w:tcW w:w="4530" w:type="dxa"/>
          </w:tcPr>
          <w:p w14:paraId="2A83B089"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91836DD"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49385C53"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55F2165" w14:textId="77777777" w:rsidR="000E1254" w:rsidRPr="001F59EC" w:rsidRDefault="000E1254">
            <w:pPr>
              <w:rPr>
                <w:rFonts w:asciiTheme="majorHAnsi" w:hAnsiTheme="majorHAnsi" w:cstheme="majorHAnsi"/>
                <w:lang w:val="en-GB"/>
              </w:rPr>
            </w:pPr>
          </w:p>
        </w:tc>
        <w:tc>
          <w:tcPr>
            <w:tcW w:w="4530" w:type="dxa"/>
          </w:tcPr>
          <w:p w14:paraId="4D90DB4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0741DDA9" w14:textId="77777777">
        <w:tc>
          <w:tcPr>
            <w:cnfStyle w:val="001000000000" w:firstRow="0" w:lastRow="0" w:firstColumn="1" w:lastColumn="0" w:oddVBand="0" w:evenVBand="0" w:oddHBand="0" w:evenHBand="0" w:firstRowFirstColumn="0" w:firstRowLastColumn="0" w:lastRowFirstColumn="0" w:lastRowLastColumn="0"/>
            <w:tcW w:w="4530" w:type="dxa"/>
          </w:tcPr>
          <w:p w14:paraId="123AC4D5" w14:textId="77777777" w:rsidR="000E1254" w:rsidRPr="001F59EC" w:rsidRDefault="000E1254">
            <w:pPr>
              <w:rPr>
                <w:rFonts w:asciiTheme="majorHAnsi" w:hAnsiTheme="majorHAnsi" w:cstheme="majorHAnsi"/>
                <w:lang w:val="en-GB"/>
              </w:rPr>
            </w:pPr>
          </w:p>
        </w:tc>
        <w:tc>
          <w:tcPr>
            <w:tcW w:w="4530" w:type="dxa"/>
          </w:tcPr>
          <w:p w14:paraId="739DC956"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4E141CA" w14:textId="77777777" w:rsidR="000E1254" w:rsidRPr="001F59EC" w:rsidRDefault="000E1254" w:rsidP="000E1254">
      <w:pPr>
        <w:rPr>
          <w:rFonts w:asciiTheme="majorHAnsi" w:hAnsiTheme="majorHAnsi" w:cstheme="majorHAnsi"/>
          <w:lang w:val="en-GB"/>
        </w:rPr>
      </w:pPr>
    </w:p>
    <w:p w14:paraId="50A587FF"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Storage Policy:</w:t>
      </w:r>
      <w:r w:rsidRPr="001F59EC">
        <w:rPr>
          <w:rFonts w:asciiTheme="majorHAnsi" w:hAnsiTheme="majorHAnsi" w:cstheme="majorHAnsi"/>
          <w:lang w:val="en-US"/>
        </w:rPr>
        <w:t xml:space="preserve"> </w:t>
      </w:r>
      <w:r w:rsidRPr="001F59EC">
        <w:rPr>
          <w:rFonts w:asciiTheme="majorHAnsi" w:hAnsiTheme="majorHAnsi" w:cstheme="majorHAnsi"/>
          <w:lang w:val="en-GB"/>
        </w:rPr>
        <w:t>0018_C-BIG_OnPrem_to_ahd_Default</w:t>
      </w:r>
    </w:p>
    <w:p w14:paraId="795F2284"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0E1254" w:rsidRPr="001F59EC" w14:paraId="1613880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1BC1CD6"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38AB1363"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50</w:t>
            </w:r>
          </w:p>
        </w:tc>
      </w:tr>
      <w:tr w:rsidR="000E1254" w:rsidRPr="001F59EC" w14:paraId="7C7065AD" w14:textId="77777777">
        <w:tc>
          <w:tcPr>
            <w:cnfStyle w:val="001000000000" w:firstRow="0" w:lastRow="0" w:firstColumn="1" w:lastColumn="0" w:oddVBand="0" w:evenVBand="0" w:oddHBand="0" w:evenHBand="0" w:firstRowFirstColumn="0" w:firstRowLastColumn="0" w:lastRowFirstColumn="0" w:lastRowLastColumn="0"/>
            <w:tcW w:w="4530" w:type="dxa"/>
          </w:tcPr>
          <w:p w14:paraId="0656E7F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4F0E8E28"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7/0</w:t>
            </w:r>
          </w:p>
        </w:tc>
      </w:tr>
      <w:tr w:rsidR="000E1254" w:rsidRPr="001F59EC" w14:paraId="085803C1"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EF9932F"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47905D4C"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01-OnPrem</w:t>
            </w:r>
          </w:p>
        </w:tc>
      </w:tr>
      <w:tr w:rsidR="000E1254" w:rsidRPr="001F59EC" w14:paraId="02FCEC8D" w14:textId="77777777">
        <w:tc>
          <w:tcPr>
            <w:cnfStyle w:val="001000000000" w:firstRow="0" w:lastRow="0" w:firstColumn="1" w:lastColumn="0" w:oddVBand="0" w:evenVBand="0" w:oddHBand="0" w:evenHBand="0" w:firstRowFirstColumn="0" w:firstRowLastColumn="0" w:lastRowFirstColumn="0" w:lastRowLastColumn="0"/>
            <w:tcW w:w="4530" w:type="dxa"/>
          </w:tcPr>
          <w:p w14:paraId="3394C01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6C9AA01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r>
      <w:tr w:rsidR="000E1254" w:rsidRPr="001F59EC" w14:paraId="307D2AE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3C0B8E4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225EF8D8"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26BA2FF7" w14:textId="77777777">
        <w:tc>
          <w:tcPr>
            <w:cnfStyle w:val="001000000000" w:firstRow="0" w:lastRow="0" w:firstColumn="1" w:lastColumn="0" w:oddVBand="0" w:evenVBand="0" w:oddHBand="0" w:evenHBand="0" w:firstRowFirstColumn="0" w:firstRowLastColumn="0" w:lastRowFirstColumn="0" w:lastRowLastColumn="0"/>
            <w:tcW w:w="4530" w:type="dxa"/>
          </w:tcPr>
          <w:p w14:paraId="4CE458E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F338675"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 Tage</w:t>
            </w:r>
          </w:p>
        </w:tc>
      </w:tr>
      <w:tr w:rsidR="000E1254" w:rsidRPr="001F59EC" w14:paraId="6B2EECC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CEDB24"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DB9C7B3"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0E1254" w:rsidRPr="001F59EC" w14:paraId="6B9EE4AB" w14:textId="77777777">
        <w:tc>
          <w:tcPr>
            <w:cnfStyle w:val="001000000000" w:firstRow="0" w:lastRow="0" w:firstColumn="1" w:lastColumn="0" w:oddVBand="0" w:evenVBand="0" w:oddHBand="0" w:evenHBand="0" w:firstRowFirstColumn="0" w:firstRowLastColumn="0" w:lastRowFirstColumn="0" w:lastRowLastColumn="0"/>
            <w:tcW w:w="4530" w:type="dxa"/>
          </w:tcPr>
          <w:p w14:paraId="023E6477" w14:textId="77777777" w:rsidR="000E1254" w:rsidRPr="001F59EC" w:rsidRDefault="000E1254">
            <w:pPr>
              <w:rPr>
                <w:rFonts w:asciiTheme="majorHAnsi" w:hAnsiTheme="majorHAnsi" w:cstheme="majorHAnsi"/>
                <w:lang w:val="en-GB"/>
              </w:rPr>
            </w:pPr>
          </w:p>
        </w:tc>
        <w:tc>
          <w:tcPr>
            <w:tcW w:w="4530" w:type="dxa"/>
          </w:tcPr>
          <w:p w14:paraId="2EA0D883"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ED7313D"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9B7651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Log Storage Policy</w:t>
            </w:r>
          </w:p>
        </w:tc>
        <w:tc>
          <w:tcPr>
            <w:tcW w:w="4530" w:type="dxa"/>
          </w:tcPr>
          <w:p w14:paraId="1BAEE014"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r>
    </w:tbl>
    <w:p w14:paraId="4088C00F" w14:textId="77777777" w:rsidR="000E1254" w:rsidRPr="001F59EC" w:rsidRDefault="000E1254" w:rsidP="000E1254">
      <w:pPr>
        <w:rPr>
          <w:rFonts w:asciiTheme="majorHAnsi" w:hAnsiTheme="majorHAnsi" w:cstheme="majorHAnsi"/>
          <w:lang w:val="en-GB"/>
        </w:rPr>
      </w:pPr>
    </w:p>
    <w:p w14:paraId="593CE38D" w14:textId="77777777" w:rsidR="000E1254" w:rsidRPr="001F59EC" w:rsidRDefault="000E1254" w:rsidP="000E1254">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0E1254" w:rsidRPr="00E9680B" w14:paraId="71F435D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FF28BD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66EB74FF" w14:textId="77777777" w:rsidR="000E1254" w:rsidRPr="001F59EC" w:rsidRDefault="000E1254">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US"/>
              </w:rPr>
            </w:pPr>
            <w:r w:rsidRPr="001F59EC">
              <w:rPr>
                <w:rFonts w:asciiTheme="majorHAnsi" w:hAnsiTheme="majorHAnsi" w:cstheme="majorHAnsi"/>
                <w:color w:val="auto"/>
                <w:lang w:val="en-GB"/>
              </w:rPr>
              <w:t>0018_C-BIG_OnPrem_to_ahd_Default</w:t>
            </w:r>
          </w:p>
        </w:tc>
      </w:tr>
      <w:tr w:rsidR="000E1254" w:rsidRPr="001F59EC" w14:paraId="0CDD35A3" w14:textId="77777777">
        <w:tc>
          <w:tcPr>
            <w:cnfStyle w:val="001000000000" w:firstRow="0" w:lastRow="0" w:firstColumn="1" w:lastColumn="0" w:oddVBand="0" w:evenVBand="0" w:oddHBand="0" w:evenHBand="0" w:firstRowFirstColumn="0" w:firstRowLastColumn="0" w:lastRowFirstColumn="0" w:lastRowLastColumn="0"/>
            <w:tcW w:w="4530" w:type="dxa"/>
          </w:tcPr>
          <w:p w14:paraId="40C1BBAA"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634944B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02-Disk-FRA7</w:t>
            </w:r>
          </w:p>
        </w:tc>
      </w:tr>
      <w:tr w:rsidR="000E1254" w:rsidRPr="001F59EC" w14:paraId="5A26CAF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1D5F60F2"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6F16D643"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0E1254" w:rsidRPr="001F59EC" w14:paraId="0BFD2EB3" w14:textId="77777777">
        <w:tc>
          <w:tcPr>
            <w:cnfStyle w:val="001000000000" w:firstRow="0" w:lastRow="0" w:firstColumn="1" w:lastColumn="0" w:oddVBand="0" w:evenVBand="0" w:oddHBand="0" w:evenHBand="0" w:firstRowFirstColumn="0" w:firstRowLastColumn="0" w:lastRowFirstColumn="0" w:lastRowLastColumn="0"/>
            <w:tcW w:w="4530" w:type="dxa"/>
          </w:tcPr>
          <w:p w14:paraId="1D444A1B"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5FDBBD61"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DE-FRA7-GDDB-07</w:t>
            </w:r>
          </w:p>
        </w:tc>
      </w:tr>
      <w:tr w:rsidR="000E1254" w:rsidRPr="001F59EC" w14:paraId="1BC2D5A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0AF53131"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7B6CE60F"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0E1254" w:rsidRPr="001F59EC" w14:paraId="23BD1157" w14:textId="77777777">
        <w:tc>
          <w:tcPr>
            <w:cnfStyle w:val="001000000000" w:firstRow="0" w:lastRow="0" w:firstColumn="1" w:lastColumn="0" w:oddVBand="0" w:evenVBand="0" w:oddHBand="0" w:evenHBand="0" w:firstRowFirstColumn="0" w:firstRowLastColumn="0" w:lastRowFirstColumn="0" w:lastRowLastColumn="0"/>
            <w:tcW w:w="4530" w:type="dxa"/>
          </w:tcPr>
          <w:p w14:paraId="1C8BE3A7"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3DA9520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0E1254" w:rsidRPr="001F59EC" w14:paraId="172CA3E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74F09ED"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1E3CA257"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0E1254" w:rsidRPr="001F59EC" w14:paraId="565D29AF" w14:textId="77777777">
        <w:tc>
          <w:tcPr>
            <w:cnfStyle w:val="001000000000" w:firstRow="0" w:lastRow="0" w:firstColumn="1" w:lastColumn="0" w:oddVBand="0" w:evenVBand="0" w:oddHBand="0" w:evenHBand="0" w:firstRowFirstColumn="0" w:firstRowLastColumn="0" w:lastRowFirstColumn="0" w:lastRowLastColumn="0"/>
            <w:tcW w:w="4530" w:type="dxa"/>
          </w:tcPr>
          <w:p w14:paraId="26985C30" w14:textId="77777777" w:rsidR="000E1254" w:rsidRPr="001F59EC" w:rsidRDefault="000E1254">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3E1568AA"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0E1254" w:rsidRPr="001F59EC" w14:paraId="1AB433B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14F5F1" w14:textId="77777777" w:rsidR="000E1254" w:rsidRPr="001F59EC" w:rsidRDefault="000E1254">
            <w:pPr>
              <w:rPr>
                <w:rFonts w:asciiTheme="majorHAnsi" w:hAnsiTheme="majorHAnsi" w:cstheme="majorHAnsi"/>
                <w:lang w:val="en-GB"/>
              </w:rPr>
            </w:pPr>
          </w:p>
        </w:tc>
        <w:tc>
          <w:tcPr>
            <w:tcW w:w="4530" w:type="dxa"/>
          </w:tcPr>
          <w:p w14:paraId="722BF072" w14:textId="77777777" w:rsidR="000E1254" w:rsidRPr="001F59EC" w:rsidRDefault="000E1254">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r w:rsidR="000E1254" w:rsidRPr="001F59EC" w14:paraId="67112739" w14:textId="77777777">
        <w:tc>
          <w:tcPr>
            <w:cnfStyle w:val="001000000000" w:firstRow="0" w:lastRow="0" w:firstColumn="1" w:lastColumn="0" w:oddVBand="0" w:evenVBand="0" w:oddHBand="0" w:evenHBand="0" w:firstRowFirstColumn="0" w:firstRowLastColumn="0" w:lastRowFirstColumn="0" w:lastRowLastColumn="0"/>
            <w:tcW w:w="4530" w:type="dxa"/>
          </w:tcPr>
          <w:p w14:paraId="0E308EFC" w14:textId="77777777" w:rsidR="000E1254" w:rsidRPr="001F59EC" w:rsidRDefault="000E1254">
            <w:pPr>
              <w:rPr>
                <w:rFonts w:asciiTheme="majorHAnsi" w:hAnsiTheme="majorHAnsi" w:cstheme="majorHAnsi"/>
                <w:lang w:val="en-GB"/>
              </w:rPr>
            </w:pPr>
          </w:p>
        </w:tc>
        <w:tc>
          <w:tcPr>
            <w:tcW w:w="4530" w:type="dxa"/>
          </w:tcPr>
          <w:p w14:paraId="77EA000F" w14:textId="77777777" w:rsidR="000E1254" w:rsidRPr="001F59EC" w:rsidRDefault="000E1254">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119B32A" w14:textId="77777777" w:rsidR="000E1254" w:rsidRPr="001F59EC" w:rsidRDefault="000E1254" w:rsidP="00D54624">
      <w:pPr>
        <w:rPr>
          <w:rFonts w:asciiTheme="majorHAnsi" w:hAnsiTheme="majorHAnsi" w:cstheme="majorHAnsi"/>
          <w:lang w:val="en-GB"/>
        </w:rPr>
      </w:pPr>
    </w:p>
    <w:p w14:paraId="1B1DA2E6" w14:textId="77777777" w:rsidR="000E1254" w:rsidRPr="001F59EC" w:rsidRDefault="000E1254" w:rsidP="00D54624">
      <w:pPr>
        <w:rPr>
          <w:rFonts w:asciiTheme="majorHAnsi" w:hAnsiTheme="majorHAnsi" w:cstheme="majorHAnsi"/>
          <w:lang w:val="en-GB"/>
        </w:rPr>
      </w:pPr>
    </w:p>
    <w:p w14:paraId="132EA319" w14:textId="77777777" w:rsidR="003E317F" w:rsidRPr="001F59EC" w:rsidRDefault="1906600E" w:rsidP="6B06F679">
      <w:pPr>
        <w:pStyle w:val="berschrift3"/>
        <w:rPr>
          <w:rFonts w:asciiTheme="majorHAnsi" w:hAnsiTheme="majorHAnsi" w:cstheme="majorBidi"/>
          <w:lang w:val="en-GB"/>
        </w:rPr>
      </w:pPr>
      <w:bookmarkStart w:id="617" w:name="_Toc30583806"/>
      <w:bookmarkStart w:id="618" w:name="_Toc37162991"/>
      <w:bookmarkStart w:id="619" w:name="_Toc71642273"/>
      <w:bookmarkStart w:id="620" w:name="_Toc2014861834"/>
      <w:r w:rsidRPr="6B06F679">
        <w:rPr>
          <w:rFonts w:asciiTheme="majorHAnsi" w:hAnsiTheme="majorHAnsi" w:cstheme="majorBidi"/>
          <w:lang w:val="en-GB"/>
        </w:rPr>
        <w:t>Schedule Policies</w:t>
      </w:r>
      <w:bookmarkEnd w:id="617"/>
      <w:bookmarkEnd w:id="618"/>
      <w:bookmarkEnd w:id="619"/>
      <w:bookmarkEnd w:id="620"/>
    </w:p>
    <w:p w14:paraId="7F339EFD"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Data Protection</w:t>
      </w:r>
    </w:p>
    <w:tbl>
      <w:tblPr>
        <w:tblStyle w:val="Tabellenraster"/>
        <w:tblW w:w="0" w:type="auto"/>
        <w:tblLook w:val="04A0" w:firstRow="1" w:lastRow="0" w:firstColumn="1" w:lastColumn="0" w:noHBand="0" w:noVBand="1"/>
      </w:tblPr>
      <w:tblGrid>
        <w:gridCol w:w="4530"/>
        <w:gridCol w:w="4530"/>
      </w:tblGrid>
      <w:tr w:rsidR="00EE1B56" w:rsidRPr="001F59EC" w14:paraId="5858A3C6" w14:textId="77777777">
        <w:tc>
          <w:tcPr>
            <w:tcW w:w="4530" w:type="dxa"/>
            <w:shd w:val="clear" w:color="auto" w:fill="C00000"/>
          </w:tcPr>
          <w:p w14:paraId="531E84FF"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4E10A65"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0018</w:t>
            </w:r>
            <w:ins w:id="621" w:author="Geändert!!" w:date="2025-06-02T14:16:00Z" w16du:dateUtc="2025-06-02T12:16:00Z">
              <w:r w:rsidRPr="001F59EC">
                <w:rPr>
                  <w:rFonts w:asciiTheme="majorHAnsi" w:hAnsiTheme="majorHAnsi" w:cstheme="majorHAnsi"/>
                  <w:lang w:val="en-GB"/>
                </w:rPr>
                <w:t>_C</w:t>
              </w:r>
            </w:ins>
            <w:r w:rsidRPr="001F59EC">
              <w:rPr>
                <w:rFonts w:asciiTheme="majorHAnsi" w:hAnsiTheme="majorHAnsi" w:cstheme="majorHAnsi"/>
                <w:lang w:val="en-GB"/>
              </w:rPr>
              <w:t>-BIG_ActiveDirectory</w:t>
            </w:r>
          </w:p>
        </w:tc>
      </w:tr>
      <w:tr w:rsidR="00EE1B56" w:rsidRPr="001F59EC" w14:paraId="3CB88273" w14:textId="77777777">
        <w:tc>
          <w:tcPr>
            <w:tcW w:w="4530" w:type="dxa"/>
            <w:shd w:val="clear" w:color="auto" w:fill="C00000"/>
          </w:tcPr>
          <w:p w14:paraId="5B8FD006"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72C6201"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Freitags 18 Uhr</w:t>
            </w:r>
          </w:p>
        </w:tc>
      </w:tr>
      <w:tr w:rsidR="00EE1B56" w:rsidRPr="001F59EC" w14:paraId="319D8E57" w14:textId="77777777">
        <w:tc>
          <w:tcPr>
            <w:tcW w:w="4530" w:type="dxa"/>
            <w:shd w:val="clear" w:color="auto" w:fill="C00000"/>
          </w:tcPr>
          <w:p w14:paraId="0D715790"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5038E45C" w14:textId="77777777" w:rsidR="00EE1B56" w:rsidRPr="001F59EC" w:rsidRDefault="00EE1B56">
            <w:pPr>
              <w:rPr>
                <w:rFonts w:asciiTheme="majorHAnsi" w:hAnsiTheme="majorHAnsi" w:cstheme="majorHAnsi"/>
                <w:lang w:val="en-GB"/>
              </w:rPr>
            </w:pPr>
            <w:r w:rsidRPr="001F59EC">
              <w:rPr>
                <w:rFonts w:asciiTheme="majorHAnsi" w:hAnsiTheme="majorHAnsi" w:cstheme="majorHAnsi"/>
                <w:lang w:val="en-GB"/>
              </w:rPr>
              <w:t>Sa-Do 18 Uhr</w:t>
            </w:r>
          </w:p>
        </w:tc>
      </w:tr>
    </w:tbl>
    <w:p w14:paraId="73E6CF08"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747BF8CE" w14:textId="77777777">
        <w:tc>
          <w:tcPr>
            <w:tcW w:w="4530" w:type="dxa"/>
            <w:shd w:val="clear" w:color="auto" w:fill="C00000"/>
          </w:tcPr>
          <w:p w14:paraId="78A1496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E8A236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0018_C-BIG_Exchange</w:t>
            </w:r>
          </w:p>
        </w:tc>
      </w:tr>
      <w:tr w:rsidR="001E4551" w:rsidRPr="001F59EC" w14:paraId="472003B4" w14:textId="77777777">
        <w:tc>
          <w:tcPr>
            <w:tcW w:w="4530" w:type="dxa"/>
            <w:shd w:val="clear" w:color="auto" w:fill="C00000"/>
          </w:tcPr>
          <w:p w14:paraId="5304FC5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0152234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0 Uhr</w:t>
            </w:r>
          </w:p>
        </w:tc>
      </w:tr>
      <w:tr w:rsidR="001E4551" w:rsidRPr="001F59EC" w14:paraId="74820A91" w14:textId="77777777">
        <w:tc>
          <w:tcPr>
            <w:tcW w:w="4530" w:type="dxa"/>
            <w:shd w:val="clear" w:color="auto" w:fill="C00000"/>
          </w:tcPr>
          <w:p w14:paraId="323AF0F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A3B6AEF" w14:textId="77777777" w:rsidR="001E4551" w:rsidRPr="001F59EC" w:rsidRDefault="001E4551">
            <w:pPr>
              <w:rPr>
                <w:rFonts w:asciiTheme="majorHAnsi" w:hAnsiTheme="majorHAnsi" w:cstheme="majorHAnsi"/>
              </w:rPr>
            </w:pPr>
            <w:r w:rsidRPr="001F59EC">
              <w:rPr>
                <w:rFonts w:asciiTheme="majorHAnsi" w:hAnsiTheme="majorHAnsi" w:cstheme="majorHAnsi"/>
              </w:rPr>
              <w:t>Mo – Sa 0 Uhr</w:t>
            </w:r>
          </w:p>
        </w:tc>
      </w:tr>
    </w:tbl>
    <w:p w14:paraId="3BDC6246" w14:textId="77777777" w:rsidR="001E4551" w:rsidRPr="001F59EC" w:rsidRDefault="001E4551" w:rsidP="001E4551">
      <w:pPr>
        <w:rPr>
          <w:rFonts w:asciiTheme="majorHAnsi" w:hAnsiTheme="majorHAnsi" w:cstheme="majorHAnsi"/>
        </w:rPr>
      </w:pPr>
    </w:p>
    <w:tbl>
      <w:tblPr>
        <w:tblStyle w:val="Tabellenraster"/>
        <w:tblW w:w="0" w:type="auto"/>
        <w:tblLook w:val="04A0" w:firstRow="1" w:lastRow="0" w:firstColumn="1" w:lastColumn="0" w:noHBand="0" w:noVBand="1"/>
      </w:tblPr>
      <w:tblGrid>
        <w:gridCol w:w="4530"/>
        <w:gridCol w:w="4530"/>
      </w:tblGrid>
      <w:tr w:rsidR="001E4551" w:rsidRPr="001F59EC" w14:paraId="1F3ACC7D" w14:textId="77777777">
        <w:tc>
          <w:tcPr>
            <w:tcW w:w="4530" w:type="dxa"/>
            <w:shd w:val="clear" w:color="auto" w:fill="C00000"/>
          </w:tcPr>
          <w:p w14:paraId="10B2EC2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B1B3E88"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0018_C-BIG_HyperV_PoweredOff</w:t>
            </w:r>
          </w:p>
        </w:tc>
      </w:tr>
      <w:tr w:rsidR="001E4551" w:rsidRPr="001F59EC" w14:paraId="02F03840" w14:textId="77777777">
        <w:tc>
          <w:tcPr>
            <w:tcW w:w="4530" w:type="dxa"/>
            <w:shd w:val="clear" w:color="auto" w:fill="C00000"/>
          </w:tcPr>
          <w:p w14:paraId="2DC38C2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41E4D5F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Samstags 3 Uhr</w:t>
            </w:r>
          </w:p>
        </w:tc>
      </w:tr>
      <w:tr w:rsidR="001E4551" w:rsidRPr="001F59EC" w14:paraId="2D76C592" w14:textId="77777777">
        <w:tc>
          <w:tcPr>
            <w:tcW w:w="4530" w:type="dxa"/>
            <w:shd w:val="clear" w:color="auto" w:fill="C00000"/>
          </w:tcPr>
          <w:p w14:paraId="54AA9D7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068544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18 Uhr</w:t>
            </w:r>
          </w:p>
        </w:tc>
      </w:tr>
    </w:tbl>
    <w:p w14:paraId="40864356"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228BC7F5" w14:textId="77777777">
        <w:tc>
          <w:tcPr>
            <w:tcW w:w="4530" w:type="dxa"/>
            <w:shd w:val="clear" w:color="auto" w:fill="C00000"/>
          </w:tcPr>
          <w:p w14:paraId="79D2172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BCF1600"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0018_C-BIG_HyperV_Unix</w:t>
            </w:r>
          </w:p>
        </w:tc>
      </w:tr>
      <w:tr w:rsidR="001E4551" w:rsidRPr="001F59EC" w14:paraId="028AFFD1" w14:textId="77777777">
        <w:tc>
          <w:tcPr>
            <w:tcW w:w="4530" w:type="dxa"/>
            <w:shd w:val="clear" w:color="auto" w:fill="C00000"/>
          </w:tcPr>
          <w:p w14:paraId="6782C03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E140ED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Samstags 0 Uhr</w:t>
            </w:r>
          </w:p>
        </w:tc>
      </w:tr>
      <w:tr w:rsidR="001E4551" w:rsidRPr="001F59EC" w14:paraId="345DC280" w14:textId="77777777">
        <w:tc>
          <w:tcPr>
            <w:tcW w:w="4530" w:type="dxa"/>
            <w:shd w:val="clear" w:color="auto" w:fill="C00000"/>
          </w:tcPr>
          <w:p w14:paraId="2984AC0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61C742E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18 Uhr</w:t>
            </w:r>
          </w:p>
        </w:tc>
      </w:tr>
    </w:tbl>
    <w:p w14:paraId="0BFB7FA5" w14:textId="77777777" w:rsidR="001E4551" w:rsidRPr="001F59EC" w:rsidRDefault="001E4551" w:rsidP="001E4551">
      <w:pPr>
        <w:rPr>
          <w:rFonts w:asciiTheme="majorHAnsi" w:hAnsiTheme="majorHAnsi" w:cstheme="majorHAnsi"/>
          <w:lang w:val="en-GB"/>
        </w:rPr>
      </w:pPr>
    </w:p>
    <w:tbl>
      <w:tblPr>
        <w:tblStyle w:val="Tabellenraster"/>
        <w:tblW w:w="0" w:type="auto"/>
        <w:tblLook w:val="04A0" w:firstRow="1" w:lastRow="0" w:firstColumn="1" w:lastColumn="0" w:noHBand="0" w:noVBand="1"/>
      </w:tblPr>
      <w:tblGrid>
        <w:gridCol w:w="4530"/>
        <w:gridCol w:w="4530"/>
      </w:tblGrid>
      <w:tr w:rsidR="001E4551" w:rsidRPr="001F59EC" w14:paraId="1AE47801" w14:textId="77777777">
        <w:tc>
          <w:tcPr>
            <w:tcW w:w="4530" w:type="dxa"/>
            <w:shd w:val="clear" w:color="auto" w:fill="C00000"/>
          </w:tcPr>
          <w:p w14:paraId="4A5C99E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D8A3A1E"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0018_C-BIG_HyperV_Windows</w:t>
            </w:r>
          </w:p>
        </w:tc>
      </w:tr>
      <w:tr w:rsidR="001E4551" w:rsidRPr="001F59EC" w14:paraId="6D916D2E" w14:textId="77777777">
        <w:tc>
          <w:tcPr>
            <w:tcW w:w="4530" w:type="dxa"/>
            <w:shd w:val="clear" w:color="auto" w:fill="C00000"/>
          </w:tcPr>
          <w:p w14:paraId="49DC6F7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8AC1AE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Freitags 22 Uhr</w:t>
            </w:r>
          </w:p>
        </w:tc>
      </w:tr>
      <w:tr w:rsidR="001E4551" w:rsidRPr="001F59EC" w14:paraId="0C64E01F" w14:textId="77777777">
        <w:tc>
          <w:tcPr>
            <w:tcW w:w="4530" w:type="dxa"/>
            <w:shd w:val="clear" w:color="auto" w:fill="C00000"/>
          </w:tcPr>
          <w:p w14:paraId="7F1666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95FD46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Mo-Do 22 Uhr</w:t>
            </w:r>
          </w:p>
        </w:tc>
      </w:tr>
    </w:tbl>
    <w:p w14:paraId="14F6B12C"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1FDDAD0" w14:textId="77777777">
        <w:tc>
          <w:tcPr>
            <w:tcW w:w="4530" w:type="dxa"/>
            <w:shd w:val="clear" w:color="auto" w:fill="C00000"/>
          </w:tcPr>
          <w:p w14:paraId="56F7A96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762A5B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0018_C-BIG_NDMP</w:t>
            </w:r>
          </w:p>
        </w:tc>
      </w:tr>
      <w:tr w:rsidR="001E4551" w:rsidRPr="001F59EC" w14:paraId="234C3CFF" w14:textId="77777777">
        <w:tc>
          <w:tcPr>
            <w:tcW w:w="4530" w:type="dxa"/>
            <w:shd w:val="clear" w:color="auto" w:fill="C00000"/>
          </w:tcPr>
          <w:p w14:paraId="12C033C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7290424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0C1AC1BF" w14:textId="77777777">
        <w:tc>
          <w:tcPr>
            <w:tcW w:w="4530" w:type="dxa"/>
            <w:shd w:val="clear" w:color="auto" w:fill="C00000"/>
          </w:tcPr>
          <w:p w14:paraId="3ECCBEF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4FC678F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79876A17"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166CD32D" w14:textId="77777777">
        <w:tc>
          <w:tcPr>
            <w:tcW w:w="4530" w:type="dxa"/>
            <w:shd w:val="clear" w:color="auto" w:fill="C00000"/>
          </w:tcPr>
          <w:p w14:paraId="5AFDECE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A76B0E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0018_C-BIG_NDMP_Snaplock</w:t>
            </w:r>
          </w:p>
        </w:tc>
      </w:tr>
      <w:tr w:rsidR="001E4551" w:rsidRPr="001F59EC" w14:paraId="5024904D" w14:textId="77777777">
        <w:tc>
          <w:tcPr>
            <w:tcW w:w="4530" w:type="dxa"/>
            <w:shd w:val="clear" w:color="auto" w:fill="C00000"/>
          </w:tcPr>
          <w:p w14:paraId="67EE2F9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7A5010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5ADD57E7" w14:textId="77777777">
        <w:tc>
          <w:tcPr>
            <w:tcW w:w="4530" w:type="dxa"/>
            <w:shd w:val="clear" w:color="auto" w:fill="C00000"/>
          </w:tcPr>
          <w:p w14:paraId="25C0CD5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7093382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Sa-Do 18 Uhr</w:t>
            </w:r>
          </w:p>
        </w:tc>
      </w:tr>
    </w:tbl>
    <w:p w14:paraId="788213F4"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E9680B" w14:paraId="120FEC61" w14:textId="77777777">
        <w:tc>
          <w:tcPr>
            <w:tcW w:w="4530" w:type="dxa"/>
            <w:shd w:val="clear" w:color="auto" w:fill="C00000"/>
          </w:tcPr>
          <w:p w14:paraId="31446C1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8F31F9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0018_C-BIG_big-sql-data2</w:t>
            </w:r>
          </w:p>
        </w:tc>
      </w:tr>
      <w:tr w:rsidR="001E4551" w:rsidRPr="001F59EC" w14:paraId="351C2E67" w14:textId="77777777">
        <w:tc>
          <w:tcPr>
            <w:tcW w:w="4530" w:type="dxa"/>
            <w:shd w:val="clear" w:color="auto" w:fill="C00000"/>
          </w:tcPr>
          <w:p w14:paraId="07EBF6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0266998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 Uhr</w:t>
            </w:r>
          </w:p>
        </w:tc>
      </w:tr>
      <w:tr w:rsidR="001E4551" w:rsidRPr="001F59EC" w14:paraId="29E94727" w14:textId="77777777">
        <w:tc>
          <w:tcPr>
            <w:tcW w:w="4530" w:type="dxa"/>
            <w:shd w:val="clear" w:color="auto" w:fill="C00000"/>
          </w:tcPr>
          <w:p w14:paraId="152CE9E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Wiederholung</w:t>
            </w:r>
          </w:p>
        </w:tc>
        <w:tc>
          <w:tcPr>
            <w:tcW w:w="4530" w:type="dxa"/>
          </w:tcPr>
          <w:p w14:paraId="7716348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Jede Stunde</w:t>
            </w:r>
          </w:p>
        </w:tc>
      </w:tr>
    </w:tbl>
    <w:p w14:paraId="755B7A9B"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1C1F5E4" w14:textId="77777777">
        <w:tc>
          <w:tcPr>
            <w:tcW w:w="4530" w:type="dxa"/>
            <w:shd w:val="clear" w:color="auto" w:fill="C00000"/>
          </w:tcPr>
          <w:p w14:paraId="517B8B8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BA4F11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0018_C-BIG_big-vqwrk01</w:t>
            </w:r>
          </w:p>
        </w:tc>
      </w:tr>
      <w:tr w:rsidR="001E4551" w:rsidRPr="001F59EC" w14:paraId="2C07873D" w14:textId="77777777">
        <w:tc>
          <w:tcPr>
            <w:tcW w:w="4530" w:type="dxa"/>
            <w:shd w:val="clear" w:color="auto" w:fill="C00000"/>
          </w:tcPr>
          <w:p w14:paraId="1903134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6086B42"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Fr 04:30 Uhr</w:t>
            </w:r>
          </w:p>
        </w:tc>
      </w:tr>
      <w:tr w:rsidR="001E4551" w:rsidRPr="001F59EC" w14:paraId="7B3F5948" w14:textId="77777777">
        <w:tc>
          <w:tcPr>
            <w:tcW w:w="4530" w:type="dxa"/>
            <w:shd w:val="clear" w:color="auto" w:fill="C00000"/>
          </w:tcPr>
          <w:p w14:paraId="37DBF4D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0C4CD97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04:30 Uhr</w:t>
            </w:r>
          </w:p>
        </w:tc>
      </w:tr>
    </w:tbl>
    <w:p w14:paraId="4851220E"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2E1869BD" w14:textId="77777777">
        <w:tc>
          <w:tcPr>
            <w:tcW w:w="4530" w:type="dxa"/>
            <w:shd w:val="clear" w:color="auto" w:fill="C00000"/>
          </w:tcPr>
          <w:p w14:paraId="6B94598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lastRenderedPageBreak/>
              <w:t>Name</w:t>
            </w:r>
          </w:p>
        </w:tc>
        <w:tc>
          <w:tcPr>
            <w:tcW w:w="4530" w:type="dxa"/>
          </w:tcPr>
          <w:p w14:paraId="353ADC0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w:t>
            </w:r>
            <w:ins w:id="622" w:author="Geändert!!" w:date="2025-06-02T14:16:00Z" w16du:dateUtc="2025-06-02T12:16:00Z">
              <w:r w:rsidRPr="001F59EC">
                <w:rPr>
                  <w:rFonts w:asciiTheme="majorHAnsi" w:hAnsiTheme="majorHAnsi" w:cstheme="majorHAnsi"/>
                  <w:lang w:val="en-GB"/>
                </w:rPr>
                <w:t>_C</w:t>
              </w:r>
            </w:ins>
            <w:r w:rsidRPr="001F59EC">
              <w:rPr>
                <w:rFonts w:asciiTheme="majorHAnsi" w:hAnsiTheme="majorHAnsi" w:cstheme="majorHAnsi"/>
                <w:lang w:val="en-GB"/>
              </w:rPr>
              <w:t>-BIG_FileSystem_Cluster</w:t>
            </w:r>
          </w:p>
        </w:tc>
      </w:tr>
      <w:tr w:rsidR="001E4551" w:rsidRPr="001F59EC" w14:paraId="5DEFC12D" w14:textId="77777777">
        <w:tc>
          <w:tcPr>
            <w:tcW w:w="4530" w:type="dxa"/>
            <w:shd w:val="clear" w:color="auto" w:fill="C00000"/>
          </w:tcPr>
          <w:p w14:paraId="799D460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194A0F6" w14:textId="77777777" w:rsidR="001E4551" w:rsidRPr="001F59EC" w:rsidRDefault="001E4551">
            <w:pPr>
              <w:rPr>
                <w:rFonts w:asciiTheme="majorHAnsi" w:hAnsiTheme="majorHAnsi" w:cstheme="majorHAnsi"/>
              </w:rPr>
            </w:pPr>
            <w:r w:rsidRPr="001F59EC">
              <w:rPr>
                <w:rFonts w:asciiTheme="majorHAnsi" w:hAnsiTheme="majorHAnsi" w:cstheme="majorHAnsi"/>
              </w:rPr>
              <w:t>Letzter Samstag im Monat 23:30 Uhr</w:t>
            </w:r>
          </w:p>
        </w:tc>
      </w:tr>
      <w:tr w:rsidR="001E4551" w:rsidRPr="001F59EC" w14:paraId="1F08BC06" w14:textId="77777777">
        <w:tc>
          <w:tcPr>
            <w:tcW w:w="4530" w:type="dxa"/>
            <w:shd w:val="clear" w:color="auto" w:fill="C00000"/>
          </w:tcPr>
          <w:p w14:paraId="51D2C3F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1DB40AA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 Fr 23:30 Uhr</w:t>
            </w:r>
          </w:p>
        </w:tc>
      </w:tr>
      <w:tr w:rsidR="001E4551" w:rsidRPr="001F59EC" w14:paraId="67CE6F02" w14:textId="77777777">
        <w:tc>
          <w:tcPr>
            <w:tcW w:w="4530" w:type="dxa"/>
            <w:shd w:val="clear" w:color="auto" w:fill="C00000"/>
          </w:tcPr>
          <w:p w14:paraId="2D21FD7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Synthetic Full</w:t>
            </w:r>
          </w:p>
        </w:tc>
        <w:tc>
          <w:tcPr>
            <w:tcW w:w="4530" w:type="dxa"/>
          </w:tcPr>
          <w:p w14:paraId="0C064695" w14:textId="77777777" w:rsidR="001E4551" w:rsidRPr="001F59EC" w:rsidRDefault="001E4551">
            <w:pPr>
              <w:rPr>
                <w:rFonts w:asciiTheme="majorHAnsi" w:hAnsiTheme="majorHAnsi" w:cstheme="majorHAnsi"/>
              </w:rPr>
            </w:pPr>
            <w:r w:rsidRPr="001F59EC">
              <w:rPr>
                <w:rFonts w:asciiTheme="majorHAnsi" w:hAnsiTheme="majorHAnsi" w:cstheme="majorHAnsi"/>
              </w:rPr>
              <w:t>Samstag 23:30 Uhr (Außer letzter Samstag im Monat)</w:t>
            </w:r>
          </w:p>
        </w:tc>
      </w:tr>
    </w:tbl>
    <w:p w14:paraId="7585985C"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32CC86A4" w14:textId="77777777">
        <w:tc>
          <w:tcPr>
            <w:tcW w:w="4530" w:type="dxa"/>
            <w:shd w:val="clear" w:color="auto" w:fill="C00000"/>
          </w:tcPr>
          <w:p w14:paraId="2132EC3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99C0DD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0018_C-BIG_FileSystem_Windows</w:t>
            </w:r>
          </w:p>
        </w:tc>
      </w:tr>
      <w:tr w:rsidR="001E4551" w:rsidRPr="001F59EC" w14:paraId="6DE80E67" w14:textId="77777777">
        <w:tc>
          <w:tcPr>
            <w:tcW w:w="4530" w:type="dxa"/>
            <w:shd w:val="clear" w:color="auto" w:fill="C00000"/>
          </w:tcPr>
          <w:p w14:paraId="6B56139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603BB6FE" w14:textId="77777777" w:rsidR="001E4551" w:rsidRPr="001F59EC" w:rsidRDefault="001E4551">
            <w:pPr>
              <w:rPr>
                <w:rFonts w:asciiTheme="majorHAnsi" w:hAnsiTheme="majorHAnsi" w:cstheme="majorHAnsi"/>
              </w:rPr>
            </w:pPr>
            <w:r w:rsidRPr="001F59EC">
              <w:rPr>
                <w:rFonts w:asciiTheme="majorHAnsi" w:hAnsiTheme="majorHAnsi" w:cstheme="majorHAnsi"/>
                <w:lang w:val="en-GB"/>
              </w:rPr>
              <w:t>Freitags 18 Uhr</w:t>
            </w:r>
          </w:p>
        </w:tc>
      </w:tr>
      <w:tr w:rsidR="001E4551" w:rsidRPr="001F59EC" w14:paraId="63031D03" w14:textId="77777777">
        <w:tc>
          <w:tcPr>
            <w:tcW w:w="4530" w:type="dxa"/>
            <w:shd w:val="clear" w:color="auto" w:fill="C00000"/>
          </w:tcPr>
          <w:p w14:paraId="7A7D875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CBE139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 - Do 18 Uhr</w:t>
            </w:r>
          </w:p>
        </w:tc>
      </w:tr>
    </w:tbl>
    <w:p w14:paraId="097CF806"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648BE581" w14:textId="77777777">
        <w:tc>
          <w:tcPr>
            <w:tcW w:w="4530" w:type="dxa"/>
            <w:shd w:val="clear" w:color="auto" w:fill="C00000"/>
          </w:tcPr>
          <w:p w14:paraId="1A43C24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34816EFE"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w:t>
            </w:r>
          </w:p>
        </w:tc>
      </w:tr>
      <w:tr w:rsidR="001E4551" w:rsidRPr="001F59EC" w14:paraId="155CD2C5" w14:textId="77777777">
        <w:tc>
          <w:tcPr>
            <w:tcW w:w="4530" w:type="dxa"/>
            <w:shd w:val="clear" w:color="auto" w:fill="C00000"/>
          </w:tcPr>
          <w:p w14:paraId="65F080E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568DB4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4C7A8633" w14:textId="77777777">
        <w:tc>
          <w:tcPr>
            <w:tcW w:w="4530" w:type="dxa"/>
            <w:shd w:val="clear" w:color="auto" w:fill="C00000"/>
          </w:tcPr>
          <w:p w14:paraId="250E83F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38E88D1E"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137B2540" w14:textId="77777777" w:rsidR="001E4551" w:rsidRPr="001F59EC" w:rsidRDefault="001E4551" w:rsidP="001E4551">
      <w:pPr>
        <w:rPr>
          <w:rFonts w:asciiTheme="majorHAnsi" w:hAnsiTheme="majorHAnsi" w:cstheme="majorHAnsi"/>
          <w:b/>
          <w:sz w:val="24"/>
          <w:szCs w:val="24"/>
        </w:rPr>
      </w:pPr>
    </w:p>
    <w:tbl>
      <w:tblPr>
        <w:tblStyle w:val="Tabellenraster"/>
        <w:tblW w:w="0" w:type="auto"/>
        <w:tblLook w:val="04A0" w:firstRow="1" w:lastRow="0" w:firstColumn="1" w:lastColumn="0" w:noHBand="0" w:noVBand="1"/>
      </w:tblPr>
      <w:tblGrid>
        <w:gridCol w:w="4530"/>
        <w:gridCol w:w="4530"/>
      </w:tblGrid>
      <w:tr w:rsidR="001E4551" w:rsidRPr="001F59EC" w14:paraId="3266C653" w14:textId="77777777">
        <w:tc>
          <w:tcPr>
            <w:tcW w:w="4530" w:type="dxa"/>
            <w:shd w:val="clear" w:color="auto" w:fill="C00000"/>
          </w:tcPr>
          <w:p w14:paraId="7650D01A"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154C7D12"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0018_C-BIG_SQL_D3</w:t>
            </w:r>
          </w:p>
        </w:tc>
      </w:tr>
      <w:tr w:rsidR="001E4551" w:rsidRPr="001F59EC" w14:paraId="75A20F28" w14:textId="77777777">
        <w:tc>
          <w:tcPr>
            <w:tcW w:w="4530" w:type="dxa"/>
            <w:shd w:val="clear" w:color="auto" w:fill="C00000"/>
          </w:tcPr>
          <w:p w14:paraId="2BD32D2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5F770FB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20:30 Uhr</w:t>
            </w:r>
          </w:p>
        </w:tc>
      </w:tr>
      <w:tr w:rsidR="001E4551" w:rsidRPr="001F59EC" w14:paraId="17C04D98" w14:textId="77777777">
        <w:tc>
          <w:tcPr>
            <w:tcW w:w="4530" w:type="dxa"/>
            <w:shd w:val="clear" w:color="auto" w:fill="C00000"/>
          </w:tcPr>
          <w:p w14:paraId="652C562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70F23AA2"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476D73B2" w14:textId="77777777" w:rsidR="001E4551" w:rsidRPr="001F59EC" w:rsidRDefault="001E4551" w:rsidP="001E4551">
      <w:pPr>
        <w:rPr>
          <w:rFonts w:asciiTheme="majorHAnsi" w:hAnsiTheme="majorHAnsi" w:cstheme="majorHAnsi"/>
          <w:b/>
          <w:sz w:val="24"/>
          <w:szCs w:val="24"/>
        </w:rPr>
      </w:pPr>
    </w:p>
    <w:tbl>
      <w:tblPr>
        <w:tblStyle w:val="Tabellenraster"/>
        <w:tblW w:w="0" w:type="auto"/>
        <w:tblLook w:val="04A0" w:firstRow="1" w:lastRow="0" w:firstColumn="1" w:lastColumn="0" w:noHBand="0" w:noVBand="1"/>
      </w:tblPr>
      <w:tblGrid>
        <w:gridCol w:w="4530"/>
        <w:gridCol w:w="4530"/>
      </w:tblGrid>
      <w:tr w:rsidR="001E4551" w:rsidRPr="001F59EC" w14:paraId="71698E13" w14:textId="77777777">
        <w:tc>
          <w:tcPr>
            <w:tcW w:w="4530" w:type="dxa"/>
            <w:shd w:val="clear" w:color="auto" w:fill="C00000"/>
          </w:tcPr>
          <w:p w14:paraId="4CFC455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4FCCDA3"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0018_C-BIG_SQL_Default</w:t>
            </w:r>
          </w:p>
        </w:tc>
      </w:tr>
      <w:tr w:rsidR="001E4551" w:rsidRPr="001F59EC" w14:paraId="0700D494" w14:textId="77777777">
        <w:tc>
          <w:tcPr>
            <w:tcW w:w="4530" w:type="dxa"/>
            <w:shd w:val="clear" w:color="auto" w:fill="C00000"/>
          </w:tcPr>
          <w:p w14:paraId="797C610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3A2C8D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3 Uhr</w:t>
            </w:r>
          </w:p>
        </w:tc>
      </w:tr>
      <w:tr w:rsidR="001E4551" w:rsidRPr="001F59EC" w14:paraId="7554AA29" w14:textId="77777777">
        <w:tc>
          <w:tcPr>
            <w:tcW w:w="4530" w:type="dxa"/>
            <w:shd w:val="clear" w:color="auto" w:fill="C00000"/>
          </w:tcPr>
          <w:p w14:paraId="45E7E2C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6BF37176" w14:textId="77777777" w:rsidR="001E4551" w:rsidRPr="001F59EC" w:rsidRDefault="001E4551">
            <w:pPr>
              <w:rPr>
                <w:rFonts w:asciiTheme="majorHAnsi" w:hAnsiTheme="majorHAnsi" w:cstheme="majorHAnsi"/>
                <w:lang w:val="en-GB"/>
              </w:rPr>
            </w:pPr>
          </w:p>
        </w:tc>
      </w:tr>
    </w:tbl>
    <w:p w14:paraId="4C10CF1F"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7B8A7017" w14:textId="77777777">
        <w:tc>
          <w:tcPr>
            <w:tcW w:w="4530" w:type="dxa"/>
            <w:shd w:val="clear" w:color="auto" w:fill="C00000"/>
          </w:tcPr>
          <w:p w14:paraId="3BE6A53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1A5CF75D"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0018_C-BIG_SQL_ickv</w:t>
            </w:r>
          </w:p>
        </w:tc>
      </w:tr>
      <w:tr w:rsidR="001E4551" w:rsidRPr="001F59EC" w14:paraId="3FB0FB2B" w14:textId="77777777">
        <w:tc>
          <w:tcPr>
            <w:tcW w:w="4530" w:type="dxa"/>
            <w:shd w:val="clear" w:color="auto" w:fill="C00000"/>
          </w:tcPr>
          <w:p w14:paraId="08FB233C"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583787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22 Uhr</w:t>
            </w:r>
          </w:p>
        </w:tc>
      </w:tr>
      <w:tr w:rsidR="001E4551" w:rsidRPr="001F59EC" w14:paraId="7306518C" w14:textId="77777777">
        <w:tc>
          <w:tcPr>
            <w:tcW w:w="4530" w:type="dxa"/>
            <w:shd w:val="clear" w:color="auto" w:fill="C00000"/>
          </w:tcPr>
          <w:p w14:paraId="03A0723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3D4AA0C4" w14:textId="77777777" w:rsidR="001E4551" w:rsidRPr="001F59EC" w:rsidRDefault="001E4551">
            <w:pPr>
              <w:rPr>
                <w:rFonts w:asciiTheme="majorHAnsi" w:hAnsiTheme="majorHAnsi" w:cstheme="majorHAnsi"/>
              </w:rPr>
            </w:pPr>
            <w:r w:rsidRPr="001F59EC">
              <w:rPr>
                <w:rFonts w:asciiTheme="majorHAnsi" w:hAnsiTheme="majorHAnsi" w:cstheme="majorHAnsi"/>
              </w:rPr>
              <w:t>Start 05:45 Uhr, alle 30 Minuten, bis 17:45 Uhr</w:t>
            </w:r>
          </w:p>
        </w:tc>
      </w:tr>
    </w:tbl>
    <w:p w14:paraId="5473599A"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E9680B" w14:paraId="0AEF2090" w14:textId="77777777">
        <w:tc>
          <w:tcPr>
            <w:tcW w:w="4530" w:type="dxa"/>
            <w:shd w:val="clear" w:color="auto" w:fill="C00000"/>
          </w:tcPr>
          <w:p w14:paraId="68413898"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924FC48" w14:textId="77777777" w:rsidR="001E4551" w:rsidRPr="001F59EC" w:rsidRDefault="001E4551">
            <w:pPr>
              <w:rPr>
                <w:rFonts w:asciiTheme="majorHAnsi" w:hAnsiTheme="majorHAnsi" w:cstheme="majorHAnsi"/>
                <w:lang w:val="en-US"/>
              </w:rPr>
            </w:pPr>
            <w:r w:rsidRPr="001F59EC">
              <w:rPr>
                <w:rFonts w:asciiTheme="majorHAnsi" w:hAnsiTheme="majorHAnsi" w:cstheme="majorHAnsi"/>
                <w:lang w:val="en-US"/>
              </w:rPr>
              <w:t>0018_C-BIG_SQL_sql-data</w:t>
            </w:r>
          </w:p>
        </w:tc>
      </w:tr>
      <w:tr w:rsidR="001E4551" w:rsidRPr="001F59EC" w14:paraId="461CD9D0" w14:textId="77777777">
        <w:tc>
          <w:tcPr>
            <w:tcW w:w="4530" w:type="dxa"/>
            <w:shd w:val="clear" w:color="auto" w:fill="C00000"/>
          </w:tcPr>
          <w:p w14:paraId="12C0F5F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0FA8499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2CF64855" w14:textId="77777777">
        <w:tc>
          <w:tcPr>
            <w:tcW w:w="4530" w:type="dxa"/>
            <w:shd w:val="clear" w:color="auto" w:fill="C00000"/>
          </w:tcPr>
          <w:p w14:paraId="5BDCC8D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4012D15A" w14:textId="77777777" w:rsidR="001E4551" w:rsidRPr="001F59EC" w:rsidRDefault="001E4551">
            <w:pPr>
              <w:rPr>
                <w:rFonts w:asciiTheme="majorHAnsi" w:hAnsiTheme="majorHAnsi" w:cstheme="majorHAnsi"/>
                <w:lang w:val="en-GB"/>
              </w:rPr>
            </w:pPr>
          </w:p>
        </w:tc>
      </w:tr>
    </w:tbl>
    <w:p w14:paraId="7F41A829"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20664809" w14:textId="77777777">
        <w:tc>
          <w:tcPr>
            <w:tcW w:w="4530" w:type="dxa"/>
            <w:shd w:val="clear" w:color="auto" w:fill="C00000"/>
          </w:tcPr>
          <w:p w14:paraId="14DD317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4BEA255" w14:textId="77777777" w:rsidR="001E4551" w:rsidRPr="001F59EC" w:rsidRDefault="001E4551">
            <w:pPr>
              <w:rPr>
                <w:rFonts w:asciiTheme="majorHAnsi" w:hAnsiTheme="majorHAnsi" w:cstheme="majorHAnsi"/>
              </w:rPr>
            </w:pPr>
            <w:r w:rsidRPr="001F59EC">
              <w:rPr>
                <w:rFonts w:asciiTheme="majorHAnsi" w:hAnsiTheme="majorHAnsi" w:cstheme="majorHAnsi"/>
              </w:rPr>
              <w:t>0018_C-BIG_SQL_SQL01</w:t>
            </w:r>
          </w:p>
        </w:tc>
      </w:tr>
      <w:tr w:rsidR="001E4551" w:rsidRPr="001F59EC" w14:paraId="09071118" w14:textId="77777777">
        <w:tc>
          <w:tcPr>
            <w:tcW w:w="4530" w:type="dxa"/>
            <w:shd w:val="clear" w:color="auto" w:fill="C00000"/>
          </w:tcPr>
          <w:p w14:paraId="0EE63ABE"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31684AB7"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Täglich 18 Uhr</w:t>
            </w:r>
          </w:p>
        </w:tc>
      </w:tr>
      <w:tr w:rsidR="001E4551" w:rsidRPr="001F59EC" w14:paraId="2FFDF66C" w14:textId="77777777">
        <w:tc>
          <w:tcPr>
            <w:tcW w:w="4530" w:type="dxa"/>
            <w:shd w:val="clear" w:color="auto" w:fill="C00000"/>
          </w:tcPr>
          <w:p w14:paraId="6F278B8D"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 (Transaction Log)</w:t>
            </w:r>
          </w:p>
        </w:tc>
        <w:tc>
          <w:tcPr>
            <w:tcW w:w="4530" w:type="dxa"/>
          </w:tcPr>
          <w:p w14:paraId="5B218526" w14:textId="77777777" w:rsidR="001E4551" w:rsidRPr="001F59EC" w:rsidRDefault="001E4551">
            <w:pPr>
              <w:rPr>
                <w:rFonts w:asciiTheme="majorHAnsi" w:hAnsiTheme="majorHAnsi" w:cstheme="majorHAnsi"/>
              </w:rPr>
            </w:pPr>
            <w:r w:rsidRPr="001F59EC">
              <w:rPr>
                <w:rFonts w:asciiTheme="majorHAnsi" w:hAnsiTheme="majorHAnsi" w:cstheme="majorHAnsi"/>
              </w:rPr>
              <w:t>Täglich 12 Uhr</w:t>
            </w:r>
          </w:p>
        </w:tc>
      </w:tr>
    </w:tbl>
    <w:p w14:paraId="3CE34B20" w14:textId="77777777" w:rsidR="001E4551" w:rsidRPr="001F59EC" w:rsidRDefault="001E4551" w:rsidP="001E4551">
      <w:pPr>
        <w:rPr>
          <w:rFonts w:asciiTheme="majorHAnsi" w:hAnsiTheme="majorHAnsi" w:cstheme="majorHAnsi"/>
          <w:b/>
          <w:sz w:val="24"/>
        </w:rPr>
      </w:pPr>
    </w:p>
    <w:tbl>
      <w:tblPr>
        <w:tblStyle w:val="Tabellenraster"/>
        <w:tblW w:w="0" w:type="auto"/>
        <w:tblLook w:val="04A0" w:firstRow="1" w:lastRow="0" w:firstColumn="1" w:lastColumn="0" w:noHBand="0" w:noVBand="1"/>
      </w:tblPr>
      <w:tblGrid>
        <w:gridCol w:w="4530"/>
        <w:gridCol w:w="4530"/>
      </w:tblGrid>
      <w:tr w:rsidR="001E4551" w:rsidRPr="001F59EC" w14:paraId="399D3B57" w14:textId="77777777">
        <w:tc>
          <w:tcPr>
            <w:tcW w:w="4530" w:type="dxa"/>
            <w:shd w:val="clear" w:color="auto" w:fill="C00000"/>
          </w:tcPr>
          <w:p w14:paraId="76C5E5C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10E389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0018_C-BIG_VMware_DS1-7</w:t>
            </w:r>
          </w:p>
        </w:tc>
      </w:tr>
      <w:tr w:rsidR="001E4551" w:rsidRPr="001F59EC" w14:paraId="3D6A8F7D" w14:textId="77777777">
        <w:tc>
          <w:tcPr>
            <w:tcW w:w="4530" w:type="dxa"/>
            <w:shd w:val="clear" w:color="auto" w:fill="C00000"/>
          </w:tcPr>
          <w:p w14:paraId="5FFA4D9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207ED97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Sa 00:01 Uhr</w:t>
            </w:r>
          </w:p>
        </w:tc>
      </w:tr>
      <w:tr w:rsidR="001E4551" w:rsidRPr="001F59EC" w14:paraId="262B03A0" w14:textId="77777777">
        <w:tc>
          <w:tcPr>
            <w:tcW w:w="4530" w:type="dxa"/>
            <w:shd w:val="clear" w:color="auto" w:fill="C00000"/>
          </w:tcPr>
          <w:p w14:paraId="3C0F8AA6"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B46CCC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So – Fr 00:01 Uhr</w:t>
            </w:r>
          </w:p>
        </w:tc>
      </w:tr>
    </w:tbl>
    <w:p w14:paraId="5B36EB56"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53E35B70" w14:textId="77777777">
        <w:tc>
          <w:tcPr>
            <w:tcW w:w="4530" w:type="dxa"/>
            <w:shd w:val="clear" w:color="auto" w:fill="C00000"/>
          </w:tcPr>
          <w:p w14:paraId="64EF36C1"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48147543"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0018_C-BIG_VMware_OnPrem</w:t>
            </w:r>
          </w:p>
        </w:tc>
      </w:tr>
      <w:tr w:rsidR="001E4551" w:rsidRPr="001F59EC" w14:paraId="00D36B25" w14:textId="77777777">
        <w:tc>
          <w:tcPr>
            <w:tcW w:w="4530" w:type="dxa"/>
            <w:shd w:val="clear" w:color="auto" w:fill="C00000"/>
          </w:tcPr>
          <w:p w14:paraId="5437B83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78A22E34"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342694E8" w14:textId="77777777">
        <w:tc>
          <w:tcPr>
            <w:tcW w:w="4530" w:type="dxa"/>
            <w:shd w:val="clear" w:color="auto" w:fill="C00000"/>
          </w:tcPr>
          <w:p w14:paraId="49C20D6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348A2E7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472B48CB" w14:textId="77777777" w:rsidR="001E4551" w:rsidRPr="001F59EC" w:rsidRDefault="001E4551" w:rsidP="001E4551">
      <w:pPr>
        <w:rPr>
          <w:rFonts w:asciiTheme="majorHAnsi" w:hAnsiTheme="majorHAnsi" w:cstheme="majorHAnsi"/>
          <w:b/>
          <w:sz w:val="24"/>
          <w:szCs w:val="24"/>
          <w:lang w:val="en-GB"/>
        </w:rPr>
      </w:pPr>
    </w:p>
    <w:tbl>
      <w:tblPr>
        <w:tblStyle w:val="Tabellenraster"/>
        <w:tblW w:w="0" w:type="auto"/>
        <w:tblLook w:val="04A0" w:firstRow="1" w:lastRow="0" w:firstColumn="1" w:lastColumn="0" w:noHBand="0" w:noVBand="1"/>
      </w:tblPr>
      <w:tblGrid>
        <w:gridCol w:w="4530"/>
        <w:gridCol w:w="4530"/>
      </w:tblGrid>
      <w:tr w:rsidR="001E4551" w:rsidRPr="001F59EC" w14:paraId="177979AC" w14:textId="77777777">
        <w:tc>
          <w:tcPr>
            <w:tcW w:w="4530" w:type="dxa"/>
            <w:shd w:val="clear" w:color="auto" w:fill="C00000"/>
          </w:tcPr>
          <w:p w14:paraId="62947CA5"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757EAB2B"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0018_C-BIG_VMware_T</w:t>
            </w:r>
          </w:p>
        </w:tc>
      </w:tr>
      <w:tr w:rsidR="001E4551" w:rsidRPr="001F59EC" w14:paraId="680AECD8" w14:textId="77777777">
        <w:tc>
          <w:tcPr>
            <w:tcW w:w="4530" w:type="dxa"/>
            <w:shd w:val="clear" w:color="auto" w:fill="C00000"/>
          </w:tcPr>
          <w:p w14:paraId="2A3D8870"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5A7F912"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Fr 18 Uhr</w:t>
            </w:r>
          </w:p>
        </w:tc>
      </w:tr>
      <w:tr w:rsidR="001E4551" w:rsidRPr="001F59EC" w14:paraId="1EBD32F0" w14:textId="77777777">
        <w:tc>
          <w:tcPr>
            <w:tcW w:w="4530" w:type="dxa"/>
            <w:shd w:val="clear" w:color="auto" w:fill="C00000"/>
          </w:tcPr>
          <w:p w14:paraId="062D1B59"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lastRenderedPageBreak/>
              <w:t>Inc</w:t>
            </w:r>
          </w:p>
        </w:tc>
        <w:tc>
          <w:tcPr>
            <w:tcW w:w="4530" w:type="dxa"/>
          </w:tcPr>
          <w:p w14:paraId="0B7EE8FF" w14:textId="77777777" w:rsidR="001E4551" w:rsidRPr="001F59EC" w:rsidRDefault="001E4551">
            <w:pPr>
              <w:rPr>
                <w:rFonts w:asciiTheme="majorHAnsi" w:hAnsiTheme="majorHAnsi" w:cstheme="majorHAnsi"/>
                <w:lang w:val="en-GB"/>
              </w:rPr>
            </w:pPr>
            <w:r w:rsidRPr="001F59EC">
              <w:rPr>
                <w:rFonts w:asciiTheme="majorHAnsi" w:hAnsiTheme="majorHAnsi" w:cstheme="majorHAnsi"/>
                <w:lang w:val="en-GB"/>
              </w:rPr>
              <w:t>Mo - Do 18 Uhr</w:t>
            </w:r>
          </w:p>
        </w:tc>
      </w:tr>
    </w:tbl>
    <w:p w14:paraId="5B57F2C8" w14:textId="77777777" w:rsidR="001E4551" w:rsidRPr="001F59EC" w:rsidRDefault="001E4551" w:rsidP="001E4551">
      <w:pPr>
        <w:rPr>
          <w:rFonts w:asciiTheme="majorHAnsi" w:hAnsiTheme="majorHAnsi" w:cstheme="majorHAnsi"/>
          <w:b/>
          <w:sz w:val="24"/>
          <w:szCs w:val="24"/>
          <w:lang w:val="en-GB"/>
        </w:rPr>
      </w:pPr>
    </w:p>
    <w:p w14:paraId="497CA247" w14:textId="77777777" w:rsidR="003E317F" w:rsidRPr="001F59EC" w:rsidRDefault="003E317F" w:rsidP="003E317F">
      <w:pPr>
        <w:rPr>
          <w:rFonts w:asciiTheme="majorHAnsi" w:hAnsiTheme="majorHAnsi" w:cstheme="majorHAnsi"/>
          <w:b/>
          <w:sz w:val="24"/>
          <w:szCs w:val="24"/>
          <w:lang w:val="en-GB"/>
        </w:rPr>
      </w:pPr>
    </w:p>
    <w:p w14:paraId="4D6A4CB1"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Auxcopy</w:t>
      </w:r>
    </w:p>
    <w:tbl>
      <w:tblPr>
        <w:tblStyle w:val="Tabellenraster"/>
        <w:tblW w:w="0" w:type="auto"/>
        <w:tblLook w:val="04A0" w:firstRow="1" w:lastRow="0" w:firstColumn="1" w:lastColumn="0" w:noHBand="0" w:noVBand="1"/>
      </w:tblPr>
      <w:tblGrid>
        <w:gridCol w:w="4530"/>
        <w:gridCol w:w="4530"/>
      </w:tblGrid>
      <w:tr w:rsidR="00EA2F5C" w:rsidRPr="00E9680B" w14:paraId="6EAF5331" w14:textId="77777777">
        <w:tc>
          <w:tcPr>
            <w:tcW w:w="4530" w:type="dxa"/>
            <w:shd w:val="clear" w:color="auto" w:fill="C00000"/>
          </w:tcPr>
          <w:p w14:paraId="6CC948EE"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00FFC182"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0018_C-BIG_Aux_Copy_OnPrem_ahd_vCloud</w:t>
            </w:r>
          </w:p>
        </w:tc>
      </w:tr>
      <w:tr w:rsidR="00EA2F5C" w:rsidRPr="001F59EC" w14:paraId="13A4567B" w14:textId="77777777">
        <w:tc>
          <w:tcPr>
            <w:tcW w:w="4530" w:type="dxa"/>
            <w:shd w:val="clear" w:color="auto" w:fill="C00000"/>
          </w:tcPr>
          <w:p w14:paraId="57177D21"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3B2849CF"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Täglich 2 Uhr</w:t>
            </w:r>
          </w:p>
        </w:tc>
      </w:tr>
      <w:tr w:rsidR="00EA2F5C" w:rsidRPr="001F59EC" w14:paraId="3DD44B18" w14:textId="77777777">
        <w:tc>
          <w:tcPr>
            <w:tcW w:w="4530" w:type="dxa"/>
            <w:shd w:val="clear" w:color="auto" w:fill="C00000"/>
          </w:tcPr>
          <w:p w14:paraId="22965CB7"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Wiederholungen</w:t>
            </w:r>
          </w:p>
        </w:tc>
        <w:tc>
          <w:tcPr>
            <w:tcW w:w="4530" w:type="dxa"/>
          </w:tcPr>
          <w:p w14:paraId="7D6F9C83" w14:textId="77777777" w:rsidR="00EA2F5C" w:rsidRPr="001F59EC" w:rsidRDefault="00EA2F5C">
            <w:pPr>
              <w:rPr>
                <w:rFonts w:asciiTheme="majorHAnsi" w:hAnsiTheme="majorHAnsi" w:cstheme="majorHAnsi"/>
                <w:lang w:val="en-GB"/>
              </w:rPr>
            </w:pPr>
            <w:r w:rsidRPr="001F59EC">
              <w:rPr>
                <w:rFonts w:asciiTheme="majorHAnsi" w:hAnsiTheme="majorHAnsi" w:cstheme="majorHAnsi"/>
                <w:lang w:val="en-GB"/>
              </w:rPr>
              <w:t>Alle 12 Stunden bis 23:59 Uhr</w:t>
            </w:r>
          </w:p>
        </w:tc>
      </w:tr>
    </w:tbl>
    <w:p w14:paraId="7DCDACB0" w14:textId="77777777" w:rsidR="003E317F" w:rsidRPr="001F59EC" w:rsidRDefault="003E317F" w:rsidP="003E317F">
      <w:pPr>
        <w:rPr>
          <w:rFonts w:asciiTheme="majorHAnsi" w:hAnsiTheme="majorHAnsi" w:cstheme="majorHAnsi"/>
          <w:lang w:val="en-GB"/>
        </w:rPr>
      </w:pPr>
    </w:p>
    <w:p w14:paraId="6F506FFF" w14:textId="7CE16DFD" w:rsidR="00C66141" w:rsidRPr="001F59EC" w:rsidRDefault="00C66141" w:rsidP="009067DB">
      <w:pPr>
        <w:pStyle w:val="berschrift4"/>
        <w:rPr>
          <w:rFonts w:asciiTheme="majorHAnsi" w:hAnsiTheme="majorHAnsi" w:cstheme="majorHAnsi"/>
          <w:lang w:val="en-GB"/>
        </w:rPr>
      </w:pPr>
      <w:r w:rsidRPr="001F59EC">
        <w:rPr>
          <w:rFonts w:asciiTheme="majorHAnsi" w:hAnsiTheme="majorHAnsi" w:cstheme="majorHAnsi"/>
          <w:lang w:val="en-GB"/>
        </w:rPr>
        <w:t>BackupCopy</w:t>
      </w:r>
    </w:p>
    <w:tbl>
      <w:tblPr>
        <w:tblStyle w:val="Tabellenraster"/>
        <w:tblW w:w="0" w:type="auto"/>
        <w:tblLook w:val="04A0" w:firstRow="1" w:lastRow="0" w:firstColumn="1" w:lastColumn="0" w:noHBand="0" w:noVBand="1"/>
      </w:tblPr>
      <w:tblGrid>
        <w:gridCol w:w="4530"/>
        <w:gridCol w:w="4530"/>
      </w:tblGrid>
      <w:tr w:rsidR="005A0985" w:rsidRPr="001F59EC" w14:paraId="51F55B7E" w14:textId="77777777">
        <w:tc>
          <w:tcPr>
            <w:tcW w:w="4530" w:type="dxa"/>
            <w:shd w:val="clear" w:color="auto" w:fill="C00000"/>
          </w:tcPr>
          <w:p w14:paraId="74313EFA"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204A002C"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0018_C-BIG_BackupCopy</w:t>
            </w:r>
          </w:p>
        </w:tc>
      </w:tr>
      <w:tr w:rsidR="005A0985" w:rsidRPr="001F59EC" w14:paraId="0EF8F04D" w14:textId="77777777">
        <w:tc>
          <w:tcPr>
            <w:tcW w:w="4530" w:type="dxa"/>
            <w:shd w:val="clear" w:color="auto" w:fill="C00000"/>
          </w:tcPr>
          <w:p w14:paraId="4CC3E3DD"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12096F21" w14:textId="77777777" w:rsidR="005A0985" w:rsidRPr="001F59EC" w:rsidRDefault="005A0985">
            <w:pPr>
              <w:rPr>
                <w:rFonts w:asciiTheme="majorHAnsi" w:hAnsiTheme="majorHAnsi" w:cstheme="majorHAnsi"/>
                <w:lang w:val="en-GB"/>
              </w:rPr>
            </w:pPr>
            <w:r w:rsidRPr="001F59EC">
              <w:rPr>
                <w:rFonts w:asciiTheme="majorHAnsi" w:hAnsiTheme="majorHAnsi" w:cstheme="majorHAnsi"/>
                <w:lang w:val="en-GB"/>
              </w:rPr>
              <w:t>Täglich 20 Uhr</w:t>
            </w:r>
          </w:p>
        </w:tc>
      </w:tr>
    </w:tbl>
    <w:p w14:paraId="5DC3C0EE" w14:textId="77777777" w:rsidR="009067DB" w:rsidRPr="001F59EC" w:rsidRDefault="009067DB" w:rsidP="009067DB">
      <w:pPr>
        <w:rPr>
          <w:rFonts w:asciiTheme="majorHAnsi" w:hAnsiTheme="majorHAnsi" w:cstheme="majorHAnsi"/>
          <w:lang w:val="en-GB"/>
        </w:rPr>
      </w:pPr>
    </w:p>
    <w:p w14:paraId="4A3709CC" w14:textId="77777777" w:rsidR="000950B8" w:rsidRPr="001F59EC" w:rsidRDefault="000950B8" w:rsidP="009067DB">
      <w:pPr>
        <w:rPr>
          <w:rFonts w:asciiTheme="majorHAnsi" w:hAnsiTheme="majorHAnsi" w:cstheme="majorHAnsi"/>
          <w:lang w:val="en-GB"/>
        </w:rPr>
      </w:pPr>
    </w:p>
    <w:p w14:paraId="093B7162" w14:textId="77777777" w:rsidR="000950B8" w:rsidRPr="001F59EC" w:rsidRDefault="000950B8" w:rsidP="009067DB">
      <w:pPr>
        <w:rPr>
          <w:rFonts w:asciiTheme="majorHAnsi" w:hAnsiTheme="majorHAnsi" w:cstheme="majorHAnsi"/>
          <w:lang w:val="en-GB"/>
        </w:rPr>
      </w:pPr>
    </w:p>
    <w:p w14:paraId="78AD5FD4" w14:textId="77777777" w:rsidR="000950B8" w:rsidRPr="001F59EC" w:rsidRDefault="000950B8" w:rsidP="009067DB">
      <w:pPr>
        <w:rPr>
          <w:rFonts w:asciiTheme="majorHAnsi" w:hAnsiTheme="majorHAnsi" w:cstheme="majorHAnsi"/>
          <w:lang w:val="en-GB"/>
        </w:rPr>
      </w:pPr>
    </w:p>
    <w:p w14:paraId="42591A3D" w14:textId="77777777" w:rsidR="00C66141" w:rsidRPr="001F59EC" w:rsidRDefault="00C66141" w:rsidP="003E317F">
      <w:pPr>
        <w:rPr>
          <w:rFonts w:asciiTheme="majorHAnsi" w:hAnsiTheme="majorHAnsi" w:cstheme="majorHAnsi"/>
          <w:lang w:val="en-GB"/>
        </w:rPr>
      </w:pPr>
    </w:p>
    <w:p w14:paraId="3FA2CAA8" w14:textId="77777777" w:rsidR="003E317F" w:rsidRPr="001F59EC" w:rsidRDefault="1906600E" w:rsidP="6B06F679">
      <w:pPr>
        <w:pStyle w:val="berschrift3"/>
        <w:rPr>
          <w:rFonts w:asciiTheme="majorHAnsi" w:hAnsiTheme="majorHAnsi" w:cstheme="majorBidi"/>
          <w:lang w:val="en-GB"/>
        </w:rPr>
      </w:pPr>
      <w:bookmarkStart w:id="623" w:name="_Toc30583807"/>
      <w:bookmarkStart w:id="624" w:name="_Toc37162992"/>
      <w:bookmarkStart w:id="625" w:name="_Toc71642274"/>
      <w:bookmarkStart w:id="626" w:name="_Toc299912257"/>
      <w:r w:rsidRPr="6B06F679">
        <w:rPr>
          <w:rFonts w:asciiTheme="majorHAnsi" w:hAnsiTheme="majorHAnsi" w:cstheme="majorBidi"/>
          <w:lang w:val="en-GB"/>
        </w:rPr>
        <w:t>Subclients (Auswahllisten)</w:t>
      </w:r>
      <w:bookmarkEnd w:id="623"/>
      <w:bookmarkEnd w:id="624"/>
      <w:bookmarkEnd w:id="625"/>
      <w:bookmarkEnd w:id="626"/>
    </w:p>
    <w:p w14:paraId="634572AF" w14:textId="77777777" w:rsidR="003E317F" w:rsidRPr="001F59EC" w:rsidRDefault="1906600E" w:rsidP="1906600E">
      <w:pPr>
        <w:pStyle w:val="berschrift4"/>
        <w:rPr>
          <w:rFonts w:asciiTheme="majorHAnsi" w:hAnsiTheme="majorHAnsi" w:cstheme="majorHAnsi"/>
          <w:lang w:val="en-GB"/>
        </w:rPr>
      </w:pPr>
      <w:r w:rsidRPr="001F59EC">
        <w:rPr>
          <w:rFonts w:asciiTheme="majorHAnsi" w:hAnsiTheme="majorHAnsi" w:cstheme="majorHAnsi"/>
          <w:lang w:val="en-GB"/>
        </w:rPr>
        <w:t>Virtuelle Maschinen (Cloud)</w:t>
      </w:r>
    </w:p>
    <w:p w14:paraId="2840D001" w14:textId="77777777" w:rsidR="007C3EF6" w:rsidRPr="001F59EC" w:rsidRDefault="007C3EF6" w:rsidP="007C3EF6">
      <w:pPr>
        <w:rPr>
          <w:rFonts w:asciiTheme="majorHAnsi" w:hAnsiTheme="majorHAnsi" w:cstheme="majorHAnsi"/>
          <w:lang w:val="en-GB"/>
        </w:rPr>
      </w:pPr>
      <w:r w:rsidRPr="001F59EC">
        <w:rPr>
          <w:rFonts w:asciiTheme="majorHAnsi" w:hAnsiTheme="majorHAnsi" w:cstheme="majorHAnsi"/>
          <w:lang w:val="en-GB"/>
        </w:rPr>
        <w:t>HyperV Host: 0018_C-BIG_HyperV_svc-fra-hvcl11</w:t>
      </w:r>
    </w:p>
    <w:tbl>
      <w:tblPr>
        <w:tblStyle w:val="ahdFormatvorlage1"/>
        <w:tblW w:w="0" w:type="auto"/>
        <w:tblLook w:val="04A0" w:firstRow="1" w:lastRow="0" w:firstColumn="1" w:lastColumn="0" w:noHBand="0" w:noVBand="1"/>
      </w:tblPr>
      <w:tblGrid>
        <w:gridCol w:w="2971"/>
        <w:gridCol w:w="2914"/>
        <w:gridCol w:w="3175"/>
      </w:tblGrid>
      <w:tr w:rsidR="007C3EF6" w:rsidRPr="001F59EC" w14:paraId="7273DC73"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9786C9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7BEB89FD"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0018_C-BIG_Windows</w:t>
            </w:r>
          </w:p>
        </w:tc>
        <w:tc>
          <w:tcPr>
            <w:tcW w:w="3175" w:type="dxa"/>
            <w:shd w:val="clear" w:color="auto" w:fill="FFFFFF" w:themeFill="background1"/>
          </w:tcPr>
          <w:p w14:paraId="1619AFA4"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7A065484"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1DD189E"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0A402CC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FE5341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770CB5D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3DA9D91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37FB3B3A"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3C1BE60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frabig_hvcl11_csv004_sas</w:t>
            </w:r>
          </w:p>
        </w:tc>
        <w:tc>
          <w:tcPr>
            <w:tcW w:w="3175" w:type="dxa"/>
            <w:shd w:val="clear" w:color="auto" w:fill="FFFFFF" w:themeFill="background1"/>
          </w:tcPr>
          <w:p w14:paraId="1555739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5F2DD711" w14:textId="77777777">
        <w:tc>
          <w:tcPr>
            <w:cnfStyle w:val="001000000000" w:firstRow="0" w:lastRow="0" w:firstColumn="1" w:lastColumn="0" w:oddVBand="0" w:evenVBand="0" w:oddHBand="0" w:evenHBand="0" w:firstRowFirstColumn="0" w:firstRowLastColumn="0" w:lastRowFirstColumn="0" w:lastRowLastColumn="0"/>
            <w:tcW w:w="2971" w:type="dxa"/>
          </w:tcPr>
          <w:p w14:paraId="5B031F6B"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Guest OS</w:t>
            </w:r>
          </w:p>
        </w:tc>
        <w:tc>
          <w:tcPr>
            <w:tcW w:w="2914" w:type="dxa"/>
            <w:shd w:val="clear" w:color="auto" w:fill="FFFFFF" w:themeFill="background1"/>
          </w:tcPr>
          <w:p w14:paraId="21D92424"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Contains</w:t>
            </w:r>
          </w:p>
        </w:tc>
        <w:tc>
          <w:tcPr>
            <w:tcW w:w="3175" w:type="dxa"/>
            <w:shd w:val="clear" w:color="auto" w:fill="FFFFFF" w:themeFill="background1"/>
          </w:tcPr>
          <w:p w14:paraId="224C2B82"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*Windows*</w:t>
            </w:r>
          </w:p>
        </w:tc>
      </w:tr>
      <w:tr w:rsidR="007C3EF6" w:rsidRPr="001F59EC" w14:paraId="6F8B9384"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CA093E5"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3756A789"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1266099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On</w:t>
            </w:r>
          </w:p>
        </w:tc>
      </w:tr>
      <w:tr w:rsidR="007C3EF6" w:rsidRPr="001F59EC" w14:paraId="1CACD29D"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58A713BB"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1F59EC" w14:paraId="07234D8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2D18972B"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236C2710"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5AFAAD87"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70612CA5"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E9680B" w14:paraId="1B2B268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DDFE9F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File System and Applikation Consistent</w:t>
            </w:r>
          </w:p>
        </w:tc>
        <w:tc>
          <w:tcPr>
            <w:tcW w:w="2914" w:type="dxa"/>
            <w:shd w:val="clear" w:color="auto" w:fill="FFFFFF" w:themeFill="background1"/>
          </w:tcPr>
          <w:p w14:paraId="72204F7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5C96AB01"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0379F9FE"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17292E3"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205BC35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9782B7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12292651"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4FAFA50D"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7B616506"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3CAF26E5"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26D8C8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1FB48F2E"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0018_C-BIG_Unix</w:t>
            </w:r>
          </w:p>
        </w:tc>
        <w:tc>
          <w:tcPr>
            <w:tcW w:w="3175" w:type="dxa"/>
            <w:shd w:val="clear" w:color="auto" w:fill="FFFFFF" w:themeFill="background1"/>
          </w:tcPr>
          <w:p w14:paraId="6CE58869"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49F1BBE8"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2673F7AF"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4C58FA1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9C28A1F"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1739B51C"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1BE5B19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55DAAD1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412F573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lastRenderedPageBreak/>
              <w:t>frabig_hvcl11_csv004_sas</w:t>
            </w:r>
          </w:p>
        </w:tc>
        <w:tc>
          <w:tcPr>
            <w:tcW w:w="3175" w:type="dxa"/>
            <w:shd w:val="clear" w:color="auto" w:fill="FFFFFF" w:themeFill="background1"/>
          </w:tcPr>
          <w:p w14:paraId="5032EA7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2CC5B14F" w14:textId="77777777">
        <w:tc>
          <w:tcPr>
            <w:cnfStyle w:val="001000000000" w:firstRow="0" w:lastRow="0" w:firstColumn="1" w:lastColumn="0" w:oddVBand="0" w:evenVBand="0" w:oddHBand="0" w:evenHBand="0" w:firstRowFirstColumn="0" w:firstRowLastColumn="0" w:lastRowFirstColumn="0" w:lastRowLastColumn="0"/>
            <w:tcW w:w="2971" w:type="dxa"/>
          </w:tcPr>
          <w:p w14:paraId="0C7F4D07"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Guest OS</w:t>
            </w:r>
          </w:p>
        </w:tc>
        <w:tc>
          <w:tcPr>
            <w:tcW w:w="2914" w:type="dxa"/>
            <w:shd w:val="clear" w:color="auto" w:fill="FFFFFF" w:themeFill="background1"/>
          </w:tcPr>
          <w:p w14:paraId="0ABAC50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Does Not Contain</w:t>
            </w:r>
          </w:p>
        </w:tc>
        <w:tc>
          <w:tcPr>
            <w:tcW w:w="3175" w:type="dxa"/>
            <w:shd w:val="clear" w:color="auto" w:fill="FFFFFF" w:themeFill="background1"/>
          </w:tcPr>
          <w:p w14:paraId="3A24B1CC"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*Windows*</w:t>
            </w:r>
          </w:p>
        </w:tc>
      </w:tr>
      <w:tr w:rsidR="007C3EF6" w:rsidRPr="001F59EC" w14:paraId="76F44272"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372FE12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42DCF9D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3268BBAA"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On</w:t>
            </w:r>
          </w:p>
        </w:tc>
      </w:tr>
      <w:tr w:rsidR="007C3EF6" w:rsidRPr="001F59EC" w14:paraId="6161F838"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13A5F984"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9F1585" w:rsidRPr="001F59EC" w14:paraId="6A9772D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067C7030"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6EE88DD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33E7811D"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4F1D58E1"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1F59EC" w14:paraId="18371BD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350F30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Crash Consistent</w:t>
            </w:r>
          </w:p>
        </w:tc>
        <w:tc>
          <w:tcPr>
            <w:tcW w:w="2914" w:type="dxa"/>
            <w:shd w:val="clear" w:color="auto" w:fill="FFFFFF" w:themeFill="background1"/>
          </w:tcPr>
          <w:p w14:paraId="6389186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1D7B2495"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72F2E63E"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15337A98"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0AB134A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B77CE3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6E2FBB6C"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3836002B"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4B3EE6DB"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3DAE05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472B2BC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5E3AA74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0018_C-BIG_PoweredOffVMs</w:t>
            </w:r>
          </w:p>
        </w:tc>
        <w:tc>
          <w:tcPr>
            <w:tcW w:w="3175" w:type="dxa"/>
            <w:shd w:val="clear" w:color="auto" w:fill="FFFFFF" w:themeFill="background1"/>
          </w:tcPr>
          <w:p w14:paraId="0B2FA3DD"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6F276F76"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581D17D0"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091FE74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6EBE71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Cluster Disk</w:t>
            </w:r>
          </w:p>
        </w:tc>
        <w:tc>
          <w:tcPr>
            <w:tcW w:w="2914" w:type="dxa"/>
            <w:shd w:val="clear" w:color="auto" w:fill="FFFFFF" w:themeFill="background1"/>
          </w:tcPr>
          <w:p w14:paraId="330D6CD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frabig_hvcl11_csv001_sas, frabig_hvcl11_csv002_sas,</w:t>
            </w:r>
          </w:p>
          <w:p w14:paraId="25156E3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frabig_hvcl11_csv003_sas,</w:t>
            </w:r>
          </w:p>
          <w:p w14:paraId="4232F6D9"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frabig_hvcl11_csv001_ssd,</w:t>
            </w:r>
          </w:p>
          <w:p w14:paraId="3834B0C2"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frabig_hvcl11_csv004_sas</w:t>
            </w:r>
          </w:p>
        </w:tc>
        <w:tc>
          <w:tcPr>
            <w:tcW w:w="3175" w:type="dxa"/>
            <w:shd w:val="clear" w:color="auto" w:fill="FFFFFF" w:themeFill="background1"/>
          </w:tcPr>
          <w:p w14:paraId="586DD8B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25BDDC7C" w14:textId="77777777">
        <w:tc>
          <w:tcPr>
            <w:cnfStyle w:val="001000000000" w:firstRow="0" w:lastRow="0" w:firstColumn="1" w:lastColumn="0" w:oddVBand="0" w:evenVBand="0" w:oddHBand="0" w:evenHBand="0" w:firstRowFirstColumn="0" w:firstRowLastColumn="0" w:lastRowFirstColumn="0" w:lastRowLastColumn="0"/>
            <w:tcW w:w="2971" w:type="dxa"/>
          </w:tcPr>
          <w:p w14:paraId="27F97AB9"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Power State</w:t>
            </w:r>
          </w:p>
        </w:tc>
        <w:tc>
          <w:tcPr>
            <w:tcW w:w="2914" w:type="dxa"/>
            <w:shd w:val="clear" w:color="auto" w:fill="FFFFFF" w:themeFill="background1"/>
          </w:tcPr>
          <w:p w14:paraId="28E5C77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Equals</w:t>
            </w:r>
          </w:p>
        </w:tc>
        <w:tc>
          <w:tcPr>
            <w:tcW w:w="3175" w:type="dxa"/>
            <w:shd w:val="clear" w:color="auto" w:fill="FFFFFF" w:themeFill="background1"/>
          </w:tcPr>
          <w:p w14:paraId="1221621E"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Power Off</w:t>
            </w:r>
          </w:p>
        </w:tc>
      </w:tr>
      <w:tr w:rsidR="007C3EF6" w:rsidRPr="001F59EC" w14:paraId="107FD2BF"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7FC054BD"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1F59EC" w14:paraId="474ADAC4" w14:textId="77777777">
        <w:tc>
          <w:tcPr>
            <w:cnfStyle w:val="001000000000" w:firstRow="0" w:lastRow="0" w:firstColumn="1" w:lastColumn="0" w:oddVBand="0" w:evenVBand="0" w:oddHBand="0" w:evenHBand="0" w:firstRowFirstColumn="0" w:firstRowLastColumn="0" w:lastRowFirstColumn="0" w:lastRowLastColumn="0"/>
            <w:tcW w:w="2971" w:type="dxa"/>
          </w:tcPr>
          <w:p w14:paraId="12C4951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1A97A969"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0018-00_C-BIG-FRA2_Default</w:t>
            </w:r>
          </w:p>
        </w:tc>
      </w:tr>
      <w:tr w:rsidR="007C3EF6" w:rsidRPr="001F59EC" w14:paraId="1EBDCBC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1DB75ED5"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1F59EC" w14:paraId="06266850" w14:textId="77777777">
        <w:tc>
          <w:tcPr>
            <w:cnfStyle w:val="001000000000" w:firstRow="0" w:lastRow="0" w:firstColumn="1" w:lastColumn="0" w:oddVBand="0" w:evenVBand="0" w:oddHBand="0" w:evenHBand="0" w:firstRowFirstColumn="0" w:firstRowLastColumn="0" w:lastRowFirstColumn="0" w:lastRowLastColumn="0"/>
            <w:tcW w:w="2971" w:type="dxa"/>
          </w:tcPr>
          <w:p w14:paraId="723E4B5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Crash Consistent</w:t>
            </w:r>
          </w:p>
        </w:tc>
        <w:tc>
          <w:tcPr>
            <w:tcW w:w="2914" w:type="dxa"/>
            <w:shd w:val="clear" w:color="auto" w:fill="FFFFFF" w:themeFill="background1"/>
          </w:tcPr>
          <w:p w14:paraId="5ADCD9C3"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659AFE9B"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64D5900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0" w:type="dxa"/>
            <w:gridSpan w:val="3"/>
          </w:tcPr>
          <w:p w14:paraId="0A7C7D0A"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6AE09326" w14:textId="77777777">
        <w:tc>
          <w:tcPr>
            <w:cnfStyle w:val="001000000000" w:firstRow="0" w:lastRow="0" w:firstColumn="1" w:lastColumn="0" w:oddVBand="0" w:evenVBand="0" w:oddHBand="0" w:evenHBand="0" w:firstRowFirstColumn="0" w:firstRowLastColumn="0" w:lastRowFirstColumn="0" w:lastRowLastColumn="0"/>
            <w:tcW w:w="2971" w:type="dxa"/>
          </w:tcPr>
          <w:p w14:paraId="7003E4A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60683276"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1864B781" w14:textId="77777777" w:rsidR="007C3EF6" w:rsidRPr="001F59EC" w:rsidRDefault="007C3EF6">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5FC9BEF4" w14:textId="1748E76E" w:rsidR="007C3EF6" w:rsidRPr="001F59EC" w:rsidRDefault="007C3EF6" w:rsidP="007C3EF6">
      <w:pPr>
        <w:rPr>
          <w:rFonts w:asciiTheme="majorHAnsi" w:hAnsiTheme="majorHAnsi" w:cstheme="majorHAnsi"/>
          <w:lang w:val="en-GB"/>
        </w:rPr>
      </w:pPr>
    </w:p>
    <w:p w14:paraId="589B5F76" w14:textId="77777777" w:rsidR="00203C99" w:rsidRPr="001F59EC" w:rsidRDefault="00203C99" w:rsidP="007C3EF6">
      <w:pPr>
        <w:rPr>
          <w:rFonts w:asciiTheme="majorHAnsi" w:hAnsiTheme="majorHAnsi" w:cstheme="majorHAnsi"/>
          <w:lang w:val="en-GB"/>
        </w:rPr>
      </w:pPr>
    </w:p>
    <w:p w14:paraId="59AF7679" w14:textId="34716F22" w:rsidR="007C3EF6" w:rsidRPr="001F59EC" w:rsidRDefault="007C3EF6" w:rsidP="003143B6">
      <w:pPr>
        <w:pStyle w:val="berschrift4"/>
        <w:rPr>
          <w:rFonts w:asciiTheme="majorHAnsi" w:hAnsiTheme="majorHAnsi" w:cstheme="majorHAnsi"/>
          <w:lang w:val="en-GB"/>
        </w:rPr>
      </w:pPr>
      <w:r w:rsidRPr="001F59EC">
        <w:rPr>
          <w:rFonts w:asciiTheme="majorHAnsi" w:hAnsiTheme="majorHAnsi" w:cstheme="majorHAnsi"/>
          <w:lang w:val="en-GB"/>
        </w:rPr>
        <w:t>Virtuelle Maschinen (OnPrem)</w:t>
      </w:r>
    </w:p>
    <w:tbl>
      <w:tblPr>
        <w:tblStyle w:val="ahdFormatvorlage2"/>
        <w:tblW w:w="5000" w:type="pct"/>
        <w:tblLook w:val="04A0" w:firstRow="1" w:lastRow="0" w:firstColumn="1" w:lastColumn="0" w:noHBand="0" w:noVBand="1"/>
      </w:tblPr>
      <w:tblGrid>
        <w:gridCol w:w="3996"/>
        <w:gridCol w:w="852"/>
        <w:gridCol w:w="4214"/>
      </w:tblGrid>
      <w:tr w:rsidR="009F1585" w:rsidRPr="001F59EC" w14:paraId="55F3EDA2" w14:textId="77777777">
        <w:trPr>
          <w:cnfStyle w:val="100000000000" w:firstRow="1" w:lastRow="0" w:firstColumn="0" w:lastColumn="0" w:oddVBand="0" w:evenVBand="0" w:oddHBand="0" w:evenHBand="0" w:firstRowFirstColumn="0" w:firstRowLastColumn="0" w:lastRowFirstColumn="0" w:lastRowLastColumn="0"/>
        </w:trPr>
        <w:tc>
          <w:tcPr>
            <w:tcW w:w="2205" w:type="pct"/>
          </w:tcPr>
          <w:p w14:paraId="3B60E603"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Server</w:t>
            </w:r>
          </w:p>
        </w:tc>
        <w:tc>
          <w:tcPr>
            <w:tcW w:w="470" w:type="pct"/>
          </w:tcPr>
          <w:p w14:paraId="0F64C3B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Agent</w:t>
            </w:r>
          </w:p>
        </w:tc>
        <w:tc>
          <w:tcPr>
            <w:tcW w:w="2325" w:type="pct"/>
          </w:tcPr>
          <w:p w14:paraId="27B4963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Policy</w:t>
            </w:r>
          </w:p>
        </w:tc>
      </w:tr>
      <w:tr w:rsidR="007C3EF6" w:rsidRPr="00E9680B" w14:paraId="7913199A" w14:textId="77777777">
        <w:tc>
          <w:tcPr>
            <w:tcW w:w="2205" w:type="pct"/>
          </w:tcPr>
          <w:p w14:paraId="09F05365"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0118_C-BIG_big-dtm-vcsa.big.krankenkasse.de</w:t>
            </w:r>
          </w:p>
        </w:tc>
        <w:tc>
          <w:tcPr>
            <w:tcW w:w="470" w:type="pct"/>
          </w:tcPr>
          <w:p w14:paraId="63BC009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VSA</w:t>
            </w:r>
          </w:p>
        </w:tc>
        <w:tc>
          <w:tcPr>
            <w:tcW w:w="2325" w:type="pct"/>
          </w:tcPr>
          <w:p w14:paraId="3E70665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US"/>
              </w:rPr>
              <w:t>0018_C-BIG_OnPrem_to_ahd_Default</w:t>
            </w:r>
          </w:p>
        </w:tc>
      </w:tr>
    </w:tbl>
    <w:p w14:paraId="6CCA2EC4" w14:textId="77777777" w:rsidR="007C3EF6" w:rsidRPr="001F59EC" w:rsidRDefault="007C3EF6" w:rsidP="007C3EF6">
      <w:pPr>
        <w:rPr>
          <w:rFonts w:asciiTheme="majorHAnsi" w:hAnsiTheme="majorHAnsi" w:cstheme="majorHAnsi"/>
          <w:lang w:val="en-GB"/>
        </w:rPr>
      </w:pPr>
    </w:p>
    <w:tbl>
      <w:tblPr>
        <w:tblStyle w:val="ahdFormatvorlage1"/>
        <w:tblW w:w="0" w:type="auto"/>
        <w:tblLook w:val="04A0" w:firstRow="1" w:lastRow="0" w:firstColumn="1" w:lastColumn="0" w:noHBand="0" w:noVBand="1"/>
      </w:tblPr>
      <w:tblGrid>
        <w:gridCol w:w="2971"/>
        <w:gridCol w:w="2914"/>
        <w:gridCol w:w="3175"/>
      </w:tblGrid>
      <w:tr w:rsidR="007C3EF6" w:rsidRPr="001F59EC" w14:paraId="75AC53B0"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2370FEE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Subclient Name</w:t>
            </w:r>
          </w:p>
        </w:tc>
        <w:tc>
          <w:tcPr>
            <w:tcW w:w="2914" w:type="dxa"/>
            <w:shd w:val="clear" w:color="auto" w:fill="FFFFFF" w:themeFill="background1"/>
          </w:tcPr>
          <w:p w14:paraId="40F0AF5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color w:val="auto"/>
                <w:lang w:val="en-GB"/>
              </w:rPr>
              <w:t>default</w:t>
            </w:r>
          </w:p>
        </w:tc>
        <w:tc>
          <w:tcPr>
            <w:tcW w:w="3175" w:type="dxa"/>
            <w:shd w:val="clear" w:color="auto" w:fill="FFFFFF" w:themeFill="background1"/>
          </w:tcPr>
          <w:p w14:paraId="6C82EC33" w14:textId="77777777" w:rsidR="007C3EF6" w:rsidRPr="001F59EC" w:rsidRDefault="007C3EF6">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7C3EF6" w:rsidRPr="001F59EC" w14:paraId="5C4275AB"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6F138E2E"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Content Rule</w:t>
            </w:r>
          </w:p>
        </w:tc>
      </w:tr>
      <w:tr w:rsidR="007C3EF6" w:rsidRPr="001F59EC" w14:paraId="27A03A3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7CA8FDC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VM Name/Pattern</w:t>
            </w:r>
          </w:p>
        </w:tc>
        <w:tc>
          <w:tcPr>
            <w:tcW w:w="2914" w:type="dxa"/>
            <w:shd w:val="clear" w:color="auto" w:fill="FFFFFF" w:themeFill="background1"/>
          </w:tcPr>
          <w:p w14:paraId="7A1DBC1F"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w:t>
            </w:r>
          </w:p>
        </w:tc>
        <w:tc>
          <w:tcPr>
            <w:tcW w:w="3175" w:type="dxa"/>
            <w:shd w:val="clear" w:color="auto" w:fill="FFFFFF" w:themeFill="background1"/>
          </w:tcPr>
          <w:p w14:paraId="61C6EDDE"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14C14B16"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48E5036D"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Storage Device</w:t>
            </w:r>
          </w:p>
        </w:tc>
      </w:tr>
      <w:tr w:rsidR="007C3EF6" w:rsidRPr="00E9680B" w14:paraId="57C6885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566A4057"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Storage Policy</w:t>
            </w:r>
          </w:p>
        </w:tc>
        <w:tc>
          <w:tcPr>
            <w:tcW w:w="6089" w:type="dxa"/>
            <w:gridSpan w:val="2"/>
            <w:shd w:val="clear" w:color="auto" w:fill="FFFFFF" w:themeFill="background1"/>
          </w:tcPr>
          <w:p w14:paraId="45333008"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US"/>
              </w:rPr>
            </w:pPr>
            <w:r w:rsidRPr="001F59EC">
              <w:rPr>
                <w:rFonts w:asciiTheme="majorHAnsi" w:hAnsiTheme="majorHAnsi" w:cstheme="majorHAnsi"/>
                <w:lang w:val="en-US"/>
              </w:rPr>
              <w:t>0018_C-BIG_OnPrem_to_ahd_Default</w:t>
            </w:r>
          </w:p>
        </w:tc>
      </w:tr>
      <w:tr w:rsidR="007C3EF6" w:rsidRPr="001F59EC" w14:paraId="5CE89EE4"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766A0903"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Backup Options</w:t>
            </w:r>
          </w:p>
        </w:tc>
      </w:tr>
      <w:tr w:rsidR="007C3EF6" w:rsidRPr="00E9680B" w14:paraId="0C5BBED8"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632472C2"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File System and Applikation Consistent</w:t>
            </w:r>
          </w:p>
        </w:tc>
        <w:tc>
          <w:tcPr>
            <w:tcW w:w="2914" w:type="dxa"/>
            <w:shd w:val="clear" w:color="auto" w:fill="FFFFFF" w:themeFill="background1"/>
          </w:tcPr>
          <w:p w14:paraId="085365D4"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c>
          <w:tcPr>
            <w:tcW w:w="3175" w:type="dxa"/>
            <w:shd w:val="clear" w:color="auto" w:fill="FFFFFF" w:themeFill="background1"/>
          </w:tcPr>
          <w:p w14:paraId="02763855"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r w:rsidR="007C3EF6" w:rsidRPr="001F59EC" w14:paraId="5AC69A33" w14:textId="77777777">
        <w:tc>
          <w:tcPr>
            <w:cnfStyle w:val="001000000000" w:firstRow="0" w:lastRow="0" w:firstColumn="1" w:lastColumn="0" w:oddVBand="0" w:evenVBand="0" w:oddHBand="0" w:evenHBand="0" w:firstRowFirstColumn="0" w:firstRowLastColumn="0" w:lastRowFirstColumn="0" w:lastRowLastColumn="0"/>
            <w:tcW w:w="9060" w:type="dxa"/>
            <w:gridSpan w:val="3"/>
          </w:tcPr>
          <w:p w14:paraId="36B50D28" w14:textId="77777777" w:rsidR="007C3EF6" w:rsidRPr="001F59EC" w:rsidRDefault="007C3EF6">
            <w:pPr>
              <w:jc w:val="center"/>
              <w:rPr>
                <w:rFonts w:asciiTheme="majorHAnsi" w:hAnsiTheme="majorHAnsi" w:cstheme="majorHAnsi"/>
                <w:lang w:val="en-GB"/>
              </w:rPr>
            </w:pPr>
            <w:r w:rsidRPr="001F59EC">
              <w:rPr>
                <w:rFonts w:asciiTheme="majorHAnsi" w:hAnsiTheme="majorHAnsi" w:cstheme="majorHAnsi"/>
                <w:lang w:val="en-GB"/>
              </w:rPr>
              <w:t>Advanced Options</w:t>
            </w:r>
          </w:p>
        </w:tc>
      </w:tr>
      <w:tr w:rsidR="007C3EF6" w:rsidRPr="001F59EC" w14:paraId="2060C2CE"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1" w:type="dxa"/>
          </w:tcPr>
          <w:p w14:paraId="10168FE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Number of Data Reader</w:t>
            </w:r>
          </w:p>
        </w:tc>
        <w:tc>
          <w:tcPr>
            <w:tcW w:w="2914" w:type="dxa"/>
            <w:shd w:val="clear" w:color="auto" w:fill="FFFFFF" w:themeFill="background1"/>
          </w:tcPr>
          <w:p w14:paraId="4C9BC160"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5</w:t>
            </w:r>
          </w:p>
        </w:tc>
        <w:tc>
          <w:tcPr>
            <w:tcW w:w="3175" w:type="dxa"/>
            <w:shd w:val="clear" w:color="auto" w:fill="FFFFFF" w:themeFill="background1"/>
          </w:tcPr>
          <w:p w14:paraId="0E5650A7" w14:textId="77777777" w:rsidR="007C3EF6" w:rsidRPr="001F59EC" w:rsidRDefault="007C3EF6">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p>
        </w:tc>
      </w:tr>
    </w:tbl>
    <w:p w14:paraId="3B1E0BCA" w14:textId="77777777" w:rsidR="007C3EF6" w:rsidRPr="001F59EC" w:rsidRDefault="007C3EF6" w:rsidP="007C3EF6">
      <w:pPr>
        <w:rPr>
          <w:rFonts w:asciiTheme="majorHAnsi" w:hAnsiTheme="majorHAnsi" w:cstheme="majorHAnsi"/>
          <w:lang w:val="en-GB"/>
        </w:rPr>
      </w:pPr>
    </w:p>
    <w:p w14:paraId="0AB70BA5" w14:textId="77777777" w:rsidR="007C3EF6" w:rsidRPr="001F59EC" w:rsidRDefault="007C3EF6" w:rsidP="6B06F679">
      <w:pPr>
        <w:pStyle w:val="berschrift2"/>
        <w:rPr>
          <w:rFonts w:asciiTheme="majorHAnsi" w:hAnsiTheme="majorHAnsi" w:cstheme="majorBidi"/>
          <w:lang w:val="en-GB"/>
        </w:rPr>
      </w:pPr>
      <w:bookmarkStart w:id="627" w:name="_Toc30583809"/>
      <w:bookmarkStart w:id="628" w:name="_Toc37162994"/>
      <w:bookmarkStart w:id="629" w:name="_Toc71642276"/>
      <w:bookmarkStart w:id="630" w:name="_Toc199774564"/>
      <w:bookmarkStart w:id="631" w:name="_Toc1675010820"/>
      <w:r w:rsidRPr="6B06F679">
        <w:rPr>
          <w:rFonts w:asciiTheme="majorHAnsi" w:hAnsiTheme="majorHAnsi" w:cstheme="majorBidi"/>
          <w:lang w:val="en-GB"/>
        </w:rPr>
        <w:t>Changes</w:t>
      </w:r>
      <w:bookmarkEnd w:id="627"/>
      <w:bookmarkEnd w:id="628"/>
      <w:bookmarkEnd w:id="629"/>
      <w:bookmarkEnd w:id="630"/>
      <w:bookmarkEnd w:id="631"/>
    </w:p>
    <w:tbl>
      <w:tblPr>
        <w:tblStyle w:val="ahdFormatvorlage2"/>
        <w:tblW w:w="0" w:type="auto"/>
        <w:tblLook w:val="04A0" w:firstRow="1" w:lastRow="0" w:firstColumn="1" w:lastColumn="0" w:noHBand="0" w:noVBand="1"/>
      </w:tblPr>
      <w:tblGrid>
        <w:gridCol w:w="1217"/>
        <w:gridCol w:w="1709"/>
        <w:gridCol w:w="4930"/>
        <w:gridCol w:w="1206"/>
      </w:tblGrid>
      <w:tr w:rsidR="007C3EF6" w:rsidRPr="001F59EC" w14:paraId="23C1FB0E" w14:textId="77777777">
        <w:trPr>
          <w:cnfStyle w:val="100000000000" w:firstRow="1" w:lastRow="0" w:firstColumn="0" w:lastColumn="0" w:oddVBand="0" w:evenVBand="0" w:oddHBand="0" w:evenHBand="0" w:firstRowFirstColumn="0" w:firstRowLastColumn="0" w:lastRowFirstColumn="0" w:lastRowLastColumn="0"/>
        </w:trPr>
        <w:tc>
          <w:tcPr>
            <w:tcW w:w="1082" w:type="dxa"/>
          </w:tcPr>
          <w:p w14:paraId="2B466274"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Datum</w:t>
            </w:r>
          </w:p>
        </w:tc>
        <w:tc>
          <w:tcPr>
            <w:tcW w:w="1748" w:type="dxa"/>
          </w:tcPr>
          <w:p w14:paraId="463BC7BE"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Change</w:t>
            </w:r>
          </w:p>
        </w:tc>
        <w:tc>
          <w:tcPr>
            <w:tcW w:w="5109" w:type="dxa"/>
          </w:tcPr>
          <w:p w14:paraId="7E6AA86D"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Tätigkeit</w:t>
            </w:r>
          </w:p>
        </w:tc>
        <w:tc>
          <w:tcPr>
            <w:tcW w:w="1123" w:type="dxa"/>
          </w:tcPr>
          <w:p w14:paraId="5CCC46B8"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Bearbeiter</w:t>
            </w:r>
          </w:p>
        </w:tc>
      </w:tr>
      <w:tr w:rsidR="007C3EF6" w:rsidRPr="001F59EC" w14:paraId="12EED4AD" w14:textId="77777777">
        <w:tc>
          <w:tcPr>
            <w:tcW w:w="1082" w:type="dxa"/>
          </w:tcPr>
          <w:p w14:paraId="63C90560"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13.03.2025</w:t>
            </w:r>
          </w:p>
        </w:tc>
        <w:tc>
          <w:tcPr>
            <w:tcW w:w="1748" w:type="dxa"/>
          </w:tcPr>
          <w:p w14:paraId="31E0240B" w14:textId="77777777" w:rsidR="007C3EF6" w:rsidRPr="001F59EC" w:rsidRDefault="007C3EF6">
            <w:pPr>
              <w:rPr>
                <w:rFonts w:asciiTheme="majorHAnsi" w:hAnsiTheme="majorHAnsi" w:cstheme="majorHAnsi"/>
              </w:rPr>
            </w:pPr>
            <w:r w:rsidRPr="001F59EC">
              <w:rPr>
                <w:rFonts w:asciiTheme="majorHAnsi" w:hAnsiTheme="majorHAnsi" w:cstheme="majorHAnsi"/>
              </w:rPr>
              <w:t>-</w:t>
            </w:r>
          </w:p>
        </w:tc>
        <w:tc>
          <w:tcPr>
            <w:tcW w:w="5109" w:type="dxa"/>
          </w:tcPr>
          <w:p w14:paraId="7ED3909C"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Aktualisierung</w:t>
            </w:r>
          </w:p>
        </w:tc>
        <w:tc>
          <w:tcPr>
            <w:tcW w:w="1123" w:type="dxa"/>
          </w:tcPr>
          <w:p w14:paraId="155FAFFA" w14:textId="77777777" w:rsidR="007C3EF6" w:rsidRPr="001F59EC" w:rsidRDefault="007C3EF6">
            <w:pPr>
              <w:rPr>
                <w:rFonts w:asciiTheme="majorHAnsi" w:hAnsiTheme="majorHAnsi" w:cstheme="majorHAnsi"/>
                <w:lang w:val="en-GB"/>
              </w:rPr>
            </w:pPr>
            <w:r w:rsidRPr="001F59EC">
              <w:rPr>
                <w:rFonts w:asciiTheme="majorHAnsi" w:hAnsiTheme="majorHAnsi" w:cstheme="majorHAnsi"/>
                <w:lang w:val="en-GB"/>
              </w:rPr>
              <w:t>JSTR</w:t>
            </w:r>
          </w:p>
        </w:tc>
      </w:tr>
      <w:tr w:rsidR="007C3EF6" w:rsidRPr="001F59EC" w14:paraId="57F4F910" w14:textId="77777777">
        <w:tc>
          <w:tcPr>
            <w:tcW w:w="1082" w:type="dxa"/>
          </w:tcPr>
          <w:p w14:paraId="6F61B5EE" w14:textId="77777777" w:rsidR="007C3EF6" w:rsidRPr="001F59EC" w:rsidRDefault="007C3EF6">
            <w:pPr>
              <w:rPr>
                <w:rFonts w:asciiTheme="majorHAnsi" w:hAnsiTheme="majorHAnsi" w:cstheme="majorHAnsi"/>
                <w:lang w:val="en-GB"/>
              </w:rPr>
            </w:pPr>
          </w:p>
        </w:tc>
        <w:tc>
          <w:tcPr>
            <w:tcW w:w="1748" w:type="dxa"/>
          </w:tcPr>
          <w:p w14:paraId="128D5770" w14:textId="77777777" w:rsidR="007C3EF6" w:rsidRPr="001F59EC" w:rsidRDefault="007C3EF6">
            <w:pPr>
              <w:rPr>
                <w:rFonts w:asciiTheme="majorHAnsi" w:hAnsiTheme="majorHAnsi" w:cstheme="majorHAnsi"/>
                <w:lang w:val="en-GB"/>
              </w:rPr>
            </w:pPr>
          </w:p>
        </w:tc>
        <w:tc>
          <w:tcPr>
            <w:tcW w:w="5109" w:type="dxa"/>
          </w:tcPr>
          <w:p w14:paraId="53600D6C" w14:textId="77777777" w:rsidR="007C3EF6" w:rsidRPr="001F59EC" w:rsidRDefault="007C3EF6">
            <w:pPr>
              <w:rPr>
                <w:rFonts w:asciiTheme="majorHAnsi" w:hAnsiTheme="majorHAnsi" w:cstheme="majorHAnsi"/>
                <w:lang w:val="en-GB"/>
              </w:rPr>
            </w:pPr>
          </w:p>
        </w:tc>
        <w:tc>
          <w:tcPr>
            <w:tcW w:w="1123" w:type="dxa"/>
          </w:tcPr>
          <w:p w14:paraId="26EFC8BE" w14:textId="77777777" w:rsidR="007C3EF6" w:rsidRPr="001F59EC" w:rsidRDefault="007C3EF6">
            <w:pPr>
              <w:rPr>
                <w:rFonts w:asciiTheme="majorHAnsi" w:hAnsiTheme="majorHAnsi" w:cstheme="majorHAnsi"/>
                <w:lang w:val="en-GB"/>
              </w:rPr>
            </w:pPr>
          </w:p>
        </w:tc>
      </w:tr>
      <w:tr w:rsidR="007C3EF6" w:rsidRPr="001F59EC" w14:paraId="7748A3BC" w14:textId="77777777">
        <w:tc>
          <w:tcPr>
            <w:tcW w:w="1082" w:type="dxa"/>
          </w:tcPr>
          <w:p w14:paraId="6C03C50F" w14:textId="77777777" w:rsidR="007C3EF6" w:rsidRPr="001F59EC" w:rsidRDefault="007C3EF6">
            <w:pPr>
              <w:rPr>
                <w:rFonts w:asciiTheme="majorHAnsi" w:hAnsiTheme="majorHAnsi" w:cstheme="majorHAnsi"/>
                <w:lang w:val="en-GB"/>
              </w:rPr>
            </w:pPr>
          </w:p>
        </w:tc>
        <w:tc>
          <w:tcPr>
            <w:tcW w:w="1748" w:type="dxa"/>
          </w:tcPr>
          <w:p w14:paraId="67ABC004" w14:textId="77777777" w:rsidR="007C3EF6" w:rsidRPr="001F59EC" w:rsidRDefault="007C3EF6">
            <w:pPr>
              <w:rPr>
                <w:rFonts w:asciiTheme="majorHAnsi" w:hAnsiTheme="majorHAnsi" w:cstheme="majorHAnsi"/>
                <w:lang w:val="en-GB"/>
              </w:rPr>
            </w:pPr>
          </w:p>
        </w:tc>
        <w:tc>
          <w:tcPr>
            <w:tcW w:w="5109" w:type="dxa"/>
          </w:tcPr>
          <w:p w14:paraId="42F24520" w14:textId="77777777" w:rsidR="007C3EF6" w:rsidRPr="001F59EC" w:rsidRDefault="007C3EF6">
            <w:pPr>
              <w:pStyle w:val="Listenabsatz"/>
              <w:ind w:left="644"/>
              <w:rPr>
                <w:rFonts w:asciiTheme="majorHAnsi" w:hAnsiTheme="majorHAnsi" w:cstheme="majorHAnsi"/>
                <w:lang w:val="en-GB"/>
              </w:rPr>
            </w:pPr>
          </w:p>
        </w:tc>
        <w:tc>
          <w:tcPr>
            <w:tcW w:w="1123" w:type="dxa"/>
          </w:tcPr>
          <w:p w14:paraId="6352B723" w14:textId="77777777" w:rsidR="007C3EF6" w:rsidRPr="001F59EC" w:rsidRDefault="007C3EF6">
            <w:pPr>
              <w:rPr>
                <w:rFonts w:asciiTheme="majorHAnsi" w:hAnsiTheme="majorHAnsi" w:cstheme="majorHAnsi"/>
                <w:lang w:val="en-GB"/>
              </w:rPr>
            </w:pPr>
          </w:p>
        </w:tc>
      </w:tr>
      <w:tr w:rsidR="007C3EF6" w:rsidRPr="001F59EC" w14:paraId="0D53AB7B" w14:textId="77777777">
        <w:tc>
          <w:tcPr>
            <w:tcW w:w="1082" w:type="dxa"/>
          </w:tcPr>
          <w:p w14:paraId="38BE6453" w14:textId="77777777" w:rsidR="007C3EF6" w:rsidRPr="001F59EC" w:rsidRDefault="007C3EF6">
            <w:pPr>
              <w:rPr>
                <w:rFonts w:asciiTheme="majorHAnsi" w:hAnsiTheme="majorHAnsi" w:cstheme="majorHAnsi"/>
                <w:lang w:val="en-GB"/>
              </w:rPr>
            </w:pPr>
          </w:p>
        </w:tc>
        <w:tc>
          <w:tcPr>
            <w:tcW w:w="1748" w:type="dxa"/>
          </w:tcPr>
          <w:p w14:paraId="7B1B95E5" w14:textId="77777777" w:rsidR="007C3EF6" w:rsidRPr="001F59EC" w:rsidRDefault="007C3EF6">
            <w:pPr>
              <w:rPr>
                <w:rFonts w:asciiTheme="majorHAnsi" w:hAnsiTheme="majorHAnsi" w:cstheme="majorHAnsi"/>
                <w:lang w:val="en-GB"/>
              </w:rPr>
            </w:pPr>
          </w:p>
        </w:tc>
        <w:tc>
          <w:tcPr>
            <w:tcW w:w="5109" w:type="dxa"/>
          </w:tcPr>
          <w:p w14:paraId="6C5278E9" w14:textId="77777777" w:rsidR="007C3EF6" w:rsidRPr="001F59EC" w:rsidRDefault="007C3EF6">
            <w:pPr>
              <w:pStyle w:val="Listenabsatz"/>
              <w:ind w:left="644"/>
              <w:rPr>
                <w:rFonts w:asciiTheme="majorHAnsi" w:hAnsiTheme="majorHAnsi" w:cstheme="majorHAnsi"/>
              </w:rPr>
            </w:pPr>
          </w:p>
        </w:tc>
        <w:tc>
          <w:tcPr>
            <w:tcW w:w="1123" w:type="dxa"/>
          </w:tcPr>
          <w:p w14:paraId="32F57343" w14:textId="77777777" w:rsidR="007C3EF6" w:rsidRPr="001F59EC" w:rsidRDefault="007C3EF6">
            <w:pPr>
              <w:rPr>
                <w:rFonts w:asciiTheme="majorHAnsi" w:hAnsiTheme="majorHAnsi" w:cstheme="majorHAnsi"/>
                <w:lang w:val="en-GB"/>
              </w:rPr>
            </w:pPr>
          </w:p>
        </w:tc>
      </w:tr>
      <w:tr w:rsidR="007C3EF6" w:rsidRPr="001F59EC" w14:paraId="4E644237" w14:textId="77777777">
        <w:tc>
          <w:tcPr>
            <w:tcW w:w="1082" w:type="dxa"/>
          </w:tcPr>
          <w:p w14:paraId="5DE654DD" w14:textId="77777777" w:rsidR="007C3EF6" w:rsidRPr="001F59EC" w:rsidRDefault="007C3EF6">
            <w:pPr>
              <w:rPr>
                <w:rFonts w:asciiTheme="majorHAnsi" w:hAnsiTheme="majorHAnsi" w:cstheme="majorHAnsi"/>
                <w:lang w:val="en-GB"/>
              </w:rPr>
            </w:pPr>
          </w:p>
        </w:tc>
        <w:tc>
          <w:tcPr>
            <w:tcW w:w="1748" w:type="dxa"/>
          </w:tcPr>
          <w:p w14:paraId="6852918D" w14:textId="77777777" w:rsidR="007C3EF6" w:rsidRPr="001F59EC" w:rsidRDefault="007C3EF6">
            <w:pPr>
              <w:rPr>
                <w:rFonts w:asciiTheme="majorHAnsi" w:hAnsiTheme="majorHAnsi" w:cstheme="majorHAnsi"/>
                <w:lang w:val="en-GB"/>
              </w:rPr>
            </w:pPr>
          </w:p>
        </w:tc>
        <w:tc>
          <w:tcPr>
            <w:tcW w:w="5109" w:type="dxa"/>
          </w:tcPr>
          <w:p w14:paraId="42A6C44F" w14:textId="77777777" w:rsidR="007C3EF6" w:rsidRPr="001F59EC" w:rsidRDefault="007C3EF6">
            <w:pPr>
              <w:rPr>
                <w:rFonts w:asciiTheme="majorHAnsi" w:eastAsia="Times New Roman" w:hAnsiTheme="majorHAnsi" w:cstheme="majorHAnsi"/>
                <w:color w:val="000000"/>
              </w:rPr>
            </w:pPr>
          </w:p>
        </w:tc>
        <w:tc>
          <w:tcPr>
            <w:tcW w:w="1123" w:type="dxa"/>
          </w:tcPr>
          <w:p w14:paraId="12C5EEBB" w14:textId="77777777" w:rsidR="007C3EF6" w:rsidRPr="001F59EC" w:rsidRDefault="007C3EF6">
            <w:pPr>
              <w:rPr>
                <w:rFonts w:asciiTheme="majorHAnsi" w:hAnsiTheme="majorHAnsi" w:cstheme="majorHAnsi"/>
                <w:lang w:val="en-GB"/>
              </w:rPr>
            </w:pPr>
          </w:p>
        </w:tc>
      </w:tr>
    </w:tbl>
    <w:p w14:paraId="59F41C62" w14:textId="31306288" w:rsidR="003E317F" w:rsidRPr="001F59EC" w:rsidRDefault="003E317F" w:rsidP="003E317F">
      <w:pPr>
        <w:rPr>
          <w:rFonts w:asciiTheme="majorHAnsi" w:hAnsiTheme="majorHAnsi" w:cstheme="majorHAnsi"/>
          <w:b/>
          <w:sz w:val="28"/>
          <w:szCs w:val="28"/>
          <w:lang w:val="en-US"/>
        </w:rPr>
      </w:pPr>
    </w:p>
    <w:p w14:paraId="78DF3508" w14:textId="77777777" w:rsidR="003143B6" w:rsidRPr="001F59EC" w:rsidRDefault="003143B6" w:rsidP="003E317F">
      <w:pPr>
        <w:rPr>
          <w:rFonts w:asciiTheme="majorHAnsi" w:hAnsiTheme="majorHAnsi" w:cstheme="majorHAnsi"/>
          <w:b/>
          <w:sz w:val="28"/>
          <w:szCs w:val="28"/>
          <w:lang w:val="en-US"/>
        </w:rPr>
      </w:pPr>
    </w:p>
    <w:p w14:paraId="2498BB8D" w14:textId="77777777" w:rsidR="00203C99" w:rsidRPr="001F59EC" w:rsidRDefault="00203C99">
      <w:pPr>
        <w:rPr>
          <w:rFonts w:asciiTheme="majorHAnsi" w:hAnsiTheme="majorHAnsi" w:cstheme="majorHAnsi"/>
          <w:b/>
          <w:sz w:val="28"/>
          <w:szCs w:val="28"/>
          <w:lang w:val="en-US"/>
        </w:rPr>
      </w:pPr>
      <w:r w:rsidRPr="001F59EC">
        <w:rPr>
          <w:rFonts w:asciiTheme="majorHAnsi" w:hAnsiTheme="majorHAnsi" w:cstheme="majorHAnsi"/>
          <w:lang w:val="en-US"/>
        </w:rPr>
        <w:br w:type="page"/>
      </w:r>
    </w:p>
    <w:p w14:paraId="04F1C1BC" w14:textId="5BAA0543" w:rsidR="003E317F" w:rsidRPr="001F59EC" w:rsidRDefault="1906600E" w:rsidP="6B06F679">
      <w:pPr>
        <w:pStyle w:val="berschrift1"/>
        <w:rPr>
          <w:rFonts w:asciiTheme="majorHAnsi" w:hAnsiTheme="majorHAnsi" w:cstheme="majorBidi"/>
          <w:lang w:val="en-US"/>
        </w:rPr>
      </w:pPr>
      <w:bookmarkStart w:id="632" w:name="_Toc1426265997"/>
      <w:r w:rsidRPr="6B06F679">
        <w:rPr>
          <w:rFonts w:asciiTheme="majorHAnsi" w:hAnsiTheme="majorHAnsi" w:cstheme="majorBidi"/>
          <w:lang w:val="en-US"/>
        </w:rPr>
        <w:lastRenderedPageBreak/>
        <w:t>Backup OnPrem BIG Dortmund</w:t>
      </w:r>
      <w:bookmarkEnd w:id="632"/>
    </w:p>
    <w:p w14:paraId="49A1EC83" w14:textId="77777777" w:rsidR="003E317F" w:rsidRPr="001F59EC" w:rsidRDefault="003E317F" w:rsidP="003E317F">
      <w:pPr>
        <w:rPr>
          <w:rFonts w:asciiTheme="majorHAnsi" w:hAnsiTheme="majorHAnsi" w:cstheme="majorHAnsi"/>
          <w:lang w:val="en-US"/>
        </w:rPr>
      </w:pPr>
    </w:p>
    <w:p w14:paraId="63FB45AA" w14:textId="77777777" w:rsidR="003E317F" w:rsidRPr="001F59EC" w:rsidRDefault="1906600E" w:rsidP="6B06F679">
      <w:pPr>
        <w:pStyle w:val="berschrift3"/>
        <w:rPr>
          <w:rFonts w:asciiTheme="majorHAnsi" w:hAnsiTheme="majorHAnsi" w:cstheme="majorBidi"/>
          <w:lang w:val="en-GB"/>
        </w:rPr>
      </w:pPr>
      <w:bookmarkStart w:id="633" w:name="_Toc1370989358"/>
      <w:bookmarkStart w:id="634" w:name="_Toc72140285"/>
      <w:r w:rsidRPr="6B06F679">
        <w:rPr>
          <w:rFonts w:asciiTheme="majorHAnsi" w:hAnsiTheme="majorHAnsi" w:cstheme="majorBidi"/>
          <w:lang w:val="en-GB"/>
        </w:rPr>
        <w:t>Grafische Übersicht</w:t>
      </w:r>
      <w:bookmarkEnd w:id="633"/>
      <w:r w:rsidRPr="6B06F679">
        <w:rPr>
          <w:rFonts w:asciiTheme="majorHAnsi" w:hAnsiTheme="majorHAnsi" w:cstheme="majorBidi"/>
        </w:rPr>
        <w:t xml:space="preserve"> </w:t>
      </w:r>
      <w:bookmarkEnd w:id="634"/>
    </w:p>
    <w:p w14:paraId="39AC7010" w14:textId="68F24920" w:rsidR="003E317F" w:rsidRPr="001F59EC" w:rsidRDefault="0084594D" w:rsidP="003E317F">
      <w:pPr>
        <w:rPr>
          <w:rFonts w:asciiTheme="majorHAnsi" w:hAnsiTheme="majorHAnsi" w:cstheme="majorHAnsi"/>
          <w:lang w:val="en-GB"/>
        </w:rPr>
      </w:pPr>
      <w:r w:rsidRPr="001F59EC">
        <w:rPr>
          <w:rFonts w:asciiTheme="majorHAnsi" w:hAnsiTheme="majorHAnsi" w:cstheme="majorHAnsi"/>
          <w:noProof/>
          <w:lang w:val="en-GB"/>
        </w:rPr>
        <w:drawing>
          <wp:inline distT="0" distB="0" distL="0" distR="0" wp14:anchorId="31EC430B" wp14:editId="17ACCBE2">
            <wp:extent cx="5760720" cy="4147820"/>
            <wp:effectExtent l="0" t="0" r="0" b="5080"/>
            <wp:docPr id="48" name="Grafik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1"/>
                    <a:stretch>
                      <a:fillRect/>
                    </a:stretch>
                  </pic:blipFill>
                  <pic:spPr>
                    <a:xfrm>
                      <a:off x="0" y="0"/>
                      <a:ext cx="5760720" cy="4147820"/>
                    </a:xfrm>
                    <a:prstGeom prst="rect">
                      <a:avLst/>
                    </a:prstGeom>
                  </pic:spPr>
                </pic:pic>
              </a:graphicData>
            </a:graphic>
          </wp:inline>
        </w:drawing>
      </w:r>
    </w:p>
    <w:p w14:paraId="2E084522" w14:textId="77777777" w:rsidR="00DB116B" w:rsidRPr="001F59EC" w:rsidRDefault="00DB116B">
      <w:pPr>
        <w:rPr>
          <w:rFonts w:asciiTheme="majorHAnsi" w:hAnsiTheme="majorHAnsi" w:cstheme="majorHAnsi"/>
          <w:b/>
          <w:sz w:val="24"/>
          <w:szCs w:val="24"/>
          <w:lang w:val="en-GB"/>
        </w:rPr>
      </w:pPr>
      <w:bookmarkStart w:id="635" w:name="_Toc72140286"/>
      <w:r w:rsidRPr="001F59EC">
        <w:rPr>
          <w:rFonts w:asciiTheme="majorHAnsi" w:hAnsiTheme="majorHAnsi" w:cstheme="majorHAnsi"/>
          <w:lang w:val="en-GB"/>
        </w:rPr>
        <w:br w:type="page"/>
      </w:r>
    </w:p>
    <w:p w14:paraId="2753DF78" w14:textId="1AAB05C0" w:rsidR="003E317F" w:rsidRPr="001F59EC" w:rsidRDefault="1906600E" w:rsidP="6B06F679">
      <w:pPr>
        <w:pStyle w:val="berschrift3"/>
        <w:rPr>
          <w:rFonts w:asciiTheme="majorHAnsi" w:hAnsiTheme="majorHAnsi" w:cstheme="majorBidi"/>
          <w:lang w:val="en-GB"/>
        </w:rPr>
      </w:pPr>
      <w:bookmarkStart w:id="636" w:name="_Toc1246060613"/>
      <w:r w:rsidRPr="6B06F679">
        <w:rPr>
          <w:rFonts w:asciiTheme="majorHAnsi" w:hAnsiTheme="majorHAnsi" w:cstheme="majorBidi"/>
          <w:lang w:val="en-GB"/>
        </w:rPr>
        <w:lastRenderedPageBreak/>
        <w:t>Beschreibung der Grafik</w:t>
      </w:r>
      <w:bookmarkEnd w:id="635"/>
      <w:bookmarkEnd w:id="636"/>
    </w:p>
    <w:p w14:paraId="57B0C746" w14:textId="79FC9338"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Im Dortmunder Standort der BIG gibt es eine VMware Umgebung. Die Datenspeicher der VMware Umgebung befinden sich auf einer Netapp. Alle VMs OnPrem der BIG laufen in der VMware Umgebung.</w:t>
      </w:r>
    </w:p>
    <w:p w14:paraId="33D9A99D" w14:textId="5F831D7F"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Für die Datensicherung OnPrem gibt es einen virtuellen Server, der als Commvault Media Agent läuft. Dieser Media Agent befindet sich im selben Cluster, wie auch die produktiven VMs. Der Server hat für die Sicherung OnPrem virtuelle Disks aus dem Datastore angebunden. Eine Disk für die Disklibrary und die andere für die Dedupdatenbank.</w:t>
      </w:r>
    </w:p>
    <w:p w14:paraId="404CB611" w14:textId="41511CDE"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Die Sicherung der VM erfolgt vor Ort in die Disklibrary und  wird anschließend als Zusatzkopie nach Frankfurt transportiert.</w:t>
      </w:r>
    </w:p>
    <w:p w14:paraId="59F16F55" w14:textId="77777777"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Die Sicherungdaten OnPrem werden durch den Media Agent dedupliziert.</w:t>
      </w:r>
    </w:p>
    <w:p w14:paraId="1E4902D2" w14:textId="77777777" w:rsidR="003E317F" w:rsidRPr="001F59EC" w:rsidRDefault="1906600E" w:rsidP="1906600E">
      <w:pPr>
        <w:rPr>
          <w:rFonts w:asciiTheme="majorHAnsi" w:hAnsiTheme="majorHAnsi" w:cstheme="majorHAnsi"/>
          <w:color w:val="262626" w:themeColor="text1"/>
        </w:rPr>
      </w:pPr>
      <w:r w:rsidRPr="001F59EC">
        <w:rPr>
          <w:rFonts w:asciiTheme="majorHAnsi" w:hAnsiTheme="majorHAnsi" w:cstheme="majorHAnsi"/>
          <w:color w:val="262626" w:themeColor="text1"/>
        </w:rPr>
        <w:t>Bei der Übertragung nach Frankfurt werden vom Media Agent On Prem nur noch geänderte Blöcke über die Leitung gesendet.</w:t>
      </w:r>
    </w:p>
    <w:p w14:paraId="71FDFE30" w14:textId="77777777" w:rsidR="003E317F" w:rsidRPr="001F59EC" w:rsidRDefault="003E317F" w:rsidP="003E317F">
      <w:pPr>
        <w:rPr>
          <w:rFonts w:asciiTheme="majorHAnsi" w:hAnsiTheme="majorHAnsi" w:cstheme="majorHAnsi"/>
          <w:color w:val="000000"/>
        </w:rPr>
      </w:pPr>
    </w:p>
    <w:p w14:paraId="380D77B7" w14:textId="77777777" w:rsidR="003E317F" w:rsidRPr="001F59EC" w:rsidRDefault="1906600E" w:rsidP="6B06F679">
      <w:pPr>
        <w:pStyle w:val="berschrift3"/>
        <w:rPr>
          <w:rFonts w:asciiTheme="majorHAnsi" w:hAnsiTheme="majorHAnsi" w:cstheme="majorBidi"/>
        </w:rPr>
      </w:pPr>
      <w:bookmarkStart w:id="637" w:name="_Toc72140287"/>
      <w:bookmarkStart w:id="638" w:name="_Toc1657805123"/>
      <w:r w:rsidRPr="6B06F679">
        <w:rPr>
          <w:rFonts w:asciiTheme="majorHAnsi" w:hAnsiTheme="majorHAnsi" w:cstheme="majorBidi"/>
        </w:rPr>
        <w:t>Commvault Media Agent OnPrem</w:t>
      </w:r>
      <w:bookmarkEnd w:id="637"/>
      <w:bookmarkEnd w:id="638"/>
    </w:p>
    <w:tbl>
      <w:tblPr>
        <w:tblW w:w="0" w:type="auto"/>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1E0" w:firstRow="1" w:lastRow="1" w:firstColumn="1" w:lastColumn="1" w:noHBand="0" w:noVBand="0"/>
      </w:tblPr>
      <w:tblGrid>
        <w:gridCol w:w="3453"/>
        <w:gridCol w:w="2816"/>
        <w:gridCol w:w="2795"/>
      </w:tblGrid>
      <w:tr w:rsidR="003E317F" w:rsidRPr="001F59EC" w14:paraId="7B9C8EB2" w14:textId="77777777" w:rsidTr="218DE66B">
        <w:tc>
          <w:tcPr>
            <w:tcW w:w="3453" w:type="dxa"/>
            <w:shd w:val="clear" w:color="auto" w:fill="C00000"/>
          </w:tcPr>
          <w:p w14:paraId="77B6801E"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Hostname</w:t>
            </w:r>
          </w:p>
        </w:tc>
        <w:tc>
          <w:tcPr>
            <w:tcW w:w="2816" w:type="dxa"/>
            <w:shd w:val="clear" w:color="auto" w:fill="C00000"/>
          </w:tcPr>
          <w:p w14:paraId="2F5DFA88"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IP</w:t>
            </w:r>
          </w:p>
        </w:tc>
        <w:tc>
          <w:tcPr>
            <w:tcW w:w="2795" w:type="dxa"/>
            <w:shd w:val="clear" w:color="auto" w:fill="C00000"/>
          </w:tcPr>
          <w:p w14:paraId="43610228" w14:textId="77777777" w:rsidR="003E317F" w:rsidRPr="001F59EC" w:rsidRDefault="1906600E" w:rsidP="1906600E">
            <w:pPr>
              <w:pStyle w:val="TableHeading"/>
              <w:rPr>
                <w:rFonts w:asciiTheme="majorHAnsi" w:hAnsiTheme="majorHAnsi" w:cstheme="majorHAnsi"/>
                <w:sz w:val="20"/>
                <w:szCs w:val="20"/>
                <w:lang w:val="de-DE"/>
              </w:rPr>
            </w:pPr>
            <w:r w:rsidRPr="001F59EC">
              <w:rPr>
                <w:rFonts w:asciiTheme="majorHAnsi" w:hAnsiTheme="majorHAnsi" w:cstheme="majorHAnsi"/>
                <w:sz w:val="20"/>
                <w:szCs w:val="20"/>
                <w:lang w:val="de-DE"/>
              </w:rPr>
              <w:t>Funktion</w:t>
            </w:r>
          </w:p>
        </w:tc>
      </w:tr>
      <w:tr w:rsidR="003E317F" w:rsidRPr="001F59EC" w14:paraId="16E93812" w14:textId="77777777" w:rsidTr="218DE66B">
        <w:tc>
          <w:tcPr>
            <w:tcW w:w="3453" w:type="dxa"/>
          </w:tcPr>
          <w:p w14:paraId="401B3E85" w14:textId="5EE71DE0" w:rsidR="003E317F" w:rsidRPr="001F59EC" w:rsidRDefault="1906600E" w:rsidP="1906600E">
            <w:pPr>
              <w:pStyle w:val="TableText"/>
              <w:rPr>
                <w:rFonts w:asciiTheme="majorHAnsi" w:hAnsiTheme="majorHAnsi" w:cstheme="majorHAnsi"/>
                <w:sz w:val="20"/>
                <w:szCs w:val="20"/>
                <w:lang w:val="de-DE"/>
              </w:rPr>
            </w:pPr>
            <w:r w:rsidRPr="001F59EC">
              <w:rPr>
                <w:rFonts w:asciiTheme="majorHAnsi" w:hAnsiTheme="majorHAnsi" w:cstheme="majorHAnsi"/>
                <w:sz w:val="20"/>
                <w:szCs w:val="20"/>
              </w:rPr>
              <w:t>Big-vback01.big.krankenkasse.de</w:t>
            </w:r>
          </w:p>
        </w:tc>
        <w:tc>
          <w:tcPr>
            <w:tcW w:w="2816" w:type="dxa"/>
          </w:tcPr>
          <w:p w14:paraId="703A57E5" w14:textId="7BBCF25E" w:rsidR="003E317F" w:rsidRPr="001F59EC" w:rsidRDefault="218DE66B" w:rsidP="218DE66B">
            <w:pPr>
              <w:spacing w:after="0" w:line="240" w:lineRule="auto"/>
              <w:rPr>
                <w:rFonts w:asciiTheme="majorHAnsi" w:eastAsia="Times New Roman" w:hAnsiTheme="majorHAnsi" w:cstheme="majorHAnsi"/>
                <w:sz w:val="21"/>
                <w:szCs w:val="21"/>
                <w:lang w:eastAsia="de-DE"/>
              </w:rPr>
            </w:pPr>
            <w:r w:rsidRPr="001F59EC">
              <w:rPr>
                <w:rFonts w:asciiTheme="majorHAnsi" w:eastAsia="Times New Roman" w:hAnsiTheme="majorHAnsi" w:cstheme="majorHAnsi"/>
                <w:sz w:val="21"/>
                <w:szCs w:val="21"/>
                <w:lang w:eastAsia="de-DE"/>
              </w:rPr>
              <w:t>10.100.10.143</w:t>
            </w:r>
          </w:p>
        </w:tc>
        <w:tc>
          <w:tcPr>
            <w:tcW w:w="2795" w:type="dxa"/>
          </w:tcPr>
          <w:p w14:paraId="094AD565" w14:textId="77777777" w:rsidR="003E317F" w:rsidRPr="001F59EC" w:rsidRDefault="1906600E" w:rsidP="1906600E">
            <w:pPr>
              <w:pStyle w:val="TableText"/>
              <w:rPr>
                <w:rFonts w:asciiTheme="majorHAnsi" w:hAnsiTheme="majorHAnsi" w:cstheme="majorHAnsi"/>
                <w:sz w:val="20"/>
                <w:szCs w:val="20"/>
              </w:rPr>
            </w:pPr>
            <w:r w:rsidRPr="001F59EC">
              <w:rPr>
                <w:rFonts w:asciiTheme="majorHAnsi" w:hAnsiTheme="majorHAnsi" w:cstheme="majorHAnsi"/>
                <w:sz w:val="20"/>
                <w:szCs w:val="20"/>
              </w:rPr>
              <w:t>Media Agent OnPrem</w:t>
            </w:r>
          </w:p>
        </w:tc>
      </w:tr>
    </w:tbl>
    <w:p w14:paraId="2C0D9353" w14:textId="6FF556BB" w:rsidR="003E317F" w:rsidRPr="001F59EC" w:rsidRDefault="003E317F" w:rsidP="003E317F">
      <w:pPr>
        <w:rPr>
          <w:rFonts w:asciiTheme="majorHAnsi" w:hAnsiTheme="majorHAnsi" w:cstheme="majorHAnsi"/>
          <w:b/>
          <w:sz w:val="24"/>
          <w:szCs w:val="24"/>
        </w:rPr>
      </w:pPr>
      <w:bookmarkStart w:id="639" w:name="_Toc72140288"/>
    </w:p>
    <w:p w14:paraId="1FD9A9E0" w14:textId="77777777" w:rsidR="003E317F" w:rsidRPr="001F59EC" w:rsidRDefault="1906600E" w:rsidP="6B06F679">
      <w:pPr>
        <w:pStyle w:val="berschrift3"/>
        <w:rPr>
          <w:rFonts w:asciiTheme="majorHAnsi" w:hAnsiTheme="majorHAnsi" w:cstheme="majorBidi"/>
        </w:rPr>
      </w:pPr>
      <w:bookmarkStart w:id="640" w:name="_Toc77723709"/>
      <w:r w:rsidRPr="6B06F679">
        <w:rPr>
          <w:rFonts w:asciiTheme="majorHAnsi" w:hAnsiTheme="majorHAnsi" w:cstheme="majorBidi"/>
        </w:rPr>
        <w:t>Disklibrary</w:t>
      </w:r>
      <w:bookmarkEnd w:id="639"/>
      <w:bookmarkEnd w:id="640"/>
    </w:p>
    <w:p w14:paraId="7C56BE3A" w14:textId="004E67D1" w:rsidR="003E317F" w:rsidRPr="001F59EC" w:rsidRDefault="1906600E" w:rsidP="003E317F">
      <w:pPr>
        <w:rPr>
          <w:rFonts w:asciiTheme="majorHAnsi" w:hAnsiTheme="majorHAnsi" w:cstheme="majorHAnsi"/>
        </w:rPr>
      </w:pPr>
      <w:r w:rsidRPr="001F59EC">
        <w:rPr>
          <w:rFonts w:asciiTheme="majorHAnsi" w:hAnsiTheme="majorHAnsi" w:cstheme="majorHAnsi"/>
        </w:rPr>
        <w:t>Die Disklibrary ist fest einem Laufwerkbuchstaben zugewiesen.</w:t>
      </w:r>
    </w:p>
    <w:p w14:paraId="26CCBEB1"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Darstellung / Konfiguration am Media Agent</w:t>
      </w:r>
    </w:p>
    <w:p w14:paraId="17BC5D73" w14:textId="6065C674" w:rsidR="003E317F" w:rsidRPr="001F59EC" w:rsidRDefault="009E5827" w:rsidP="003E317F">
      <w:pPr>
        <w:rPr>
          <w:rFonts w:asciiTheme="majorHAnsi" w:hAnsiTheme="majorHAnsi" w:cstheme="majorHAnsi"/>
        </w:rPr>
      </w:pPr>
      <w:r w:rsidRPr="001F59EC">
        <w:rPr>
          <w:rFonts w:asciiTheme="majorHAnsi" w:hAnsiTheme="majorHAnsi" w:cstheme="majorHAnsi"/>
          <w:noProof/>
        </w:rPr>
        <w:drawing>
          <wp:inline distT="0" distB="0" distL="0" distR="0" wp14:anchorId="3B7B2DF4" wp14:editId="112AD54A">
            <wp:extent cx="4255770" cy="2317406"/>
            <wp:effectExtent l="0" t="0" r="0" b="6985"/>
            <wp:docPr id="51" name="Grafik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2"/>
                    <a:stretch>
                      <a:fillRect/>
                    </a:stretch>
                  </pic:blipFill>
                  <pic:spPr>
                    <a:xfrm>
                      <a:off x="0" y="0"/>
                      <a:ext cx="4262213" cy="2320914"/>
                    </a:xfrm>
                    <a:prstGeom prst="rect">
                      <a:avLst/>
                    </a:prstGeom>
                  </pic:spPr>
                </pic:pic>
              </a:graphicData>
            </a:graphic>
          </wp:inline>
        </w:drawing>
      </w:r>
    </w:p>
    <w:p w14:paraId="3059D3C1" w14:textId="77777777" w:rsidR="003E317F" w:rsidRPr="001F59EC" w:rsidRDefault="003E317F" w:rsidP="003E317F">
      <w:pPr>
        <w:rPr>
          <w:rFonts w:asciiTheme="majorHAnsi" w:hAnsiTheme="majorHAnsi" w:cstheme="majorHAnsi"/>
        </w:rPr>
      </w:pPr>
    </w:p>
    <w:p w14:paraId="011D57D4" w14:textId="2F4ED2E6" w:rsidR="003E317F" w:rsidRPr="001F59EC" w:rsidRDefault="009E5827" w:rsidP="003E317F">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7DFD9A57" wp14:editId="1654AD31">
            <wp:extent cx="1745673" cy="1200150"/>
            <wp:effectExtent l="0" t="0" r="6985" b="0"/>
            <wp:docPr id="52" name="Grafik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3"/>
                    <a:stretch>
                      <a:fillRect/>
                    </a:stretch>
                  </pic:blipFill>
                  <pic:spPr>
                    <a:xfrm>
                      <a:off x="0" y="0"/>
                      <a:ext cx="1746374" cy="1200632"/>
                    </a:xfrm>
                    <a:prstGeom prst="rect">
                      <a:avLst/>
                    </a:prstGeom>
                  </pic:spPr>
                </pic:pic>
              </a:graphicData>
            </a:graphic>
          </wp:inline>
        </w:drawing>
      </w:r>
    </w:p>
    <w:p w14:paraId="0DFC1E04" w14:textId="77777777" w:rsidR="009E5827" w:rsidRPr="001F59EC" w:rsidRDefault="009E5827" w:rsidP="003E317F">
      <w:pPr>
        <w:rPr>
          <w:rFonts w:asciiTheme="majorHAnsi" w:hAnsiTheme="majorHAnsi" w:cstheme="majorHAnsi"/>
        </w:rPr>
      </w:pPr>
    </w:p>
    <w:p w14:paraId="5DBF02C8" w14:textId="4984FD74" w:rsidR="003E317F" w:rsidRPr="001F59EC" w:rsidRDefault="1906600E" w:rsidP="003E317F">
      <w:pPr>
        <w:rPr>
          <w:rFonts w:asciiTheme="majorHAnsi" w:hAnsiTheme="majorHAnsi" w:cstheme="majorHAnsi"/>
        </w:rPr>
      </w:pPr>
      <w:r w:rsidRPr="001F59EC">
        <w:rPr>
          <w:rFonts w:asciiTheme="majorHAnsi" w:hAnsiTheme="majorHAnsi" w:cstheme="majorHAnsi"/>
        </w:rPr>
        <w:t>Darstellung in Commvault</w:t>
      </w:r>
    </w:p>
    <w:p w14:paraId="03DA974A" w14:textId="5F555328" w:rsidR="003E317F" w:rsidRPr="001F59EC" w:rsidRDefault="009E5827" w:rsidP="003E317F">
      <w:pPr>
        <w:rPr>
          <w:rFonts w:asciiTheme="majorHAnsi" w:hAnsiTheme="majorHAnsi" w:cstheme="majorHAnsi"/>
        </w:rPr>
      </w:pPr>
      <w:r w:rsidRPr="001F59EC">
        <w:rPr>
          <w:rFonts w:asciiTheme="majorHAnsi" w:hAnsiTheme="majorHAnsi" w:cstheme="majorHAnsi"/>
          <w:noProof/>
        </w:rPr>
        <w:drawing>
          <wp:inline distT="0" distB="0" distL="0" distR="0" wp14:anchorId="676402E4" wp14:editId="02CFCB1C">
            <wp:extent cx="4067743" cy="304843"/>
            <wp:effectExtent l="0" t="0" r="0" b="0"/>
            <wp:docPr id="53" name="Grafik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4"/>
                    <a:stretch>
                      <a:fillRect/>
                    </a:stretch>
                  </pic:blipFill>
                  <pic:spPr>
                    <a:xfrm>
                      <a:off x="0" y="0"/>
                      <a:ext cx="4067743" cy="304843"/>
                    </a:xfrm>
                    <a:prstGeom prst="rect">
                      <a:avLst/>
                    </a:prstGeom>
                  </pic:spPr>
                </pic:pic>
              </a:graphicData>
            </a:graphic>
          </wp:inline>
        </w:drawing>
      </w:r>
    </w:p>
    <w:p w14:paraId="73EAAEA6" w14:textId="77777777" w:rsidR="003E317F" w:rsidRPr="001F59EC" w:rsidRDefault="003E317F" w:rsidP="003E317F">
      <w:pPr>
        <w:rPr>
          <w:rFonts w:asciiTheme="majorHAnsi" w:hAnsiTheme="majorHAnsi" w:cstheme="majorHAnsi"/>
        </w:rPr>
      </w:pPr>
    </w:p>
    <w:p w14:paraId="0D3AFC10" w14:textId="77777777" w:rsidR="003E317F" w:rsidRPr="001F59EC" w:rsidRDefault="003E317F" w:rsidP="003E317F">
      <w:pPr>
        <w:rPr>
          <w:rFonts w:asciiTheme="majorHAnsi" w:hAnsiTheme="majorHAnsi" w:cstheme="majorHAnsi"/>
        </w:rPr>
      </w:pPr>
    </w:p>
    <w:p w14:paraId="2AE498B4" w14:textId="77777777" w:rsidR="003E317F" w:rsidRPr="001F59EC" w:rsidRDefault="003E317F" w:rsidP="003E317F">
      <w:pPr>
        <w:rPr>
          <w:rFonts w:asciiTheme="majorHAnsi" w:hAnsiTheme="majorHAnsi" w:cstheme="majorHAnsi"/>
        </w:rPr>
      </w:pPr>
    </w:p>
    <w:p w14:paraId="1EC2EF49" w14:textId="77777777" w:rsidR="003E317F" w:rsidRPr="001F59EC" w:rsidRDefault="1906600E" w:rsidP="6B06F679">
      <w:pPr>
        <w:pStyle w:val="berschrift3"/>
        <w:rPr>
          <w:rFonts w:asciiTheme="majorHAnsi" w:hAnsiTheme="majorHAnsi" w:cstheme="majorBidi"/>
        </w:rPr>
      </w:pPr>
      <w:bookmarkStart w:id="641" w:name="_Toc72140289"/>
      <w:bookmarkStart w:id="642" w:name="_Toc608086590"/>
      <w:r w:rsidRPr="6B06F679">
        <w:rPr>
          <w:rFonts w:asciiTheme="majorHAnsi" w:hAnsiTheme="majorHAnsi" w:cstheme="majorBidi"/>
        </w:rPr>
        <w:t>Commvault Storage Policy OnPrem</w:t>
      </w:r>
      <w:bookmarkEnd w:id="641"/>
      <w:bookmarkEnd w:id="642"/>
    </w:p>
    <w:p w14:paraId="76B0E4C5"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Storage Policy: 0018_C-BIG_OnPrem_to_ahd_Default</w:t>
      </w:r>
    </w:p>
    <w:p w14:paraId="7B455B1D"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Primary Copy</w:t>
      </w:r>
    </w:p>
    <w:tbl>
      <w:tblPr>
        <w:tblStyle w:val="ahdFormatvorlage1"/>
        <w:tblW w:w="0" w:type="auto"/>
        <w:tblLook w:val="04A0" w:firstRow="1" w:lastRow="0" w:firstColumn="1" w:lastColumn="0" w:noHBand="0" w:noVBand="1"/>
      </w:tblPr>
      <w:tblGrid>
        <w:gridCol w:w="4530"/>
        <w:gridCol w:w="4530"/>
      </w:tblGrid>
      <w:tr w:rsidR="00CF5C4B" w:rsidRPr="001F59EC" w14:paraId="4FAFD1DC"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EC569F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shd w:val="clear" w:color="auto" w:fill="FFFFFF" w:themeFill="background1"/>
          </w:tcPr>
          <w:p w14:paraId="667FCB86" w14:textId="77777777" w:rsidR="00CF5C4B" w:rsidRPr="001F59EC" w:rsidRDefault="00CF5C4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auto"/>
                <w:lang w:val="en-GB"/>
              </w:rPr>
            </w:pPr>
            <w:r w:rsidRPr="001F59EC">
              <w:rPr>
                <w:rFonts w:asciiTheme="majorHAnsi" w:hAnsiTheme="majorHAnsi" w:cstheme="majorHAnsi"/>
                <w:color w:val="auto"/>
                <w:lang w:val="en-GB"/>
              </w:rPr>
              <w:t>Yes</w:t>
            </w:r>
          </w:p>
        </w:tc>
      </w:tr>
      <w:tr w:rsidR="00CF5C4B" w:rsidRPr="001F59EC" w14:paraId="245E798B" w14:textId="77777777">
        <w:tc>
          <w:tcPr>
            <w:cnfStyle w:val="001000000000" w:firstRow="0" w:lastRow="0" w:firstColumn="1" w:lastColumn="0" w:oddVBand="0" w:evenVBand="0" w:oddHBand="0" w:evenHBand="0" w:firstRowFirstColumn="0" w:firstRowLastColumn="0" w:lastRowFirstColumn="0" w:lastRowLastColumn="0"/>
            <w:tcW w:w="4530" w:type="dxa"/>
          </w:tcPr>
          <w:p w14:paraId="2712BA4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Client Side Dedup</w:t>
            </w:r>
          </w:p>
        </w:tc>
        <w:tc>
          <w:tcPr>
            <w:tcW w:w="4530" w:type="dxa"/>
          </w:tcPr>
          <w:p w14:paraId="1480984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CF5C4B" w:rsidRPr="001F59EC" w14:paraId="01601526"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769813E"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lokale DDB</w:t>
            </w:r>
          </w:p>
        </w:tc>
        <w:tc>
          <w:tcPr>
            <w:tcW w:w="4530" w:type="dxa"/>
          </w:tcPr>
          <w:p w14:paraId="059006C3"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rPr>
            </w:pPr>
            <w:r w:rsidRPr="001F59EC">
              <w:rPr>
                <w:rFonts w:asciiTheme="majorHAnsi" w:hAnsiTheme="majorHAnsi" w:cstheme="majorHAnsi"/>
              </w:rPr>
              <w:t>Yes</w:t>
            </w:r>
          </w:p>
        </w:tc>
      </w:tr>
      <w:tr w:rsidR="00CF5C4B" w:rsidRPr="001F59EC" w14:paraId="0ACE74A9" w14:textId="77777777">
        <w:tc>
          <w:tcPr>
            <w:cnfStyle w:val="001000000000" w:firstRow="0" w:lastRow="0" w:firstColumn="1" w:lastColumn="0" w:oddVBand="0" w:evenVBand="0" w:oddHBand="0" w:evenHBand="0" w:firstRowFirstColumn="0" w:firstRowLastColumn="0" w:lastRowFirstColumn="0" w:lastRowLastColumn="0"/>
            <w:tcW w:w="4530" w:type="dxa"/>
          </w:tcPr>
          <w:p w14:paraId="5E181005"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Streams</w:t>
            </w:r>
          </w:p>
        </w:tc>
        <w:tc>
          <w:tcPr>
            <w:tcW w:w="4530" w:type="dxa"/>
          </w:tcPr>
          <w:p w14:paraId="5C2B7904"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100</w:t>
            </w:r>
          </w:p>
        </w:tc>
      </w:tr>
      <w:tr w:rsidR="00CF5C4B" w:rsidRPr="001F59EC" w14:paraId="67B08E8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D5E2195"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0F3B0EB9"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7/0</w:t>
            </w:r>
          </w:p>
        </w:tc>
      </w:tr>
      <w:tr w:rsidR="00CF5C4B" w:rsidRPr="001F59EC" w14:paraId="360F0122" w14:textId="77777777">
        <w:tc>
          <w:tcPr>
            <w:cnfStyle w:val="001000000000" w:firstRow="0" w:lastRow="0" w:firstColumn="1" w:lastColumn="0" w:oddVBand="0" w:evenVBand="0" w:oddHBand="0" w:evenHBand="0" w:firstRowFirstColumn="0" w:firstRowLastColumn="0" w:lastRowFirstColumn="0" w:lastRowLastColumn="0"/>
            <w:tcW w:w="4530" w:type="dxa"/>
          </w:tcPr>
          <w:p w14:paraId="7B5870CF"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0AECB601"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01-OnPrem</w:t>
            </w:r>
          </w:p>
        </w:tc>
      </w:tr>
      <w:tr w:rsidR="00CF5C4B" w:rsidRPr="001F59EC" w14:paraId="0943E405"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78AB34B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5B132A20"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CF5C4B" w:rsidRPr="001F59EC" w14:paraId="54B44F99" w14:textId="77777777">
        <w:tc>
          <w:tcPr>
            <w:cnfStyle w:val="001000000000" w:firstRow="0" w:lastRow="0" w:firstColumn="1" w:lastColumn="0" w:oddVBand="0" w:evenVBand="0" w:oddHBand="0" w:evenHBand="0" w:firstRowFirstColumn="0" w:firstRowLastColumn="0" w:lastRowFirstColumn="0" w:lastRowLastColumn="0"/>
            <w:tcW w:w="4530" w:type="dxa"/>
          </w:tcPr>
          <w:p w14:paraId="0C8F57DB"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722A1D5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CF5C4B" w:rsidRPr="001F59EC" w14:paraId="132A9F8C"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245E7507"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56BC5C37"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7 Tage</w:t>
            </w:r>
          </w:p>
        </w:tc>
      </w:tr>
      <w:tr w:rsidR="00CF5C4B" w:rsidRPr="001F59EC" w14:paraId="2F5FC9BA" w14:textId="77777777">
        <w:tc>
          <w:tcPr>
            <w:cnfStyle w:val="001000000000" w:firstRow="0" w:lastRow="0" w:firstColumn="1" w:lastColumn="0" w:oddVBand="0" w:evenVBand="0" w:oddHBand="0" w:evenHBand="0" w:firstRowFirstColumn="0" w:firstRowLastColumn="0" w:lastRowFirstColumn="0" w:lastRowLastColumn="0"/>
            <w:tcW w:w="4530" w:type="dxa"/>
          </w:tcPr>
          <w:p w14:paraId="6537711C"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1AFB224E"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bl>
    <w:p w14:paraId="08CAB1AD" w14:textId="77777777" w:rsidR="00CF5C4B" w:rsidRPr="001F59EC" w:rsidRDefault="00CF5C4B" w:rsidP="00CF5C4B">
      <w:pPr>
        <w:rPr>
          <w:rFonts w:asciiTheme="majorHAnsi" w:hAnsiTheme="majorHAnsi" w:cstheme="majorHAnsi"/>
          <w:lang w:val="en-GB"/>
        </w:rPr>
      </w:pPr>
    </w:p>
    <w:p w14:paraId="630EE9CD" w14:textId="77777777" w:rsidR="00CF5C4B" w:rsidRPr="001F59EC" w:rsidRDefault="00CF5C4B" w:rsidP="00CF5C4B">
      <w:pPr>
        <w:rPr>
          <w:rFonts w:asciiTheme="majorHAnsi" w:hAnsiTheme="majorHAnsi" w:cstheme="majorHAnsi"/>
          <w:lang w:val="en-GB"/>
        </w:rPr>
      </w:pPr>
      <w:r w:rsidRPr="001F59EC">
        <w:rPr>
          <w:rFonts w:asciiTheme="majorHAnsi" w:hAnsiTheme="majorHAnsi" w:cstheme="majorHAnsi"/>
          <w:lang w:val="en-GB"/>
        </w:rPr>
        <w:t>Synchronous Copy</w:t>
      </w:r>
    </w:p>
    <w:tbl>
      <w:tblPr>
        <w:tblStyle w:val="ahdFormatvorlage1"/>
        <w:tblW w:w="0" w:type="auto"/>
        <w:tblLook w:val="04A0" w:firstRow="1" w:lastRow="0" w:firstColumn="1" w:lastColumn="0" w:noHBand="0" w:noVBand="1"/>
      </w:tblPr>
      <w:tblGrid>
        <w:gridCol w:w="4530"/>
        <w:gridCol w:w="4530"/>
      </w:tblGrid>
      <w:tr w:rsidR="00CF5C4B" w:rsidRPr="00E9680B" w14:paraId="5346FCB1"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E2C40E7"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w:t>
            </w:r>
          </w:p>
        </w:tc>
        <w:tc>
          <w:tcPr>
            <w:tcW w:w="4530" w:type="dxa"/>
            <w:shd w:val="clear" w:color="auto" w:fill="FFFFFF" w:themeFill="background1"/>
          </w:tcPr>
          <w:p w14:paraId="12C2B92F" w14:textId="77777777" w:rsidR="00CF5C4B" w:rsidRPr="001F59EC" w:rsidRDefault="00CF5C4B">
            <w:pPr>
              <w:cnfStyle w:val="100000000000" w:firstRow="1" w:lastRow="0" w:firstColumn="0" w:lastColumn="0" w:oddVBand="0" w:evenVBand="0" w:oddHBand="0" w:evenHBand="0" w:firstRowFirstColumn="0" w:firstRowLastColumn="0" w:lastRowFirstColumn="0" w:lastRowLastColumn="0"/>
              <w:rPr>
                <w:rFonts w:asciiTheme="majorHAnsi" w:hAnsiTheme="majorHAnsi" w:cstheme="majorHAnsi"/>
                <w:color w:val="262626" w:themeColor="text1"/>
                <w:lang w:val="en-US"/>
              </w:rPr>
            </w:pPr>
            <w:r w:rsidRPr="001F59EC">
              <w:rPr>
                <w:rFonts w:asciiTheme="majorHAnsi" w:hAnsiTheme="majorHAnsi" w:cstheme="majorHAnsi"/>
                <w:color w:val="auto"/>
                <w:lang w:val="en-GB"/>
              </w:rPr>
              <w:t>0018_C-BIG_OnPrem_to_ahd_Default</w:t>
            </w:r>
          </w:p>
        </w:tc>
      </w:tr>
      <w:tr w:rsidR="00CF5C4B" w:rsidRPr="001F59EC" w14:paraId="506B5E17" w14:textId="77777777">
        <w:tc>
          <w:tcPr>
            <w:cnfStyle w:val="001000000000" w:firstRow="0" w:lastRow="0" w:firstColumn="1" w:lastColumn="0" w:oddVBand="0" w:evenVBand="0" w:oddHBand="0" w:evenHBand="0" w:firstRowFirstColumn="0" w:firstRowLastColumn="0" w:lastRowFirstColumn="0" w:lastRowLastColumn="0"/>
            <w:tcW w:w="4530" w:type="dxa"/>
          </w:tcPr>
          <w:p w14:paraId="6558EA1D"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Storage Policy Kopie</w:t>
            </w:r>
          </w:p>
        </w:tc>
        <w:tc>
          <w:tcPr>
            <w:tcW w:w="4530" w:type="dxa"/>
          </w:tcPr>
          <w:p w14:paraId="1F1A563E"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02-Disk-FRA7</w:t>
            </w:r>
          </w:p>
        </w:tc>
      </w:tr>
      <w:tr w:rsidR="00CF5C4B" w:rsidRPr="001F59EC" w14:paraId="7FC7F3DB"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20582D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Use Existing Global Dedup Policy</w:t>
            </w:r>
          </w:p>
        </w:tc>
        <w:tc>
          <w:tcPr>
            <w:tcW w:w="4530" w:type="dxa"/>
          </w:tcPr>
          <w:p w14:paraId="6878DD20"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Yes</w:t>
            </w:r>
          </w:p>
        </w:tc>
      </w:tr>
      <w:tr w:rsidR="00CF5C4B" w:rsidRPr="001F59EC" w14:paraId="14F32A45" w14:textId="77777777">
        <w:tc>
          <w:tcPr>
            <w:cnfStyle w:val="001000000000" w:firstRow="0" w:lastRow="0" w:firstColumn="1" w:lastColumn="0" w:oddVBand="0" w:evenVBand="0" w:oddHBand="0" w:evenHBand="0" w:firstRowFirstColumn="0" w:firstRowLastColumn="0" w:lastRowFirstColumn="0" w:lastRowLastColumn="0"/>
            <w:tcW w:w="4530" w:type="dxa"/>
          </w:tcPr>
          <w:p w14:paraId="34E31398"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Globale Dedup Policy</w:t>
            </w:r>
          </w:p>
        </w:tc>
        <w:tc>
          <w:tcPr>
            <w:tcW w:w="4530" w:type="dxa"/>
          </w:tcPr>
          <w:p w14:paraId="06736B97"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DE-FRA7-GDDB-07</w:t>
            </w:r>
          </w:p>
        </w:tc>
      </w:tr>
      <w:tr w:rsidR="00CF5C4B" w:rsidRPr="001F59EC" w14:paraId="7B04BBB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FA94533"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 xml:space="preserve">Backup Level </w:t>
            </w:r>
          </w:p>
        </w:tc>
        <w:tc>
          <w:tcPr>
            <w:tcW w:w="4530" w:type="dxa"/>
          </w:tcPr>
          <w:p w14:paraId="2BD08ED8"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Default</w:t>
            </w:r>
          </w:p>
        </w:tc>
      </w:tr>
      <w:tr w:rsidR="00CF5C4B" w:rsidRPr="001F59EC" w14:paraId="0BA808AD" w14:textId="77777777">
        <w:tc>
          <w:tcPr>
            <w:cnfStyle w:val="001000000000" w:firstRow="0" w:lastRow="0" w:firstColumn="1" w:lastColumn="0" w:oddVBand="0" w:evenVBand="0" w:oddHBand="0" w:evenHBand="0" w:firstRowFirstColumn="0" w:firstRowLastColumn="0" w:lastRowFirstColumn="0" w:lastRowLastColumn="0"/>
            <w:tcW w:w="4530" w:type="dxa"/>
          </w:tcPr>
          <w:p w14:paraId="7FA29E71"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Retention</w:t>
            </w:r>
          </w:p>
        </w:tc>
        <w:tc>
          <w:tcPr>
            <w:tcW w:w="4530" w:type="dxa"/>
          </w:tcPr>
          <w:p w14:paraId="1CA5472B"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p>
        </w:tc>
      </w:tr>
      <w:tr w:rsidR="00CF5C4B" w:rsidRPr="001F59EC" w14:paraId="0E6A3699"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48619656"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Basic</w:t>
            </w:r>
          </w:p>
        </w:tc>
        <w:tc>
          <w:tcPr>
            <w:tcW w:w="4530" w:type="dxa"/>
          </w:tcPr>
          <w:p w14:paraId="62D131A3"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30 Tage</w:t>
            </w:r>
          </w:p>
        </w:tc>
      </w:tr>
      <w:tr w:rsidR="00CF5C4B" w:rsidRPr="001F59EC" w14:paraId="1DE0FD5A" w14:textId="77777777">
        <w:tc>
          <w:tcPr>
            <w:cnfStyle w:val="001000000000" w:firstRow="0" w:lastRow="0" w:firstColumn="1" w:lastColumn="0" w:oddVBand="0" w:evenVBand="0" w:oddHBand="0" w:evenHBand="0" w:firstRowFirstColumn="0" w:firstRowLastColumn="0" w:lastRowFirstColumn="0" w:lastRowLastColumn="0"/>
            <w:tcW w:w="4530" w:type="dxa"/>
          </w:tcPr>
          <w:p w14:paraId="1BBD5324" w14:textId="77777777" w:rsidR="00CF5C4B" w:rsidRPr="001F59EC" w:rsidRDefault="00CF5C4B">
            <w:pPr>
              <w:rPr>
                <w:rFonts w:asciiTheme="majorHAnsi" w:hAnsiTheme="majorHAnsi" w:cstheme="majorHAnsi"/>
                <w:lang w:val="en-GB"/>
              </w:rPr>
            </w:pPr>
            <w:r w:rsidRPr="001F59EC">
              <w:rPr>
                <w:rFonts w:asciiTheme="majorHAnsi" w:hAnsiTheme="majorHAnsi" w:cstheme="majorHAnsi"/>
                <w:lang w:val="en-GB"/>
              </w:rPr>
              <w:t>Extended</w:t>
            </w:r>
          </w:p>
        </w:tc>
        <w:tc>
          <w:tcPr>
            <w:tcW w:w="4530" w:type="dxa"/>
          </w:tcPr>
          <w:p w14:paraId="492B5176" w14:textId="77777777" w:rsidR="00CF5C4B" w:rsidRPr="001F59EC" w:rsidRDefault="00CF5C4B">
            <w:pPr>
              <w:cnfStyle w:val="000000000000" w:firstRow="0" w:lastRow="0" w:firstColumn="0" w:lastColumn="0" w:oddVBand="0" w:evenVBand="0" w:oddHBand="0" w:evenHBand="0"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90 Tage weekly</w:t>
            </w:r>
          </w:p>
        </w:tc>
      </w:tr>
      <w:tr w:rsidR="00CF5C4B" w:rsidRPr="001F59EC" w14:paraId="7C1E64D0" w14:textId="77777777">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530" w:type="dxa"/>
          </w:tcPr>
          <w:p w14:paraId="5B64253C" w14:textId="77777777" w:rsidR="00CF5C4B" w:rsidRPr="001F59EC" w:rsidRDefault="00CF5C4B">
            <w:pPr>
              <w:rPr>
                <w:rFonts w:asciiTheme="majorHAnsi" w:hAnsiTheme="majorHAnsi" w:cstheme="majorHAnsi"/>
                <w:lang w:val="en-GB"/>
              </w:rPr>
            </w:pPr>
          </w:p>
        </w:tc>
        <w:tc>
          <w:tcPr>
            <w:tcW w:w="4530" w:type="dxa"/>
          </w:tcPr>
          <w:p w14:paraId="2BF549D6" w14:textId="77777777" w:rsidR="00CF5C4B" w:rsidRPr="001F59EC" w:rsidRDefault="00CF5C4B">
            <w:pPr>
              <w:cnfStyle w:val="000000010000" w:firstRow="0" w:lastRow="0" w:firstColumn="0" w:lastColumn="0" w:oddVBand="0" w:evenVBand="0" w:oddHBand="0" w:evenHBand="1" w:firstRowFirstColumn="0" w:firstRowLastColumn="0" w:lastRowFirstColumn="0" w:lastRowLastColumn="0"/>
              <w:rPr>
                <w:rFonts w:asciiTheme="majorHAnsi" w:hAnsiTheme="majorHAnsi" w:cstheme="majorHAnsi"/>
                <w:lang w:val="en-GB"/>
              </w:rPr>
            </w:pPr>
            <w:r w:rsidRPr="001F59EC">
              <w:rPr>
                <w:rFonts w:asciiTheme="majorHAnsi" w:hAnsiTheme="majorHAnsi" w:cstheme="majorHAnsi"/>
                <w:lang w:val="en-GB"/>
              </w:rPr>
              <w:t>365 Tage monthly</w:t>
            </w:r>
          </w:p>
        </w:tc>
      </w:tr>
    </w:tbl>
    <w:p w14:paraId="1B822FA0" w14:textId="77777777" w:rsidR="00C72BF0" w:rsidRPr="001F59EC" w:rsidRDefault="00C72BF0" w:rsidP="00C72BF0">
      <w:pPr>
        <w:rPr>
          <w:rFonts w:asciiTheme="majorHAnsi" w:hAnsiTheme="majorHAnsi" w:cstheme="majorHAnsi"/>
        </w:rPr>
      </w:pPr>
    </w:p>
    <w:p w14:paraId="7B58A54C" w14:textId="77777777" w:rsidR="00CF5C4B" w:rsidRPr="001F59EC" w:rsidRDefault="00CF5C4B" w:rsidP="00C72BF0">
      <w:pPr>
        <w:rPr>
          <w:rFonts w:asciiTheme="majorHAnsi" w:hAnsiTheme="majorHAnsi" w:cstheme="majorHAnsi"/>
        </w:rPr>
      </w:pPr>
    </w:p>
    <w:p w14:paraId="0B091D61" w14:textId="77777777" w:rsidR="003E317F" w:rsidRPr="001F59EC" w:rsidRDefault="1906600E" w:rsidP="6B06F679">
      <w:pPr>
        <w:pStyle w:val="berschrift3"/>
        <w:rPr>
          <w:rFonts w:asciiTheme="majorHAnsi" w:hAnsiTheme="majorHAnsi" w:cstheme="majorBidi"/>
        </w:rPr>
      </w:pPr>
      <w:bookmarkStart w:id="643" w:name="_Toc72140290"/>
      <w:bookmarkStart w:id="644" w:name="_Toc487260940"/>
      <w:r w:rsidRPr="6B06F679">
        <w:rPr>
          <w:rFonts w:asciiTheme="majorHAnsi" w:hAnsiTheme="majorHAnsi" w:cstheme="majorBidi"/>
        </w:rPr>
        <w:t>Commvault Schedule Policies</w:t>
      </w:r>
      <w:bookmarkEnd w:id="643"/>
      <w:bookmarkEnd w:id="644"/>
    </w:p>
    <w:p w14:paraId="77B8D67F"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lastRenderedPageBreak/>
        <w:t>Lokale Datensicherung</w:t>
      </w:r>
    </w:p>
    <w:tbl>
      <w:tblPr>
        <w:tblStyle w:val="Tabellenraster"/>
        <w:tblW w:w="9060" w:type="dxa"/>
        <w:tblLook w:val="04A0" w:firstRow="1" w:lastRow="0" w:firstColumn="1" w:lastColumn="0" w:noHBand="0" w:noVBand="1"/>
      </w:tblPr>
      <w:tblGrid>
        <w:gridCol w:w="4530"/>
        <w:gridCol w:w="4530"/>
      </w:tblGrid>
      <w:tr w:rsidR="003E317F" w:rsidRPr="001F59EC" w14:paraId="73E0FD55" w14:textId="77777777" w:rsidTr="1906600E">
        <w:tc>
          <w:tcPr>
            <w:tcW w:w="4530" w:type="dxa"/>
            <w:shd w:val="clear" w:color="auto" w:fill="C00000"/>
          </w:tcPr>
          <w:p w14:paraId="0909B230"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4058C37" w14:textId="7E222B24" w:rsidR="003E317F" w:rsidRPr="001F59EC" w:rsidRDefault="00F03223" w:rsidP="1906600E">
            <w:pPr>
              <w:rPr>
                <w:rFonts w:asciiTheme="majorHAnsi" w:hAnsiTheme="majorHAnsi" w:cstheme="majorHAnsi"/>
                <w:lang w:val="en-GB"/>
              </w:rPr>
            </w:pPr>
            <w:r w:rsidRPr="001F59EC">
              <w:rPr>
                <w:rFonts w:asciiTheme="majorHAnsi" w:hAnsiTheme="majorHAnsi" w:cstheme="majorHAnsi"/>
                <w:lang w:val="en-GB"/>
              </w:rPr>
              <w:t>0018_C-BIG_VMware_OnPrem</w:t>
            </w:r>
          </w:p>
        </w:tc>
      </w:tr>
      <w:tr w:rsidR="003E317F" w:rsidRPr="001F59EC" w14:paraId="4902B853" w14:textId="77777777" w:rsidTr="1906600E">
        <w:tc>
          <w:tcPr>
            <w:tcW w:w="4530" w:type="dxa"/>
            <w:shd w:val="clear" w:color="auto" w:fill="C00000"/>
          </w:tcPr>
          <w:p w14:paraId="1963A08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Full</w:t>
            </w:r>
          </w:p>
        </w:tc>
        <w:tc>
          <w:tcPr>
            <w:tcW w:w="4530" w:type="dxa"/>
          </w:tcPr>
          <w:p w14:paraId="1E128EF3" w14:textId="63FC416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Freitags 18 Uhr</w:t>
            </w:r>
          </w:p>
        </w:tc>
      </w:tr>
      <w:tr w:rsidR="003E317F" w:rsidRPr="001F59EC" w14:paraId="5CEBA2BD" w14:textId="77777777" w:rsidTr="1906600E">
        <w:tc>
          <w:tcPr>
            <w:tcW w:w="4530" w:type="dxa"/>
            <w:shd w:val="clear" w:color="auto" w:fill="C00000"/>
          </w:tcPr>
          <w:p w14:paraId="08661CE6"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Inc</w:t>
            </w:r>
          </w:p>
        </w:tc>
        <w:tc>
          <w:tcPr>
            <w:tcW w:w="4530" w:type="dxa"/>
          </w:tcPr>
          <w:p w14:paraId="506F67BD" w14:textId="6ABBD919"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Mo-Do18 Uhr</w:t>
            </w:r>
          </w:p>
        </w:tc>
      </w:tr>
    </w:tbl>
    <w:p w14:paraId="56CF07C6" w14:textId="77777777" w:rsidR="003E317F" w:rsidRPr="001F59EC" w:rsidRDefault="003E317F" w:rsidP="003E317F">
      <w:pPr>
        <w:rPr>
          <w:rFonts w:asciiTheme="majorHAnsi" w:hAnsiTheme="majorHAnsi" w:cstheme="majorHAnsi"/>
        </w:rPr>
      </w:pPr>
    </w:p>
    <w:p w14:paraId="5F6A0BF9"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Kopie in die ahd vCloud</w:t>
      </w:r>
    </w:p>
    <w:tbl>
      <w:tblPr>
        <w:tblStyle w:val="Tabellenraster"/>
        <w:tblW w:w="0" w:type="auto"/>
        <w:tblLook w:val="04A0" w:firstRow="1" w:lastRow="0" w:firstColumn="1" w:lastColumn="0" w:noHBand="0" w:noVBand="1"/>
      </w:tblPr>
      <w:tblGrid>
        <w:gridCol w:w="4530"/>
        <w:gridCol w:w="4530"/>
      </w:tblGrid>
      <w:tr w:rsidR="003E317F" w:rsidRPr="00E9680B" w14:paraId="4BA46A79" w14:textId="77777777" w:rsidTr="1906600E">
        <w:tc>
          <w:tcPr>
            <w:tcW w:w="4530" w:type="dxa"/>
            <w:shd w:val="clear" w:color="auto" w:fill="C00000"/>
          </w:tcPr>
          <w:p w14:paraId="025A2F85"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Name</w:t>
            </w:r>
          </w:p>
        </w:tc>
        <w:tc>
          <w:tcPr>
            <w:tcW w:w="4530" w:type="dxa"/>
          </w:tcPr>
          <w:p w14:paraId="58DDAF8C" w14:textId="273209B4"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0018-BIG_Aux_Copy_OnPrem_ahd_vCloud</w:t>
            </w:r>
          </w:p>
        </w:tc>
      </w:tr>
      <w:tr w:rsidR="003E317F" w:rsidRPr="001F59EC" w14:paraId="5668AE1B" w14:textId="77777777" w:rsidTr="1906600E">
        <w:tc>
          <w:tcPr>
            <w:tcW w:w="4530" w:type="dxa"/>
            <w:shd w:val="clear" w:color="auto" w:fill="C00000"/>
          </w:tcPr>
          <w:p w14:paraId="7D9581E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Copy</w:t>
            </w:r>
          </w:p>
        </w:tc>
        <w:tc>
          <w:tcPr>
            <w:tcW w:w="4530" w:type="dxa"/>
          </w:tcPr>
          <w:p w14:paraId="6BA5E5AA"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Täglich 2 Uhr</w:t>
            </w:r>
          </w:p>
        </w:tc>
      </w:tr>
      <w:tr w:rsidR="003E317F" w:rsidRPr="001F59EC" w14:paraId="355654D0" w14:textId="77777777" w:rsidTr="1906600E">
        <w:tc>
          <w:tcPr>
            <w:tcW w:w="4530" w:type="dxa"/>
            <w:shd w:val="clear" w:color="auto" w:fill="C00000"/>
          </w:tcPr>
          <w:p w14:paraId="08EC2BB0" w14:textId="77777777"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Wiederholungen</w:t>
            </w:r>
          </w:p>
        </w:tc>
        <w:tc>
          <w:tcPr>
            <w:tcW w:w="4530" w:type="dxa"/>
          </w:tcPr>
          <w:p w14:paraId="6754A54C" w14:textId="4DBE557A" w:rsidR="003E317F" w:rsidRPr="001F59EC" w:rsidRDefault="1906600E" w:rsidP="1906600E">
            <w:pPr>
              <w:rPr>
                <w:rFonts w:asciiTheme="majorHAnsi" w:hAnsiTheme="majorHAnsi" w:cstheme="majorHAnsi"/>
                <w:lang w:val="en-GB"/>
              </w:rPr>
            </w:pPr>
            <w:r w:rsidRPr="001F59EC">
              <w:rPr>
                <w:rFonts w:asciiTheme="majorHAnsi" w:hAnsiTheme="majorHAnsi" w:cstheme="majorHAnsi"/>
                <w:lang w:val="en-GB"/>
              </w:rPr>
              <w:t xml:space="preserve">Alle 12 Stunden </w:t>
            </w:r>
          </w:p>
        </w:tc>
      </w:tr>
    </w:tbl>
    <w:p w14:paraId="4A6AB430" w14:textId="320D3D9F" w:rsidR="003E317F" w:rsidRPr="001F59EC" w:rsidRDefault="003E317F" w:rsidP="003E317F">
      <w:pPr>
        <w:rPr>
          <w:rFonts w:asciiTheme="majorHAnsi" w:hAnsiTheme="majorHAnsi" w:cstheme="majorHAnsi"/>
          <w:b/>
          <w:sz w:val="24"/>
          <w:szCs w:val="24"/>
        </w:rPr>
      </w:pPr>
    </w:p>
    <w:p w14:paraId="7A8F63A9" w14:textId="77777777" w:rsidR="003E317F" w:rsidRPr="001F59EC" w:rsidRDefault="1906600E" w:rsidP="6B06F679">
      <w:pPr>
        <w:pStyle w:val="berschrift3"/>
        <w:rPr>
          <w:rFonts w:asciiTheme="majorHAnsi" w:hAnsiTheme="majorHAnsi" w:cstheme="majorBidi"/>
        </w:rPr>
      </w:pPr>
      <w:bookmarkStart w:id="645" w:name="_Toc72140291"/>
      <w:bookmarkStart w:id="646" w:name="_Toc1802569239"/>
      <w:r w:rsidRPr="6B06F679">
        <w:rPr>
          <w:rFonts w:asciiTheme="majorHAnsi" w:hAnsiTheme="majorHAnsi" w:cstheme="majorBidi"/>
        </w:rPr>
        <w:t>VMware Backup Settings</w:t>
      </w:r>
      <w:bookmarkEnd w:id="645"/>
      <w:bookmarkEnd w:id="646"/>
    </w:p>
    <w:p w14:paraId="69EF3C82" w14:textId="77777777" w:rsidR="003E317F" w:rsidRPr="001F59EC" w:rsidRDefault="1906600E" w:rsidP="003E317F">
      <w:pPr>
        <w:rPr>
          <w:rFonts w:asciiTheme="majorHAnsi" w:hAnsiTheme="majorHAnsi" w:cstheme="majorHAnsi"/>
        </w:rPr>
      </w:pPr>
      <w:r w:rsidRPr="001F59EC">
        <w:rPr>
          <w:rFonts w:asciiTheme="majorHAnsi" w:hAnsiTheme="majorHAnsi" w:cstheme="majorHAnsi"/>
        </w:rPr>
        <w:t>Auswahlliste:</w:t>
      </w:r>
    </w:p>
    <w:p w14:paraId="19F139A5" w14:textId="77777777" w:rsidR="003E317F" w:rsidRPr="001F59EC" w:rsidRDefault="003E317F" w:rsidP="003E317F">
      <w:pPr>
        <w:rPr>
          <w:rFonts w:asciiTheme="majorHAnsi" w:hAnsiTheme="majorHAnsi" w:cstheme="majorHAnsi"/>
        </w:rPr>
      </w:pPr>
      <w:r w:rsidRPr="001F59EC">
        <w:rPr>
          <w:rFonts w:asciiTheme="majorHAnsi" w:hAnsiTheme="majorHAnsi" w:cstheme="majorHAnsi"/>
          <w:noProof/>
        </w:rPr>
        <w:drawing>
          <wp:inline distT="0" distB="0" distL="0" distR="0" wp14:anchorId="59A7A6D5" wp14:editId="0FB823C8">
            <wp:extent cx="3600450" cy="1366765"/>
            <wp:effectExtent l="0" t="0" r="0" b="5080"/>
            <wp:docPr id="87" name="Grafik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5"/>
                    <a:stretch>
                      <a:fillRect/>
                    </a:stretch>
                  </pic:blipFill>
                  <pic:spPr>
                    <a:xfrm>
                      <a:off x="0" y="0"/>
                      <a:ext cx="3605364" cy="1368630"/>
                    </a:xfrm>
                    <a:prstGeom prst="rect">
                      <a:avLst/>
                    </a:prstGeom>
                  </pic:spPr>
                </pic:pic>
              </a:graphicData>
            </a:graphic>
          </wp:inline>
        </w:drawing>
      </w:r>
    </w:p>
    <w:p w14:paraId="11C4E95C" w14:textId="77777777" w:rsidR="00715E62" w:rsidRPr="001F59EC" w:rsidRDefault="00715E62" w:rsidP="003E317F">
      <w:pPr>
        <w:rPr>
          <w:rFonts w:asciiTheme="majorHAnsi" w:hAnsiTheme="majorHAnsi" w:cstheme="majorHAnsi"/>
        </w:rPr>
      </w:pPr>
    </w:p>
    <w:p w14:paraId="0C520C2E" w14:textId="0BE1D619" w:rsidR="00715E62" w:rsidRPr="001F59EC" w:rsidRDefault="1906600E" w:rsidP="003E317F">
      <w:pPr>
        <w:rPr>
          <w:rFonts w:asciiTheme="majorHAnsi" w:hAnsiTheme="majorHAnsi" w:cstheme="majorHAnsi"/>
        </w:rPr>
      </w:pPr>
      <w:r w:rsidRPr="001F59EC">
        <w:rPr>
          <w:rFonts w:asciiTheme="majorHAnsi" w:hAnsiTheme="majorHAnsi" w:cstheme="majorHAnsi"/>
        </w:rPr>
        <w:t>Filter</w:t>
      </w:r>
    </w:p>
    <w:p w14:paraId="0CA22BC5" w14:textId="0616D987" w:rsidR="00715E62" w:rsidRPr="001F59EC" w:rsidRDefault="00715E62" w:rsidP="003E317F">
      <w:pPr>
        <w:rPr>
          <w:rFonts w:asciiTheme="majorHAnsi" w:hAnsiTheme="majorHAnsi" w:cstheme="majorHAnsi"/>
        </w:rPr>
      </w:pPr>
      <w:r w:rsidRPr="001F59EC">
        <w:rPr>
          <w:rFonts w:asciiTheme="majorHAnsi" w:hAnsiTheme="majorHAnsi" w:cstheme="majorHAnsi"/>
          <w:noProof/>
        </w:rPr>
        <w:drawing>
          <wp:inline distT="0" distB="0" distL="0" distR="0" wp14:anchorId="4612D1FC" wp14:editId="5B0E843E">
            <wp:extent cx="3096057" cy="1648055"/>
            <wp:effectExtent l="0" t="0" r="9525" b="9525"/>
            <wp:docPr id="54" name="Grafik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6"/>
                    <a:stretch>
                      <a:fillRect/>
                    </a:stretch>
                  </pic:blipFill>
                  <pic:spPr>
                    <a:xfrm>
                      <a:off x="0" y="0"/>
                      <a:ext cx="3096057" cy="1648055"/>
                    </a:xfrm>
                    <a:prstGeom prst="rect">
                      <a:avLst/>
                    </a:prstGeom>
                  </pic:spPr>
                </pic:pic>
              </a:graphicData>
            </a:graphic>
          </wp:inline>
        </w:drawing>
      </w:r>
    </w:p>
    <w:p w14:paraId="2E4A2375" w14:textId="106411A7" w:rsidR="00715E62" w:rsidRPr="001F59EC" w:rsidRDefault="00715E62">
      <w:pPr>
        <w:rPr>
          <w:rFonts w:asciiTheme="majorHAnsi" w:hAnsiTheme="majorHAnsi" w:cstheme="majorHAnsi"/>
        </w:rPr>
      </w:pPr>
    </w:p>
    <w:p w14:paraId="563D306D" w14:textId="5EE5BB2A" w:rsidR="003E317F" w:rsidRPr="001F59EC" w:rsidRDefault="1906600E" w:rsidP="003E317F">
      <w:pPr>
        <w:rPr>
          <w:rFonts w:asciiTheme="majorHAnsi" w:hAnsiTheme="majorHAnsi" w:cstheme="majorHAnsi"/>
        </w:rPr>
      </w:pPr>
      <w:r w:rsidRPr="001F59EC">
        <w:rPr>
          <w:rFonts w:asciiTheme="majorHAnsi" w:hAnsiTheme="majorHAnsi" w:cstheme="majorHAnsi"/>
        </w:rPr>
        <w:t>Backup Options</w:t>
      </w:r>
    </w:p>
    <w:p w14:paraId="0477BC5D" w14:textId="3388E1DF" w:rsidR="003E317F" w:rsidRPr="001F59EC" w:rsidRDefault="00715E62" w:rsidP="003E317F">
      <w:pPr>
        <w:rPr>
          <w:rFonts w:asciiTheme="majorHAnsi" w:hAnsiTheme="majorHAnsi" w:cstheme="majorHAnsi"/>
        </w:rPr>
      </w:pPr>
      <w:r w:rsidRPr="001F59EC">
        <w:rPr>
          <w:rFonts w:asciiTheme="majorHAnsi" w:hAnsiTheme="majorHAnsi" w:cstheme="majorHAnsi"/>
          <w:noProof/>
        </w:rPr>
        <w:lastRenderedPageBreak/>
        <w:drawing>
          <wp:inline distT="0" distB="0" distL="0" distR="0" wp14:anchorId="254E073F" wp14:editId="3D78D08E">
            <wp:extent cx="5630061" cy="5944430"/>
            <wp:effectExtent l="0" t="0" r="8890" b="0"/>
            <wp:docPr id="55" name="Grafik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7"/>
                    <a:stretch>
                      <a:fillRect/>
                    </a:stretch>
                  </pic:blipFill>
                  <pic:spPr>
                    <a:xfrm>
                      <a:off x="0" y="0"/>
                      <a:ext cx="5630061" cy="5944430"/>
                    </a:xfrm>
                    <a:prstGeom prst="rect">
                      <a:avLst/>
                    </a:prstGeom>
                  </pic:spPr>
                </pic:pic>
              </a:graphicData>
            </a:graphic>
          </wp:inline>
        </w:drawing>
      </w:r>
    </w:p>
    <w:p w14:paraId="28DE9517" w14:textId="3A87853B" w:rsidR="00715E62" w:rsidRPr="001F59EC" w:rsidRDefault="00715E62">
      <w:pPr>
        <w:rPr>
          <w:rFonts w:asciiTheme="majorHAnsi" w:hAnsiTheme="majorHAnsi" w:cstheme="majorHAnsi"/>
        </w:rPr>
      </w:pPr>
    </w:p>
    <w:p w14:paraId="631CB409" w14:textId="77777777" w:rsidR="00203C99" w:rsidRPr="001F59EC" w:rsidRDefault="00203C99">
      <w:pPr>
        <w:rPr>
          <w:rFonts w:asciiTheme="majorHAnsi" w:hAnsiTheme="majorHAnsi" w:cstheme="majorHAnsi"/>
          <w:b/>
          <w:sz w:val="28"/>
          <w:szCs w:val="28"/>
        </w:rPr>
      </w:pPr>
    </w:p>
    <w:p w14:paraId="4620BE10" w14:textId="73B67A87" w:rsidR="00CC537F" w:rsidRPr="001F59EC" w:rsidRDefault="1906600E" w:rsidP="6B06F679">
      <w:pPr>
        <w:pStyle w:val="berschrift1"/>
        <w:rPr>
          <w:rFonts w:asciiTheme="majorHAnsi" w:hAnsiTheme="majorHAnsi" w:cstheme="majorBidi"/>
        </w:rPr>
      </w:pPr>
      <w:bookmarkStart w:id="647" w:name="_Toc595625643"/>
      <w:r w:rsidRPr="6B06F679">
        <w:rPr>
          <w:rFonts w:asciiTheme="majorHAnsi" w:hAnsiTheme="majorHAnsi" w:cstheme="majorBidi"/>
        </w:rPr>
        <w:t>Anhang</w:t>
      </w:r>
      <w:bookmarkEnd w:id="647"/>
    </w:p>
    <w:sectPr w:rsidR="00CC537F" w:rsidRPr="001F59EC" w:rsidSect="00862E07">
      <w:headerReference w:type="default" r:id="rId198"/>
      <w:footerReference w:type="default" r:id="rId199"/>
      <w:pgSz w:w="11906" w:h="16838"/>
      <w:pgMar w:top="2269" w:right="1417" w:bottom="1702" w:left="1417" w:header="567" w:footer="0"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27" w:author="Tino Hewel" w:date="2025-07-02T17:45:00Z" w:initials="TH">
    <w:p w14:paraId="6D932439" w14:textId="74B5FE42" w:rsidR="004A19EB" w:rsidRDefault="00E527F2">
      <w:r>
        <w:annotationRef/>
      </w:r>
      <w:r w:rsidRPr="5790A06B">
        <w:t>Liegt in der Hoheit der BIG und muss dort aktualisiert werden</w:t>
      </w:r>
    </w:p>
  </w:comment>
  <w:comment w:id="31" w:author="Tino Hewel" w:date="2025-07-02T17:45:00Z" w:initials="TH">
    <w:p w14:paraId="2573A9F9" w14:textId="4BBE450D" w:rsidR="004A19EB" w:rsidRDefault="00E527F2">
      <w:r>
        <w:annotationRef/>
      </w:r>
      <w:r w:rsidRPr="56C4E392">
        <w:t>Liegt in der Hoheit der BIG und muss dort aktualisiert werden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6D932439" w15:done="0"/>
  <w15:commentEx w15:paraId="2573A9F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F6DDF05" w16cex:dateUtc="2025-07-02T15:45:00Z"/>
  <w16cex:commentExtensible w16cex:durableId="3B6A4921" w16cex:dateUtc="2025-07-02T15:4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6D932439" w16cid:durableId="0F6DDF05"/>
  <w16cid:commentId w16cid:paraId="2573A9F9" w16cid:durableId="3B6A492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AA99373" w14:textId="77777777" w:rsidR="00F671D6" w:rsidRDefault="00F671D6" w:rsidP="0016122E">
      <w:pPr>
        <w:spacing w:after="0" w:line="240" w:lineRule="auto"/>
      </w:pPr>
      <w:r>
        <w:separator/>
      </w:r>
    </w:p>
  </w:endnote>
  <w:endnote w:type="continuationSeparator" w:id="0">
    <w:p w14:paraId="47D90238" w14:textId="77777777" w:rsidR="00F671D6" w:rsidRDefault="00F671D6" w:rsidP="0016122E">
      <w:pPr>
        <w:spacing w:after="0" w:line="240" w:lineRule="auto"/>
      </w:pPr>
      <w:r>
        <w:continuationSeparator/>
      </w:r>
    </w:p>
  </w:endnote>
  <w:endnote w:type="continuationNotice" w:id="1">
    <w:p w14:paraId="381B0664" w14:textId="77777777" w:rsidR="00F671D6" w:rsidRDefault="00F671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6E5DA0C8-066E-4844-9437-4CD82CDE5352}"/>
  </w:font>
  <w:font w:name="Times New Roman">
    <w:panose1 w:val="02020603050405020304"/>
    <w:charset w:val="00"/>
    <w:family w:val="roman"/>
    <w:pitch w:val="variable"/>
    <w:sig w:usb0="E0002EFF" w:usb1="C000785B" w:usb2="00000009" w:usb3="00000000" w:csb0="000001FF" w:csb1="00000000"/>
    <w:embedRegular r:id="rId2" w:fontKey="{8A967AD0-1BB9-2647-8500-686F8782501A}"/>
    <w:embedBold r:id="rId3" w:fontKey="{3E48ADDE-B9F9-674C-84A1-FEB4357C15B3}"/>
    <w:embedItalic r:id="rId4" w:fontKey="{247137F5-F02A-8A45-9615-601F13834E06}"/>
  </w:font>
  <w:font w:name="Courier New">
    <w:panose1 w:val="02070309020205020404"/>
    <w:charset w:val="00"/>
    <w:family w:val="modern"/>
    <w:pitch w:val="fixed"/>
    <w:sig w:usb0="E0002AFF" w:usb1="C0007843" w:usb2="00000009" w:usb3="00000000" w:csb0="000001FF" w:csb1="00000000"/>
    <w:embedRegular r:id="rId5" w:fontKey="{7FCD0A35-9059-F847-87B9-D386A4724F9A}"/>
  </w:font>
  <w:font w:name="Wingdings">
    <w:panose1 w:val="05000000000000000000"/>
    <w:charset w:val="4D"/>
    <w:family w:val="decorative"/>
    <w:pitch w:val="variable"/>
    <w:sig w:usb0="00000003" w:usb1="00000000" w:usb2="00000000" w:usb3="00000000" w:csb0="80000001" w:csb1="00000000"/>
    <w:embedRegular r:id="rId6" w:fontKey="{A5EA163C-7AF2-7E4D-A336-D0A75E8F64B2}"/>
  </w:font>
  <w:font w:name="Arial">
    <w:panose1 w:val="020B0604020202020204"/>
    <w:charset w:val="00"/>
    <w:family w:val="swiss"/>
    <w:pitch w:val="variable"/>
    <w:sig w:usb0="E0002AFF" w:usb1="C0007843" w:usb2="00000009" w:usb3="00000000" w:csb0="000001FF" w:csb1="00000000"/>
    <w:embedRegular r:id="rId7" w:fontKey="{024E599A-3182-4648-9544-2A8D3C092F78}"/>
    <w:embedBold r:id="rId8" w:fontKey="{C4FD3679-6382-EC4F-AD80-3E254AA89D87}"/>
    <w:embedItalic r:id="rId9" w:fontKey="{9DAEB811-B892-754A-9462-EC99214CB865}"/>
    <w:embedBoldItalic r:id="rId10" w:fontKey="{4882A930-084F-E049-8BB1-37704A29C871}"/>
  </w:font>
  <w:font w:name="Cairo">
    <w:altName w:val="Arial"/>
    <w:charset w:val="00"/>
    <w:family w:val="auto"/>
    <w:pitch w:val="variable"/>
    <w:sig w:usb0="00002007" w:usb1="00000001" w:usb2="00000008" w:usb3="00000000" w:csb0="000000D3" w:csb1="00000000"/>
    <w:embedRegular r:id="rId11" w:fontKey="{3D43B4E7-ADB5-4F42-B5DC-2C9A99379E9C}"/>
    <w:embedBold r:id="rId12" w:fontKey="{8FACD1A4-340C-4549-87A4-CA73924ADCA5}"/>
    <w:embedItalic r:id="rId13" w:fontKey="{6415FE45-28CB-ED4A-AAC7-8996F8A62143}"/>
  </w:font>
  <w:font w:name="Raldo">
    <w:altName w:val="Calibri"/>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embedRegular r:id="rId15" w:fontKey="{B7EE8111-E0B8-1C4E-8509-4B14E7E252A9}"/>
    <w:embedBold r:id="rId16" w:fontKey="{AC5AF343-5F3D-A448-8E64-9F4954287F69}"/>
  </w:font>
  <w:font w:name="Cairo Light">
    <w:altName w:val="Arial"/>
    <w:panose1 w:val="020B0604020202020204"/>
    <w:charset w:val="00"/>
    <w:family w:val="auto"/>
    <w:pitch w:val="variable"/>
    <w:sig w:usb0="00002007" w:usb1="00000001" w:usb2="00000008" w:usb3="00000000" w:csb0="000000D3" w:csb1="00000000"/>
  </w:font>
  <w:font w:name="Arial Bold">
    <w:altName w:val="Arial"/>
    <w:panose1 w:val="020B0604020202020204"/>
    <w:charset w:val="00"/>
    <w:family w:val="auto"/>
    <w:notTrueType/>
    <w:pitch w:val="default"/>
    <w:sig w:usb0="03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embedRegular r:id="rId18" w:fontKey="{FDC6E98C-4A69-2648-B3D6-DFC305DBFAD9}"/>
    <w:embedBold r:id="rId19" w:fontKey="{F7749B7B-628F-F347-8A5C-00543A0CED62}"/>
  </w:font>
  <w:font w:name="HOEFLER TEXT BLACK">
    <w:panose1 w:val="02030802060706020203"/>
    <w:charset w:val="4D"/>
    <w:family w:val="roman"/>
    <w:pitch w:val="variable"/>
    <w:sig w:usb0="800000EF" w:usb1="5000204B" w:usb2="00000004" w:usb3="00000000" w:csb0="00000193" w:csb1="00000000"/>
  </w:font>
  <w:font w:name="Aptos">
    <w:panose1 w:val="020B0004020202020204"/>
    <w:charset w:val="00"/>
    <w:family w:val="swiss"/>
    <w:pitch w:val="variable"/>
    <w:sig w:usb0="20000287" w:usb1="00000003" w:usb2="00000000" w:usb3="00000000" w:csb0="0000019F" w:csb1="00000000"/>
    <w:embedRegular r:id="rId21" w:fontKey="{548DD4EC-1AFC-4647-822B-C7266EE551A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4598458"/>
      <w:docPartObj>
        <w:docPartGallery w:val="Page Numbers (Bottom of Page)"/>
        <w:docPartUnique/>
      </w:docPartObj>
    </w:sdtPr>
    <w:sdtEndPr/>
    <w:sdtContent>
      <w:p w14:paraId="0BC3709D" w14:textId="6176F320" w:rsidR="00D94517" w:rsidRDefault="00D94517">
        <w:pPr>
          <w:pStyle w:val="Fuzeile"/>
          <w:jc w:val="right"/>
        </w:pPr>
        <w:r>
          <w:fldChar w:fldCharType="begin"/>
        </w:r>
        <w:r>
          <w:instrText>PAGE   \* MERGEFORMAT</w:instrText>
        </w:r>
        <w:r>
          <w:fldChar w:fldCharType="separate"/>
        </w:r>
        <w:r>
          <w:t>2</w:t>
        </w:r>
        <w:r>
          <w:fldChar w:fldCharType="end"/>
        </w:r>
      </w:p>
    </w:sdtContent>
  </w:sdt>
  <w:p w14:paraId="5FC45D0A" w14:textId="77777777" w:rsidR="008473A9" w:rsidRDefault="008473A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B95DCDD" w14:textId="77777777" w:rsidR="00F671D6" w:rsidRDefault="00F671D6" w:rsidP="0016122E">
      <w:pPr>
        <w:spacing w:after="0" w:line="240" w:lineRule="auto"/>
      </w:pPr>
      <w:r>
        <w:separator/>
      </w:r>
    </w:p>
  </w:footnote>
  <w:footnote w:type="continuationSeparator" w:id="0">
    <w:p w14:paraId="1067D1D2" w14:textId="77777777" w:rsidR="00F671D6" w:rsidRDefault="00F671D6" w:rsidP="0016122E">
      <w:pPr>
        <w:spacing w:after="0" w:line="240" w:lineRule="auto"/>
      </w:pPr>
      <w:r>
        <w:continuationSeparator/>
      </w:r>
    </w:p>
  </w:footnote>
  <w:footnote w:type="continuationNotice" w:id="1">
    <w:p w14:paraId="7E2E6B75" w14:textId="77777777" w:rsidR="00F671D6" w:rsidRDefault="00F671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FC44FE" w14:textId="3CB10876" w:rsidR="00893F73" w:rsidRDefault="00862E07">
    <w:pPr>
      <w:pStyle w:val="Kopfzeile"/>
    </w:pPr>
    <w:r w:rsidRPr="00862E07">
      <w:rPr>
        <w:noProof/>
      </w:rPr>
      <w:drawing>
        <wp:inline distT="0" distB="0" distL="0" distR="0" wp14:anchorId="21E07D8E" wp14:editId="0D4BD18D">
          <wp:extent cx="327660" cy="784860"/>
          <wp:effectExtent l="0" t="0" r="0" b="0"/>
          <wp:docPr id="1947107096" name="Grafik 6" descr="Ein Bild, das rot, Screenshot, Weinrot, Karminr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205134" name="Grafik 6" descr="Ein Bild, das rot, Screenshot, Weinrot, Karminrot enthält.&#10;&#10;KI-generierte Inhalte können fehlerhaft sein."/>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27660" cy="784860"/>
                  </a:xfrm>
                  <a:prstGeom prst="rect">
                    <a:avLst/>
                  </a:prstGeom>
                  <a:noFill/>
                  <a:ln>
                    <a:noFill/>
                  </a:ln>
                </pic:spPr>
              </pic:pic>
            </a:graphicData>
          </a:graphic>
        </wp:inline>
      </w:drawing>
    </w:r>
    <w:r w:rsidRPr="00862E07">
      <w:t>  </w:t>
    </w:r>
    <w:r w:rsidRPr="00862E07">
      <w:rPr>
        <w:noProof/>
      </w:rPr>
      <w:drawing>
        <wp:inline distT="0" distB="0" distL="0" distR="0" wp14:anchorId="3C3D7A04" wp14:editId="58C3888D">
          <wp:extent cx="822960" cy="152400"/>
          <wp:effectExtent l="0" t="0" r="0" b="0"/>
          <wp:docPr id="1588532457"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22960" cy="152400"/>
                  </a:xfrm>
                  <a:prstGeom prst="rect">
                    <a:avLst/>
                  </a:prstGeom>
                  <a:noFill/>
                  <a:ln>
                    <a:noFill/>
                  </a:ln>
                </pic:spPr>
              </pic:pic>
            </a:graphicData>
          </a:graphic>
        </wp:inline>
      </w:drawing>
    </w:r>
    <w:r w:rsidRPr="00862E07">
      <w:tab/>
    </w:r>
    <w:r w:rsidRPr="00862E07">
      <w:tab/>
    </w:r>
    <w:r w:rsidRPr="00862E07">
      <w:rPr>
        <w:noProof/>
      </w:rPr>
      <w:drawing>
        <wp:inline distT="0" distB="0" distL="0" distR="0" wp14:anchorId="1D7EC598" wp14:editId="30B2CB5E">
          <wp:extent cx="480060" cy="381000"/>
          <wp:effectExtent l="0" t="0" r="0" b="0"/>
          <wp:docPr id="1080385306" name="Grafik 4" descr="Ein Bild, das Schrift, Logo, Text,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361734" name="Grafik 4" descr="Ein Bild, das Schrift, Logo, Text, Symbol enthält.&#10;&#10;KI-generierte Inhalte können fehlerhaft sein."/>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480060" cy="381000"/>
                  </a:xfrm>
                  <a:prstGeom prst="rect">
                    <a:avLst/>
                  </a:prstGeom>
                  <a:noFill/>
                  <a:ln>
                    <a:noFill/>
                  </a:ln>
                </pic:spPr>
              </pic:pic>
            </a:graphicData>
          </a:graphic>
        </wp:inline>
      </w:drawing>
    </w:r>
    <w:r w:rsidRPr="00862E07">
      <w:t> </w:t>
    </w:r>
  </w:p>
</w:hdr>
</file>

<file path=word/intelligence2.xml><?xml version="1.0" encoding="utf-8"?>
<int2:intelligence xmlns:int2="http://schemas.microsoft.com/office/intelligence/2020/intelligence" xmlns:oel="http://schemas.microsoft.com/office/2019/extlst">
  <int2:observations>
    <int2:textHash int2:hashCode="Hcj42uicD9f+eE" int2:id="0fl6VVDn">
      <int2:state int2:value="Rejected" int2:type="AugLoop_Text_Critique"/>
    </int2:textHash>
    <int2:textHash int2:hashCode="3H2W1BJegZ1T4O" int2:id="3Pvmt4QE">
      <int2:state int2:value="Rejected" int2:type="AugLoop_Text_Critique"/>
    </int2:textHash>
    <int2:textHash int2:hashCode="EgRnUtYrdCjrCr" int2:id="CPL5oZYJ">
      <int2:state int2:value="Rejected" int2:type="AugLoop_Text_Critique"/>
    </int2:textHash>
    <int2:textHash int2:hashCode="lcS+oS5O3Piq1z" int2:id="KuSHxZWe">
      <int2:state int2:value="Rejected" int2:type="AugLoop_Text_Critique"/>
    </int2:textHash>
    <int2:textHash int2:hashCode="lwyYnK2qzk6qHF" int2:id="TT90hCpC">
      <int2:state int2:value="Rejected" int2:type="AugLoop_Text_Critique"/>
    </int2:textHash>
    <int2:textHash int2:hashCode="aB/CLgleSGsKJI" int2:id="YpUGnKNG">
      <int2:state int2:value="Rejected" int2:type="AugLoop_Text_Critique"/>
    </int2:textHash>
    <int2:textHash int2:hashCode="ECGOp7QPoI/1g1" int2:id="d2qxLt7R">
      <int2:state int2:value="Rejected" int2:type="AugLoop_Text_Critique"/>
    </int2:textHash>
    <int2:textHash int2:hashCode="YOigJRIxVHfdOj" int2:id="zOWHI78k">
      <int2:state int2:value="Rejected" int2:type="AugLoop_Text_Critique"/>
    </int2:textHash>
    <int2:textHash int2:hashCode="QK7L45Q3d/33xJ" int2:id="zQwrgG7b">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971151"/>
    <w:multiLevelType w:val="multilevel"/>
    <w:tmpl w:val="FDE26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F6E03"/>
    <w:multiLevelType w:val="multilevel"/>
    <w:tmpl w:val="9260D7B8"/>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 w15:restartNumberingAfterBreak="0">
    <w:nsid w:val="073E07C5"/>
    <w:multiLevelType w:val="multilevel"/>
    <w:tmpl w:val="00620FAE"/>
    <w:lvl w:ilvl="0">
      <w:start w:val="1"/>
      <w:numFmt w:val="bullet"/>
      <w:pStyle w:val="Aufzhlung"/>
      <w:lvlText w:val=""/>
      <w:lvlJc w:val="left"/>
      <w:pPr>
        <w:ind w:left="360" w:hanging="360"/>
      </w:pPr>
      <w:rPr>
        <w:rFonts w:ascii="Wingdings" w:hAnsi="Wingdings" w:hint="default"/>
        <w:color w:val="C9151E"/>
        <w:u w:color="C9151E"/>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793426A"/>
    <w:multiLevelType w:val="hybridMultilevel"/>
    <w:tmpl w:val="5F12BDB8"/>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0A3D7DFE"/>
    <w:multiLevelType w:val="multilevel"/>
    <w:tmpl w:val="8FF8B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C63C5"/>
    <w:multiLevelType w:val="multilevel"/>
    <w:tmpl w:val="0AC8DBB2"/>
    <w:lvl w:ilvl="0">
      <w:start w:val="1"/>
      <w:numFmt w:val="bullet"/>
      <w:lvlText w:val=""/>
      <w:lvlJc w:val="left"/>
      <w:pPr>
        <w:tabs>
          <w:tab w:val="num" w:pos="720"/>
        </w:tabs>
        <w:ind w:left="720" w:hanging="360"/>
      </w:pPr>
      <w:rPr>
        <w:rFonts w:ascii="Symbol" w:hAnsi="Symbol" w:hint="default"/>
        <w:sz w:val="20"/>
      </w:rPr>
    </w:lvl>
    <w:lvl w:ilvl="1">
      <w:start w:val="21"/>
      <w:numFmt w:val="bullet"/>
      <w:lvlText w:val=""/>
      <w:lvlJc w:val="left"/>
      <w:pPr>
        <w:ind w:left="1440" w:hanging="360"/>
      </w:pPr>
      <w:rPr>
        <w:rFonts w:ascii="Wingdings" w:eastAsiaTheme="minorHAnsi" w:hAnsi="Wingdings" w:cstheme="minorBidi"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C1772C5"/>
    <w:multiLevelType w:val="multilevel"/>
    <w:tmpl w:val="9F7CE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2C2A9E"/>
    <w:multiLevelType w:val="multilevel"/>
    <w:tmpl w:val="43A44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CA074F9"/>
    <w:multiLevelType w:val="hybridMultilevel"/>
    <w:tmpl w:val="7E7A81A2"/>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18361800"/>
    <w:multiLevelType w:val="hybridMultilevel"/>
    <w:tmpl w:val="0C240928"/>
    <w:lvl w:ilvl="0" w:tplc="7EBA3A42">
      <w:start w:val="1"/>
      <w:numFmt w:val="bullet"/>
      <w:pStyle w:val="Unterpunkt"/>
      <w:lvlText w:val=""/>
      <w:lvlJc w:val="left"/>
      <w:pPr>
        <w:tabs>
          <w:tab w:val="num" w:pos="1370"/>
        </w:tabs>
        <w:ind w:left="1370" w:hanging="360"/>
      </w:pPr>
      <w:rPr>
        <w:rFonts w:ascii="Symbol" w:hAnsi="Symbol" w:hint="default"/>
        <w:color w:val="auto"/>
      </w:rPr>
    </w:lvl>
    <w:lvl w:ilvl="1" w:tplc="04070003">
      <w:start w:val="1"/>
      <w:numFmt w:val="bullet"/>
      <w:lvlText w:val="o"/>
      <w:lvlJc w:val="left"/>
      <w:pPr>
        <w:tabs>
          <w:tab w:val="num" w:pos="1440"/>
        </w:tabs>
        <w:ind w:left="1440" w:hanging="360"/>
      </w:pPr>
      <w:rPr>
        <w:rFonts w:ascii="Courier New" w:hAnsi="Courier New" w:cs="Courier New" w:hint="default"/>
      </w:rPr>
    </w:lvl>
    <w:lvl w:ilvl="2" w:tplc="04070005">
      <w:start w:val="1"/>
      <w:numFmt w:val="bullet"/>
      <w:lvlText w:val=""/>
      <w:lvlJc w:val="left"/>
      <w:pPr>
        <w:tabs>
          <w:tab w:val="num" w:pos="2160"/>
        </w:tabs>
        <w:ind w:left="2160" w:hanging="360"/>
      </w:pPr>
      <w:rPr>
        <w:rFonts w:ascii="Wingdings" w:hAnsi="Wingdings" w:hint="default"/>
      </w:rPr>
    </w:lvl>
    <w:lvl w:ilvl="3" w:tplc="04070001">
      <w:start w:val="1"/>
      <w:numFmt w:val="bullet"/>
      <w:lvlText w:val=""/>
      <w:lvlJc w:val="left"/>
      <w:pPr>
        <w:tabs>
          <w:tab w:val="num" w:pos="2880"/>
        </w:tabs>
        <w:ind w:left="2880" w:hanging="360"/>
      </w:pPr>
      <w:rPr>
        <w:rFonts w:ascii="Symbol" w:hAnsi="Symbol" w:hint="default"/>
      </w:rPr>
    </w:lvl>
    <w:lvl w:ilvl="4" w:tplc="04070003">
      <w:start w:val="1"/>
      <w:numFmt w:val="bullet"/>
      <w:lvlText w:val="o"/>
      <w:lvlJc w:val="left"/>
      <w:pPr>
        <w:tabs>
          <w:tab w:val="num" w:pos="3600"/>
        </w:tabs>
        <w:ind w:left="3600" w:hanging="360"/>
      </w:pPr>
      <w:rPr>
        <w:rFonts w:ascii="Courier New" w:hAnsi="Courier New" w:cs="Courier New" w:hint="default"/>
      </w:rPr>
    </w:lvl>
    <w:lvl w:ilvl="5" w:tplc="04070005">
      <w:start w:val="1"/>
      <w:numFmt w:val="bullet"/>
      <w:lvlText w:val=""/>
      <w:lvlJc w:val="left"/>
      <w:pPr>
        <w:tabs>
          <w:tab w:val="num" w:pos="4320"/>
        </w:tabs>
        <w:ind w:left="4320" w:hanging="360"/>
      </w:pPr>
      <w:rPr>
        <w:rFonts w:ascii="Wingdings" w:hAnsi="Wingdings" w:hint="default"/>
      </w:rPr>
    </w:lvl>
    <w:lvl w:ilvl="6" w:tplc="04070001">
      <w:start w:val="1"/>
      <w:numFmt w:val="bullet"/>
      <w:lvlText w:val=""/>
      <w:lvlJc w:val="left"/>
      <w:pPr>
        <w:tabs>
          <w:tab w:val="num" w:pos="5040"/>
        </w:tabs>
        <w:ind w:left="5040" w:hanging="360"/>
      </w:pPr>
      <w:rPr>
        <w:rFonts w:ascii="Symbol" w:hAnsi="Symbol" w:hint="default"/>
      </w:rPr>
    </w:lvl>
    <w:lvl w:ilvl="7" w:tplc="04070003">
      <w:start w:val="1"/>
      <w:numFmt w:val="bullet"/>
      <w:lvlText w:val="o"/>
      <w:lvlJc w:val="left"/>
      <w:pPr>
        <w:tabs>
          <w:tab w:val="num" w:pos="5760"/>
        </w:tabs>
        <w:ind w:left="5760" w:hanging="360"/>
      </w:pPr>
      <w:rPr>
        <w:rFonts w:ascii="Courier New" w:hAnsi="Courier New" w:cs="Courier New" w:hint="default"/>
      </w:rPr>
    </w:lvl>
    <w:lvl w:ilvl="8" w:tplc="04070005">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7604F0C"/>
    <w:multiLevelType w:val="hybridMultilevel"/>
    <w:tmpl w:val="66EA84E0"/>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1" w15:restartNumberingAfterBreak="0">
    <w:nsid w:val="2E6A54C3"/>
    <w:multiLevelType w:val="multilevel"/>
    <w:tmpl w:val="26B422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38B18A6"/>
    <w:multiLevelType w:val="hybridMultilevel"/>
    <w:tmpl w:val="BC7083F6"/>
    <w:lvl w:ilvl="0" w:tplc="D8E2FE1E">
      <w:start w:val="1"/>
      <w:numFmt w:val="bullet"/>
      <w:lvlText w:val="•"/>
      <w:lvlJc w:val="left"/>
      <w:pPr>
        <w:ind w:left="720" w:hanging="360"/>
      </w:pPr>
    </w:lvl>
    <w:lvl w:ilvl="1" w:tplc="5DBC83F2">
      <w:start w:val="1"/>
      <w:numFmt w:val="bullet"/>
      <w:lvlText w:val="◦"/>
      <w:lvlJc w:val="left"/>
      <w:pPr>
        <w:ind w:left="1260" w:hanging="360"/>
      </w:pPr>
    </w:lvl>
    <w:lvl w:ilvl="2" w:tplc="8380507C">
      <w:numFmt w:val="decimal"/>
      <w:lvlText w:val=""/>
      <w:lvlJc w:val="left"/>
    </w:lvl>
    <w:lvl w:ilvl="3" w:tplc="2EFE4BFA">
      <w:numFmt w:val="decimal"/>
      <w:lvlText w:val=""/>
      <w:lvlJc w:val="left"/>
    </w:lvl>
    <w:lvl w:ilvl="4" w:tplc="041E6E36">
      <w:numFmt w:val="decimal"/>
      <w:lvlText w:val=""/>
      <w:lvlJc w:val="left"/>
    </w:lvl>
    <w:lvl w:ilvl="5" w:tplc="A566E8D2">
      <w:numFmt w:val="decimal"/>
      <w:lvlText w:val=""/>
      <w:lvlJc w:val="left"/>
    </w:lvl>
    <w:lvl w:ilvl="6" w:tplc="55D07034">
      <w:numFmt w:val="decimal"/>
      <w:lvlText w:val=""/>
      <w:lvlJc w:val="left"/>
    </w:lvl>
    <w:lvl w:ilvl="7" w:tplc="D9CACCA2">
      <w:numFmt w:val="decimal"/>
      <w:lvlText w:val=""/>
      <w:lvlJc w:val="left"/>
    </w:lvl>
    <w:lvl w:ilvl="8" w:tplc="E94EFF94">
      <w:numFmt w:val="decimal"/>
      <w:lvlText w:val=""/>
      <w:lvlJc w:val="left"/>
    </w:lvl>
  </w:abstractNum>
  <w:abstractNum w:abstractNumId="13" w15:restartNumberingAfterBreak="0">
    <w:nsid w:val="379B7A19"/>
    <w:multiLevelType w:val="hybridMultilevel"/>
    <w:tmpl w:val="8FF2AF22"/>
    <w:lvl w:ilvl="0" w:tplc="EA8CB114">
      <w:start w:val="1"/>
      <w:numFmt w:val="bullet"/>
      <w:lvlText w:val="»"/>
      <w:lvlJc w:val="left"/>
      <w:pPr>
        <w:ind w:left="720" w:hanging="360"/>
      </w:pPr>
      <w:rPr>
        <w:rFonts w:ascii="Cairo" w:hAnsi="Cairo"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47385FD1"/>
    <w:multiLevelType w:val="multilevel"/>
    <w:tmpl w:val="A79479DC"/>
    <w:styleLink w:val="ahdberschrift1"/>
    <w:lvl w:ilvl="0">
      <w:start w:val="1"/>
      <w:numFmt w:val="decimal"/>
      <w:lvlText w:val="%1."/>
      <w:lvlJc w:val="left"/>
      <w:pPr>
        <w:ind w:left="720" w:hanging="360"/>
      </w:pPr>
      <w:rPr>
        <w:rFonts w:ascii="Cairo" w:hAnsi="Cairo"/>
        <w:sz w:val="36"/>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476B1721"/>
    <w:multiLevelType w:val="multilevel"/>
    <w:tmpl w:val="EA6A9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A5D11DF"/>
    <w:multiLevelType w:val="multilevel"/>
    <w:tmpl w:val="7414B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53A93E74"/>
    <w:multiLevelType w:val="multilevel"/>
    <w:tmpl w:val="5066D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C94D3E"/>
    <w:multiLevelType w:val="multilevel"/>
    <w:tmpl w:val="FED8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1164EB"/>
    <w:multiLevelType w:val="hybridMultilevel"/>
    <w:tmpl w:val="72D856E0"/>
    <w:lvl w:ilvl="0" w:tplc="6D189E42">
      <w:start w:val="1"/>
      <w:numFmt w:val="decimal"/>
      <w:pStyle w:val="Nummerierung"/>
      <w:lvlText w:val="%1."/>
      <w:lvlJc w:val="left"/>
      <w:pPr>
        <w:ind w:left="1068" w:hanging="360"/>
      </w:pPr>
    </w:lvl>
    <w:lvl w:ilvl="1" w:tplc="04070019" w:tentative="1">
      <w:start w:val="1"/>
      <w:numFmt w:val="lowerLetter"/>
      <w:lvlText w:val="%2."/>
      <w:lvlJc w:val="left"/>
      <w:pPr>
        <w:ind w:left="1788" w:hanging="360"/>
      </w:pPr>
    </w:lvl>
    <w:lvl w:ilvl="2" w:tplc="0407001B" w:tentative="1">
      <w:start w:val="1"/>
      <w:numFmt w:val="lowerRoman"/>
      <w:lvlText w:val="%3."/>
      <w:lvlJc w:val="right"/>
      <w:pPr>
        <w:ind w:left="2508" w:hanging="180"/>
      </w:pPr>
    </w:lvl>
    <w:lvl w:ilvl="3" w:tplc="0407000F" w:tentative="1">
      <w:start w:val="1"/>
      <w:numFmt w:val="decimal"/>
      <w:lvlText w:val="%4."/>
      <w:lvlJc w:val="left"/>
      <w:pPr>
        <w:ind w:left="3228" w:hanging="360"/>
      </w:pPr>
    </w:lvl>
    <w:lvl w:ilvl="4" w:tplc="04070019" w:tentative="1">
      <w:start w:val="1"/>
      <w:numFmt w:val="lowerLetter"/>
      <w:lvlText w:val="%5."/>
      <w:lvlJc w:val="left"/>
      <w:pPr>
        <w:ind w:left="3948" w:hanging="360"/>
      </w:pPr>
    </w:lvl>
    <w:lvl w:ilvl="5" w:tplc="0407001B" w:tentative="1">
      <w:start w:val="1"/>
      <w:numFmt w:val="lowerRoman"/>
      <w:lvlText w:val="%6."/>
      <w:lvlJc w:val="right"/>
      <w:pPr>
        <w:ind w:left="4668" w:hanging="180"/>
      </w:pPr>
    </w:lvl>
    <w:lvl w:ilvl="6" w:tplc="0407000F" w:tentative="1">
      <w:start w:val="1"/>
      <w:numFmt w:val="decimal"/>
      <w:lvlText w:val="%7."/>
      <w:lvlJc w:val="left"/>
      <w:pPr>
        <w:ind w:left="5388" w:hanging="360"/>
      </w:pPr>
    </w:lvl>
    <w:lvl w:ilvl="7" w:tplc="04070019" w:tentative="1">
      <w:start w:val="1"/>
      <w:numFmt w:val="lowerLetter"/>
      <w:lvlText w:val="%8."/>
      <w:lvlJc w:val="left"/>
      <w:pPr>
        <w:ind w:left="6108" w:hanging="360"/>
      </w:pPr>
    </w:lvl>
    <w:lvl w:ilvl="8" w:tplc="0407001B" w:tentative="1">
      <w:start w:val="1"/>
      <w:numFmt w:val="lowerRoman"/>
      <w:lvlText w:val="%9."/>
      <w:lvlJc w:val="right"/>
      <w:pPr>
        <w:ind w:left="6828" w:hanging="180"/>
      </w:pPr>
    </w:lvl>
  </w:abstractNum>
  <w:abstractNum w:abstractNumId="20" w15:restartNumberingAfterBreak="0">
    <w:nsid w:val="57604A41"/>
    <w:multiLevelType w:val="multilevel"/>
    <w:tmpl w:val="CD282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F72D45"/>
    <w:multiLevelType w:val="multilevel"/>
    <w:tmpl w:val="BBB00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6F72F9"/>
    <w:multiLevelType w:val="multilevel"/>
    <w:tmpl w:val="1578D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4B00604"/>
    <w:multiLevelType w:val="hybridMultilevel"/>
    <w:tmpl w:val="EA44D66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660D5519"/>
    <w:multiLevelType w:val="multilevel"/>
    <w:tmpl w:val="C470B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8DD3AF4"/>
    <w:multiLevelType w:val="multilevel"/>
    <w:tmpl w:val="A148BE06"/>
    <w:lvl w:ilvl="0">
      <w:start w:val="1"/>
      <w:numFmt w:val="decimal"/>
      <w:pStyle w:val="berschrift1"/>
      <w:lvlText w:val="%1."/>
      <w:lvlJc w:val="left"/>
      <w:pPr>
        <w:ind w:left="360" w:hanging="360"/>
      </w:pPr>
    </w:lvl>
    <w:lvl w:ilvl="1">
      <w:start w:val="1"/>
      <w:numFmt w:val="decimal"/>
      <w:pStyle w:val="berschrift2"/>
      <w:lvlText w:val="%1.%2."/>
      <w:lvlJc w:val="left"/>
      <w:pPr>
        <w:ind w:left="1282" w:hanging="432"/>
      </w:pPr>
      <w:rPr>
        <w:rFonts w:asciiTheme="majorHAnsi" w:hAnsiTheme="majorHAnsi" w:cstheme="majorHAnsi" w:hint="default"/>
      </w:rPr>
    </w:lvl>
    <w:lvl w:ilvl="2">
      <w:start w:val="1"/>
      <w:numFmt w:val="decimal"/>
      <w:pStyle w:val="berschrift3"/>
      <w:lvlText w:val="%1.%2.%3."/>
      <w:lvlJc w:val="left"/>
      <w:pPr>
        <w:ind w:left="1780" w:hanging="504"/>
      </w:pPr>
    </w:lvl>
    <w:lvl w:ilvl="3">
      <w:start w:val="1"/>
      <w:numFmt w:val="decimal"/>
      <w:pStyle w:val="berschrift4"/>
      <w:lvlText w:val="%1.%2.%3.%4."/>
      <w:lvlJc w:val="left"/>
      <w:pPr>
        <w:ind w:left="1728" w:hanging="648"/>
      </w:pPr>
    </w:lvl>
    <w:lvl w:ilvl="4">
      <w:start w:val="1"/>
      <w:numFmt w:val="decimal"/>
      <w:pStyle w:val="berschrift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D2F6248"/>
    <w:multiLevelType w:val="hybridMultilevel"/>
    <w:tmpl w:val="B162738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7" w15:restartNumberingAfterBreak="0">
    <w:nsid w:val="6D367433"/>
    <w:multiLevelType w:val="hybridMultilevel"/>
    <w:tmpl w:val="32C073BE"/>
    <w:lvl w:ilvl="0" w:tplc="088408D2">
      <w:start w:val="1000"/>
      <w:numFmt w:val="bullet"/>
      <w:lvlText w:val="-"/>
      <w:lvlJc w:val="left"/>
      <w:pPr>
        <w:ind w:left="928" w:hanging="360"/>
      </w:pPr>
      <w:rPr>
        <w:rFonts w:ascii="Raldo" w:eastAsia="Times New Roman" w:hAnsi="Raldo" w:hint="default"/>
      </w:rPr>
    </w:lvl>
    <w:lvl w:ilvl="1" w:tplc="04070003">
      <w:start w:val="1"/>
      <w:numFmt w:val="bullet"/>
      <w:lvlText w:val="o"/>
      <w:lvlJc w:val="left"/>
      <w:pPr>
        <w:ind w:left="1648" w:hanging="360"/>
      </w:pPr>
      <w:rPr>
        <w:rFonts w:ascii="Courier New" w:hAnsi="Courier New" w:hint="default"/>
      </w:rPr>
    </w:lvl>
    <w:lvl w:ilvl="2" w:tplc="04070005" w:tentative="1">
      <w:start w:val="1"/>
      <w:numFmt w:val="bullet"/>
      <w:lvlText w:val=""/>
      <w:lvlJc w:val="left"/>
      <w:pPr>
        <w:ind w:left="2368" w:hanging="360"/>
      </w:pPr>
      <w:rPr>
        <w:rFonts w:ascii="Wingdings" w:hAnsi="Wingdings" w:hint="default"/>
      </w:rPr>
    </w:lvl>
    <w:lvl w:ilvl="3" w:tplc="04070001" w:tentative="1">
      <w:start w:val="1"/>
      <w:numFmt w:val="bullet"/>
      <w:lvlText w:val=""/>
      <w:lvlJc w:val="left"/>
      <w:pPr>
        <w:ind w:left="3088" w:hanging="360"/>
      </w:pPr>
      <w:rPr>
        <w:rFonts w:ascii="Symbol" w:hAnsi="Symbol" w:hint="default"/>
      </w:rPr>
    </w:lvl>
    <w:lvl w:ilvl="4" w:tplc="04070003" w:tentative="1">
      <w:start w:val="1"/>
      <w:numFmt w:val="bullet"/>
      <w:lvlText w:val="o"/>
      <w:lvlJc w:val="left"/>
      <w:pPr>
        <w:ind w:left="3808" w:hanging="360"/>
      </w:pPr>
      <w:rPr>
        <w:rFonts w:ascii="Courier New" w:hAnsi="Courier New" w:hint="default"/>
      </w:rPr>
    </w:lvl>
    <w:lvl w:ilvl="5" w:tplc="04070005" w:tentative="1">
      <w:start w:val="1"/>
      <w:numFmt w:val="bullet"/>
      <w:lvlText w:val=""/>
      <w:lvlJc w:val="left"/>
      <w:pPr>
        <w:ind w:left="4528" w:hanging="360"/>
      </w:pPr>
      <w:rPr>
        <w:rFonts w:ascii="Wingdings" w:hAnsi="Wingdings" w:hint="default"/>
      </w:rPr>
    </w:lvl>
    <w:lvl w:ilvl="6" w:tplc="04070001" w:tentative="1">
      <w:start w:val="1"/>
      <w:numFmt w:val="bullet"/>
      <w:lvlText w:val=""/>
      <w:lvlJc w:val="left"/>
      <w:pPr>
        <w:ind w:left="5248" w:hanging="360"/>
      </w:pPr>
      <w:rPr>
        <w:rFonts w:ascii="Symbol" w:hAnsi="Symbol" w:hint="default"/>
      </w:rPr>
    </w:lvl>
    <w:lvl w:ilvl="7" w:tplc="04070003" w:tentative="1">
      <w:start w:val="1"/>
      <w:numFmt w:val="bullet"/>
      <w:lvlText w:val="o"/>
      <w:lvlJc w:val="left"/>
      <w:pPr>
        <w:ind w:left="5968" w:hanging="360"/>
      </w:pPr>
      <w:rPr>
        <w:rFonts w:ascii="Courier New" w:hAnsi="Courier New" w:hint="default"/>
      </w:rPr>
    </w:lvl>
    <w:lvl w:ilvl="8" w:tplc="04070005" w:tentative="1">
      <w:start w:val="1"/>
      <w:numFmt w:val="bullet"/>
      <w:lvlText w:val=""/>
      <w:lvlJc w:val="left"/>
      <w:pPr>
        <w:ind w:left="6688" w:hanging="360"/>
      </w:pPr>
      <w:rPr>
        <w:rFonts w:ascii="Wingdings" w:hAnsi="Wingdings" w:hint="default"/>
      </w:rPr>
    </w:lvl>
  </w:abstractNum>
  <w:abstractNum w:abstractNumId="28" w15:restartNumberingAfterBreak="0">
    <w:nsid w:val="6EEC27E0"/>
    <w:multiLevelType w:val="hybridMultilevel"/>
    <w:tmpl w:val="E7147C7C"/>
    <w:lvl w:ilvl="0" w:tplc="0ABE5804">
      <w:start w:val="2"/>
      <w:numFmt w:val="bullet"/>
      <w:lvlText w:val="-"/>
      <w:lvlJc w:val="left"/>
      <w:pPr>
        <w:ind w:left="720" w:hanging="360"/>
      </w:pPr>
      <w:rPr>
        <w:rFonts w:ascii="Cairo" w:eastAsiaTheme="minorHAnsi" w:hAnsi="Cairo" w:cs="Cairo"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74867AA4"/>
    <w:multiLevelType w:val="multilevel"/>
    <w:tmpl w:val="89B69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610185F"/>
    <w:multiLevelType w:val="hybridMultilevel"/>
    <w:tmpl w:val="63CC1C7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1" w15:restartNumberingAfterBreak="0">
    <w:nsid w:val="78BA4334"/>
    <w:multiLevelType w:val="multilevel"/>
    <w:tmpl w:val="A874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9FB72AD"/>
    <w:multiLevelType w:val="hybridMultilevel"/>
    <w:tmpl w:val="EAF43CF6"/>
    <w:lvl w:ilvl="0" w:tplc="DE7A9B72">
      <w:numFmt w:val="bullet"/>
      <w:lvlText w:val="-"/>
      <w:lvlJc w:val="left"/>
      <w:pPr>
        <w:ind w:left="720" w:hanging="360"/>
      </w:pPr>
      <w:rPr>
        <w:rFonts w:ascii="Cairo" w:eastAsiaTheme="minorHAnsi" w:hAnsi="Cairo" w:cs="Cairo"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3" w15:restartNumberingAfterBreak="0">
    <w:nsid w:val="7BA40C6E"/>
    <w:multiLevelType w:val="hybridMultilevel"/>
    <w:tmpl w:val="12EAF1CC"/>
    <w:lvl w:ilvl="0" w:tplc="C1741F2A">
      <w:numFmt w:val="bullet"/>
      <w:lvlText w:val="-"/>
      <w:lvlJc w:val="left"/>
      <w:pPr>
        <w:ind w:left="720" w:hanging="360"/>
      </w:pPr>
      <w:rPr>
        <w:rFonts w:ascii="Cairo" w:eastAsiaTheme="minorHAnsi" w:hAnsi="Cairo" w:cs="Cairo"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7BD85BBD"/>
    <w:multiLevelType w:val="hybridMultilevel"/>
    <w:tmpl w:val="47804AEC"/>
    <w:lvl w:ilvl="0" w:tplc="04070001">
      <w:start w:val="1"/>
      <w:numFmt w:val="bullet"/>
      <w:lvlText w:val=""/>
      <w:lvlJc w:val="left"/>
      <w:pPr>
        <w:ind w:left="1440" w:hanging="360"/>
      </w:pPr>
      <w:rPr>
        <w:rFonts w:ascii="Symbol" w:hAnsi="Symbol" w:hint="default"/>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35" w15:restartNumberingAfterBreak="0">
    <w:nsid w:val="7D0B6300"/>
    <w:multiLevelType w:val="hybridMultilevel"/>
    <w:tmpl w:val="8838605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6" w15:restartNumberingAfterBreak="0">
    <w:nsid w:val="7D2C5CD9"/>
    <w:multiLevelType w:val="hybridMultilevel"/>
    <w:tmpl w:val="5F804A30"/>
    <w:lvl w:ilvl="0" w:tplc="04070001">
      <w:start w:val="1"/>
      <w:numFmt w:val="bullet"/>
      <w:lvlText w:val=""/>
      <w:lvlJc w:val="left"/>
      <w:pPr>
        <w:ind w:left="1004" w:hanging="360"/>
      </w:pPr>
      <w:rPr>
        <w:rFonts w:ascii="Symbol" w:hAnsi="Symbol" w:hint="default"/>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37" w15:restartNumberingAfterBreak="0">
    <w:nsid w:val="7E681E89"/>
    <w:multiLevelType w:val="multilevel"/>
    <w:tmpl w:val="34CCE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4E255E"/>
    <w:multiLevelType w:val="multilevel"/>
    <w:tmpl w:val="868C0E32"/>
    <w:lvl w:ilvl="0">
      <w:start w:val="1"/>
      <w:numFmt w:val="bullet"/>
      <w:lvlText w:val="»"/>
      <w:lvlJc w:val="left"/>
      <w:pPr>
        <w:ind w:left="644" w:hanging="360"/>
      </w:pPr>
      <w:rPr>
        <w:rFonts w:ascii="Cairo" w:hAnsi="Cairo" w:hint="default"/>
        <w:color w:val="C9151E"/>
        <w:u w:color="C9151E"/>
      </w:rPr>
    </w:lvl>
    <w:lvl w:ilvl="1">
      <w:start w:val="1"/>
      <w:numFmt w:val="decimal"/>
      <w:lvlText w:val="%1.%2."/>
      <w:lvlJc w:val="left"/>
      <w:pPr>
        <w:ind w:left="1076" w:hanging="432"/>
      </w:pPr>
    </w:lvl>
    <w:lvl w:ilvl="2">
      <w:start w:val="1"/>
      <w:numFmt w:val="decimal"/>
      <w:lvlText w:val="%1.%2.%3."/>
      <w:lvlJc w:val="left"/>
      <w:pPr>
        <w:ind w:left="1508" w:hanging="504"/>
      </w:pPr>
    </w:lvl>
    <w:lvl w:ilvl="3">
      <w:start w:val="1"/>
      <w:numFmt w:val="decimal"/>
      <w:lvlText w:val="%1.%2.%3.%4."/>
      <w:lvlJc w:val="left"/>
      <w:pPr>
        <w:ind w:left="2012" w:hanging="648"/>
      </w:pPr>
    </w:lvl>
    <w:lvl w:ilvl="4">
      <w:start w:val="1"/>
      <w:numFmt w:val="decimal"/>
      <w:lvlText w:val="%1.%2.%3.%4.%5."/>
      <w:lvlJc w:val="left"/>
      <w:pPr>
        <w:ind w:left="2516" w:hanging="792"/>
      </w:pPr>
    </w:lvl>
    <w:lvl w:ilvl="5">
      <w:start w:val="1"/>
      <w:numFmt w:val="decimal"/>
      <w:lvlText w:val="%1.%2.%3.%4.%5.%6."/>
      <w:lvlJc w:val="left"/>
      <w:pPr>
        <w:ind w:left="3020" w:hanging="936"/>
      </w:pPr>
    </w:lvl>
    <w:lvl w:ilvl="6">
      <w:start w:val="1"/>
      <w:numFmt w:val="decimal"/>
      <w:lvlText w:val="%1.%2.%3.%4.%5.%6.%7."/>
      <w:lvlJc w:val="left"/>
      <w:pPr>
        <w:ind w:left="3524" w:hanging="1080"/>
      </w:pPr>
    </w:lvl>
    <w:lvl w:ilvl="7">
      <w:start w:val="1"/>
      <w:numFmt w:val="decimal"/>
      <w:lvlText w:val="%1.%2.%3.%4.%5.%6.%7.%8."/>
      <w:lvlJc w:val="left"/>
      <w:pPr>
        <w:ind w:left="4028" w:hanging="1224"/>
      </w:pPr>
    </w:lvl>
    <w:lvl w:ilvl="8">
      <w:start w:val="1"/>
      <w:numFmt w:val="decimal"/>
      <w:lvlText w:val="%1.%2.%3.%4.%5.%6.%7.%8.%9."/>
      <w:lvlJc w:val="left"/>
      <w:pPr>
        <w:ind w:left="4604" w:hanging="1440"/>
      </w:pPr>
    </w:lvl>
  </w:abstractNum>
  <w:abstractNum w:abstractNumId="39" w15:restartNumberingAfterBreak="0">
    <w:nsid w:val="7F4F4799"/>
    <w:multiLevelType w:val="hybridMultilevel"/>
    <w:tmpl w:val="E822F628"/>
    <w:lvl w:ilvl="0" w:tplc="EA8CB114">
      <w:start w:val="1"/>
      <w:numFmt w:val="bullet"/>
      <w:lvlText w:val="»"/>
      <w:lvlJc w:val="left"/>
      <w:pPr>
        <w:ind w:left="644" w:hanging="360"/>
      </w:pPr>
      <w:rPr>
        <w:rFonts w:ascii="Cairo" w:hAnsi="Cairo"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40" w15:restartNumberingAfterBreak="0">
    <w:nsid w:val="7F8272F7"/>
    <w:multiLevelType w:val="hybridMultilevel"/>
    <w:tmpl w:val="64AA3D0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24676335">
    <w:abstractNumId w:val="14"/>
  </w:num>
  <w:num w:numId="2" w16cid:durableId="985091452">
    <w:abstractNumId w:val="2"/>
  </w:num>
  <w:num w:numId="3" w16cid:durableId="715587901">
    <w:abstractNumId w:val="19"/>
  </w:num>
  <w:num w:numId="4" w16cid:durableId="1189569024">
    <w:abstractNumId w:val="25"/>
  </w:num>
  <w:num w:numId="5" w16cid:durableId="1060985132">
    <w:abstractNumId w:val="38"/>
  </w:num>
  <w:num w:numId="6" w16cid:durableId="121266842">
    <w:abstractNumId w:val="39"/>
  </w:num>
  <w:num w:numId="7" w16cid:durableId="1577281610">
    <w:abstractNumId w:val="13"/>
  </w:num>
  <w:num w:numId="8" w16cid:durableId="26948792">
    <w:abstractNumId w:val="8"/>
  </w:num>
  <w:num w:numId="9" w16cid:durableId="303854106">
    <w:abstractNumId w:val="27"/>
  </w:num>
  <w:num w:numId="10" w16cid:durableId="2000770681">
    <w:abstractNumId w:val="32"/>
  </w:num>
  <w:num w:numId="11" w16cid:durableId="872764667">
    <w:abstractNumId w:val="9"/>
  </w:num>
  <w:num w:numId="12" w16cid:durableId="1868904509">
    <w:abstractNumId w:val="10"/>
  </w:num>
  <w:num w:numId="13" w16cid:durableId="195239066">
    <w:abstractNumId w:val="28"/>
  </w:num>
  <w:num w:numId="14" w16cid:durableId="1635795538">
    <w:abstractNumId w:val="36"/>
  </w:num>
  <w:num w:numId="15" w16cid:durableId="124349919">
    <w:abstractNumId w:val="34"/>
  </w:num>
  <w:num w:numId="16" w16cid:durableId="1152718177">
    <w:abstractNumId w:val="26"/>
  </w:num>
  <w:num w:numId="17" w16cid:durableId="1157837963">
    <w:abstractNumId w:val="35"/>
  </w:num>
  <w:num w:numId="18" w16cid:durableId="583539605">
    <w:abstractNumId w:val="23"/>
  </w:num>
  <w:num w:numId="19" w16cid:durableId="401299329">
    <w:abstractNumId w:val="3"/>
  </w:num>
  <w:num w:numId="20" w16cid:durableId="1865437140">
    <w:abstractNumId w:val="11"/>
  </w:num>
  <w:num w:numId="21" w16cid:durableId="1611738850">
    <w:abstractNumId w:val="22"/>
  </w:num>
  <w:num w:numId="22" w16cid:durableId="687175781">
    <w:abstractNumId w:val="40"/>
  </w:num>
  <w:num w:numId="23" w16cid:durableId="1745565144">
    <w:abstractNumId w:val="30"/>
  </w:num>
  <w:num w:numId="24" w16cid:durableId="289898357">
    <w:abstractNumId w:val="1"/>
  </w:num>
  <w:num w:numId="25" w16cid:durableId="948853523">
    <w:abstractNumId w:val="29"/>
  </w:num>
  <w:num w:numId="26" w16cid:durableId="959458333">
    <w:abstractNumId w:val="24"/>
  </w:num>
  <w:num w:numId="27" w16cid:durableId="1622614705">
    <w:abstractNumId w:val="16"/>
  </w:num>
  <w:num w:numId="28" w16cid:durableId="199056656">
    <w:abstractNumId w:val="5"/>
  </w:num>
  <w:num w:numId="29" w16cid:durableId="1686205950">
    <w:abstractNumId w:val="33"/>
  </w:num>
  <w:num w:numId="30" w16cid:durableId="271209066">
    <w:abstractNumId w:val="7"/>
  </w:num>
  <w:num w:numId="31" w16cid:durableId="1645886976">
    <w:abstractNumId w:val="12"/>
    <w:lvlOverride w:ilvl="0">
      <w:startOverride w:val="1"/>
    </w:lvlOverride>
  </w:num>
  <w:num w:numId="32" w16cid:durableId="1454858509">
    <w:abstractNumId w:val="20"/>
  </w:num>
  <w:num w:numId="33" w16cid:durableId="1202934635">
    <w:abstractNumId w:val="0"/>
  </w:num>
  <w:num w:numId="34" w16cid:durableId="1950969254">
    <w:abstractNumId w:val="37"/>
  </w:num>
  <w:num w:numId="35" w16cid:durableId="1597907116">
    <w:abstractNumId w:val="15"/>
  </w:num>
  <w:num w:numId="36" w16cid:durableId="687215910">
    <w:abstractNumId w:val="6"/>
  </w:num>
  <w:num w:numId="37" w16cid:durableId="1463425308">
    <w:abstractNumId w:val="31"/>
  </w:num>
  <w:num w:numId="38" w16cid:durableId="495804624">
    <w:abstractNumId w:val="4"/>
  </w:num>
  <w:num w:numId="39" w16cid:durableId="402988415">
    <w:abstractNumId w:val="17"/>
  </w:num>
  <w:num w:numId="40" w16cid:durableId="876624705">
    <w:abstractNumId w:val="18"/>
  </w:num>
  <w:num w:numId="41" w16cid:durableId="1196894560">
    <w:abstractNumId w:val="21"/>
  </w:num>
  <w:num w:numId="42" w16cid:durableId="1468469791">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Tino Hewel">
    <w15:presenceInfo w15:providerId="AD" w15:userId="S::Tino.Hewel@proact.de::97856e1a-8d5b-46db-8f3f-ad4685c4845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5"/>
  <w:embedTrueTypeFonts/>
  <w:embedSystemFonts/>
  <w:activeWritingStyle w:appName="MSWord" w:lang="en-US" w:vendorID="64" w:dllVersion="0" w:nlCheck="1" w:checkStyle="0"/>
  <w:activeWritingStyle w:appName="MSWord" w:lang="de-DE" w:vendorID="64" w:dllVersion="0" w:nlCheck="1" w:checkStyle="0"/>
  <w:defaultTabStop w:val="284"/>
  <w:hyphenationZone w:val="425"/>
  <w:characterSpacingControl w:val="doNotCompress"/>
  <w:hdrShapeDefaults>
    <o:shapedefaults v:ext="edit" spidmax="205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5329C"/>
    <w:rsid w:val="000000D3"/>
    <w:rsid w:val="000007F8"/>
    <w:rsid w:val="0000162C"/>
    <w:rsid w:val="00001AE0"/>
    <w:rsid w:val="000026B7"/>
    <w:rsid w:val="00002BD7"/>
    <w:rsid w:val="000056F4"/>
    <w:rsid w:val="00006EB7"/>
    <w:rsid w:val="000106E9"/>
    <w:rsid w:val="00011E56"/>
    <w:rsid w:val="00011F10"/>
    <w:rsid w:val="00012530"/>
    <w:rsid w:val="00013C1E"/>
    <w:rsid w:val="00015591"/>
    <w:rsid w:val="00015AFB"/>
    <w:rsid w:val="000165EB"/>
    <w:rsid w:val="0001724A"/>
    <w:rsid w:val="000202C2"/>
    <w:rsid w:val="00020B0E"/>
    <w:rsid w:val="00023F72"/>
    <w:rsid w:val="00024352"/>
    <w:rsid w:val="00026BBC"/>
    <w:rsid w:val="00027299"/>
    <w:rsid w:val="00027A16"/>
    <w:rsid w:val="00027BD9"/>
    <w:rsid w:val="000306ED"/>
    <w:rsid w:val="00030B1D"/>
    <w:rsid w:val="00030CBA"/>
    <w:rsid w:val="00031F00"/>
    <w:rsid w:val="00034801"/>
    <w:rsid w:val="000357FF"/>
    <w:rsid w:val="00035F0D"/>
    <w:rsid w:val="0003713B"/>
    <w:rsid w:val="00040592"/>
    <w:rsid w:val="00040C62"/>
    <w:rsid w:val="00040EA7"/>
    <w:rsid w:val="00041251"/>
    <w:rsid w:val="0004172F"/>
    <w:rsid w:val="000427C1"/>
    <w:rsid w:val="00042831"/>
    <w:rsid w:val="0004295F"/>
    <w:rsid w:val="00042A91"/>
    <w:rsid w:val="000436C6"/>
    <w:rsid w:val="0004555C"/>
    <w:rsid w:val="00045AB4"/>
    <w:rsid w:val="00045BDD"/>
    <w:rsid w:val="00047C1B"/>
    <w:rsid w:val="00047F4A"/>
    <w:rsid w:val="0005079F"/>
    <w:rsid w:val="00053583"/>
    <w:rsid w:val="00053D46"/>
    <w:rsid w:val="00054263"/>
    <w:rsid w:val="00054465"/>
    <w:rsid w:val="00054F99"/>
    <w:rsid w:val="000554D8"/>
    <w:rsid w:val="00055AFF"/>
    <w:rsid w:val="000562EE"/>
    <w:rsid w:val="000568D9"/>
    <w:rsid w:val="00056AA1"/>
    <w:rsid w:val="00057D93"/>
    <w:rsid w:val="00060DC2"/>
    <w:rsid w:val="00060F30"/>
    <w:rsid w:val="000610E7"/>
    <w:rsid w:val="00061262"/>
    <w:rsid w:val="00061665"/>
    <w:rsid w:val="00061736"/>
    <w:rsid w:val="0006337C"/>
    <w:rsid w:val="00063841"/>
    <w:rsid w:val="00064903"/>
    <w:rsid w:val="00065F82"/>
    <w:rsid w:val="00067290"/>
    <w:rsid w:val="00067706"/>
    <w:rsid w:val="0007138E"/>
    <w:rsid w:val="000715EC"/>
    <w:rsid w:val="00071849"/>
    <w:rsid w:val="00071947"/>
    <w:rsid w:val="00071E55"/>
    <w:rsid w:val="000729E1"/>
    <w:rsid w:val="000733E9"/>
    <w:rsid w:val="00074095"/>
    <w:rsid w:val="00075D0E"/>
    <w:rsid w:val="000761AB"/>
    <w:rsid w:val="00077262"/>
    <w:rsid w:val="00077749"/>
    <w:rsid w:val="00077F24"/>
    <w:rsid w:val="00080101"/>
    <w:rsid w:val="000814A4"/>
    <w:rsid w:val="00081770"/>
    <w:rsid w:val="000818C1"/>
    <w:rsid w:val="00081F56"/>
    <w:rsid w:val="00082A95"/>
    <w:rsid w:val="00083CFD"/>
    <w:rsid w:val="00084730"/>
    <w:rsid w:val="000847CD"/>
    <w:rsid w:val="00084B08"/>
    <w:rsid w:val="00085168"/>
    <w:rsid w:val="00085D32"/>
    <w:rsid w:val="0008626D"/>
    <w:rsid w:val="00090FE4"/>
    <w:rsid w:val="000914E9"/>
    <w:rsid w:val="0009188A"/>
    <w:rsid w:val="000929D1"/>
    <w:rsid w:val="00092C32"/>
    <w:rsid w:val="00094E7D"/>
    <w:rsid w:val="000950B8"/>
    <w:rsid w:val="000958BC"/>
    <w:rsid w:val="00095AFB"/>
    <w:rsid w:val="00096608"/>
    <w:rsid w:val="0009718C"/>
    <w:rsid w:val="00097358"/>
    <w:rsid w:val="00097452"/>
    <w:rsid w:val="000A02B4"/>
    <w:rsid w:val="000A14E9"/>
    <w:rsid w:val="000A297A"/>
    <w:rsid w:val="000A3326"/>
    <w:rsid w:val="000A483B"/>
    <w:rsid w:val="000A4FBA"/>
    <w:rsid w:val="000A534F"/>
    <w:rsid w:val="000A5B09"/>
    <w:rsid w:val="000A640E"/>
    <w:rsid w:val="000B04CC"/>
    <w:rsid w:val="000B2568"/>
    <w:rsid w:val="000B3635"/>
    <w:rsid w:val="000B4E87"/>
    <w:rsid w:val="000B71B0"/>
    <w:rsid w:val="000B7A4F"/>
    <w:rsid w:val="000C070E"/>
    <w:rsid w:val="000C0982"/>
    <w:rsid w:val="000C0A50"/>
    <w:rsid w:val="000C1161"/>
    <w:rsid w:val="000C1CDC"/>
    <w:rsid w:val="000C24CB"/>
    <w:rsid w:val="000C2CB4"/>
    <w:rsid w:val="000C2D13"/>
    <w:rsid w:val="000C3468"/>
    <w:rsid w:val="000C4389"/>
    <w:rsid w:val="000C4E37"/>
    <w:rsid w:val="000C4ED9"/>
    <w:rsid w:val="000C7C52"/>
    <w:rsid w:val="000C7E85"/>
    <w:rsid w:val="000D029E"/>
    <w:rsid w:val="000D0D35"/>
    <w:rsid w:val="000D1083"/>
    <w:rsid w:val="000D1AC6"/>
    <w:rsid w:val="000D1B40"/>
    <w:rsid w:val="000D3CBC"/>
    <w:rsid w:val="000D41F2"/>
    <w:rsid w:val="000D4463"/>
    <w:rsid w:val="000D54ED"/>
    <w:rsid w:val="000D56AD"/>
    <w:rsid w:val="000E1254"/>
    <w:rsid w:val="000E267B"/>
    <w:rsid w:val="000E34F5"/>
    <w:rsid w:val="000E4909"/>
    <w:rsid w:val="000E5010"/>
    <w:rsid w:val="000E562F"/>
    <w:rsid w:val="000E632E"/>
    <w:rsid w:val="000E751C"/>
    <w:rsid w:val="000E787A"/>
    <w:rsid w:val="000E78B9"/>
    <w:rsid w:val="000E7A17"/>
    <w:rsid w:val="000F0757"/>
    <w:rsid w:val="000F08BF"/>
    <w:rsid w:val="000F1B33"/>
    <w:rsid w:val="000F2170"/>
    <w:rsid w:val="000F2D44"/>
    <w:rsid w:val="000F3D39"/>
    <w:rsid w:val="000F4247"/>
    <w:rsid w:val="000F4D59"/>
    <w:rsid w:val="00101487"/>
    <w:rsid w:val="00103EEA"/>
    <w:rsid w:val="00105A5E"/>
    <w:rsid w:val="00105D31"/>
    <w:rsid w:val="0010603C"/>
    <w:rsid w:val="001069EF"/>
    <w:rsid w:val="0010737E"/>
    <w:rsid w:val="00107452"/>
    <w:rsid w:val="00107ED5"/>
    <w:rsid w:val="00110FBE"/>
    <w:rsid w:val="0011129F"/>
    <w:rsid w:val="001118D7"/>
    <w:rsid w:val="00113006"/>
    <w:rsid w:val="00115828"/>
    <w:rsid w:val="001159C5"/>
    <w:rsid w:val="00117053"/>
    <w:rsid w:val="00117DB3"/>
    <w:rsid w:val="00120311"/>
    <w:rsid w:val="0012194F"/>
    <w:rsid w:val="0012250A"/>
    <w:rsid w:val="0012254E"/>
    <w:rsid w:val="00122A12"/>
    <w:rsid w:val="00123383"/>
    <w:rsid w:val="00123967"/>
    <w:rsid w:val="0012412D"/>
    <w:rsid w:val="00125706"/>
    <w:rsid w:val="00126995"/>
    <w:rsid w:val="00126E11"/>
    <w:rsid w:val="0012748F"/>
    <w:rsid w:val="00127584"/>
    <w:rsid w:val="001319F1"/>
    <w:rsid w:val="00131FB4"/>
    <w:rsid w:val="00132E58"/>
    <w:rsid w:val="0013343A"/>
    <w:rsid w:val="001336C2"/>
    <w:rsid w:val="00133B87"/>
    <w:rsid w:val="00133E14"/>
    <w:rsid w:val="001344D0"/>
    <w:rsid w:val="00134B31"/>
    <w:rsid w:val="0013599E"/>
    <w:rsid w:val="001401CB"/>
    <w:rsid w:val="00140BE6"/>
    <w:rsid w:val="00141CC8"/>
    <w:rsid w:val="00141CFC"/>
    <w:rsid w:val="001435FB"/>
    <w:rsid w:val="001448C3"/>
    <w:rsid w:val="001453CD"/>
    <w:rsid w:val="0014621A"/>
    <w:rsid w:val="001470EC"/>
    <w:rsid w:val="001479AA"/>
    <w:rsid w:val="00147F89"/>
    <w:rsid w:val="00151FE3"/>
    <w:rsid w:val="0015226F"/>
    <w:rsid w:val="00153266"/>
    <w:rsid w:val="00153F3D"/>
    <w:rsid w:val="00154D86"/>
    <w:rsid w:val="00157BE3"/>
    <w:rsid w:val="00160DAF"/>
    <w:rsid w:val="0016122E"/>
    <w:rsid w:val="00161759"/>
    <w:rsid w:val="00161F30"/>
    <w:rsid w:val="00163548"/>
    <w:rsid w:val="0016542E"/>
    <w:rsid w:val="00166025"/>
    <w:rsid w:val="00166B55"/>
    <w:rsid w:val="00166E50"/>
    <w:rsid w:val="0016745C"/>
    <w:rsid w:val="00167AFC"/>
    <w:rsid w:val="00170991"/>
    <w:rsid w:val="00171040"/>
    <w:rsid w:val="001739AA"/>
    <w:rsid w:val="00176FFA"/>
    <w:rsid w:val="00177B02"/>
    <w:rsid w:val="00180127"/>
    <w:rsid w:val="0018244C"/>
    <w:rsid w:val="00182544"/>
    <w:rsid w:val="00182F56"/>
    <w:rsid w:val="00183F07"/>
    <w:rsid w:val="00184066"/>
    <w:rsid w:val="00185D5C"/>
    <w:rsid w:val="001861B0"/>
    <w:rsid w:val="001869A0"/>
    <w:rsid w:val="00190AA4"/>
    <w:rsid w:val="00191FC3"/>
    <w:rsid w:val="001925C9"/>
    <w:rsid w:val="00192954"/>
    <w:rsid w:val="00193B25"/>
    <w:rsid w:val="001949DB"/>
    <w:rsid w:val="00196208"/>
    <w:rsid w:val="00197153"/>
    <w:rsid w:val="001972EC"/>
    <w:rsid w:val="001A142D"/>
    <w:rsid w:val="001A1D02"/>
    <w:rsid w:val="001A28D3"/>
    <w:rsid w:val="001A3C0E"/>
    <w:rsid w:val="001A3F86"/>
    <w:rsid w:val="001A41A3"/>
    <w:rsid w:val="001A5051"/>
    <w:rsid w:val="001A63A3"/>
    <w:rsid w:val="001A7571"/>
    <w:rsid w:val="001B12C4"/>
    <w:rsid w:val="001B2FDA"/>
    <w:rsid w:val="001B5A72"/>
    <w:rsid w:val="001B5D18"/>
    <w:rsid w:val="001B6EE8"/>
    <w:rsid w:val="001B7C45"/>
    <w:rsid w:val="001BD730"/>
    <w:rsid w:val="001C0278"/>
    <w:rsid w:val="001C02A2"/>
    <w:rsid w:val="001C0744"/>
    <w:rsid w:val="001C10B4"/>
    <w:rsid w:val="001C57C9"/>
    <w:rsid w:val="001C69A2"/>
    <w:rsid w:val="001C747D"/>
    <w:rsid w:val="001C7DE8"/>
    <w:rsid w:val="001D07E8"/>
    <w:rsid w:val="001D151A"/>
    <w:rsid w:val="001D48B1"/>
    <w:rsid w:val="001D5318"/>
    <w:rsid w:val="001D599F"/>
    <w:rsid w:val="001E0A94"/>
    <w:rsid w:val="001E195C"/>
    <w:rsid w:val="001E1978"/>
    <w:rsid w:val="001E1C37"/>
    <w:rsid w:val="001E2086"/>
    <w:rsid w:val="001E4551"/>
    <w:rsid w:val="001F052B"/>
    <w:rsid w:val="001F0C6B"/>
    <w:rsid w:val="001F1B2F"/>
    <w:rsid w:val="001F3790"/>
    <w:rsid w:val="001F3977"/>
    <w:rsid w:val="001F3BD9"/>
    <w:rsid w:val="001F40E9"/>
    <w:rsid w:val="001F4659"/>
    <w:rsid w:val="001F48E7"/>
    <w:rsid w:val="001F4D83"/>
    <w:rsid w:val="001F59EC"/>
    <w:rsid w:val="001F5CE0"/>
    <w:rsid w:val="00200505"/>
    <w:rsid w:val="002005DB"/>
    <w:rsid w:val="00200A24"/>
    <w:rsid w:val="00200C71"/>
    <w:rsid w:val="00201782"/>
    <w:rsid w:val="002037C9"/>
    <w:rsid w:val="00203C99"/>
    <w:rsid w:val="00203E58"/>
    <w:rsid w:val="00204E4A"/>
    <w:rsid w:val="002058B5"/>
    <w:rsid w:val="00206F70"/>
    <w:rsid w:val="0020717E"/>
    <w:rsid w:val="00210E48"/>
    <w:rsid w:val="0021204D"/>
    <w:rsid w:val="00212882"/>
    <w:rsid w:val="00213C5A"/>
    <w:rsid w:val="002157EE"/>
    <w:rsid w:val="002160C9"/>
    <w:rsid w:val="00216FC8"/>
    <w:rsid w:val="00217B94"/>
    <w:rsid w:val="00220734"/>
    <w:rsid w:val="00220EF0"/>
    <w:rsid w:val="002237D4"/>
    <w:rsid w:val="002248AF"/>
    <w:rsid w:val="00224DE2"/>
    <w:rsid w:val="00224EB0"/>
    <w:rsid w:val="002254EC"/>
    <w:rsid w:val="00225F44"/>
    <w:rsid w:val="002261BE"/>
    <w:rsid w:val="00226340"/>
    <w:rsid w:val="00226FCF"/>
    <w:rsid w:val="002278D9"/>
    <w:rsid w:val="0023039C"/>
    <w:rsid w:val="00230446"/>
    <w:rsid w:val="002321FA"/>
    <w:rsid w:val="002322F8"/>
    <w:rsid w:val="002326E9"/>
    <w:rsid w:val="00232B3F"/>
    <w:rsid w:val="002335DA"/>
    <w:rsid w:val="002336AB"/>
    <w:rsid w:val="00233992"/>
    <w:rsid w:val="00233C3D"/>
    <w:rsid w:val="00235A1B"/>
    <w:rsid w:val="00235F12"/>
    <w:rsid w:val="002400DD"/>
    <w:rsid w:val="002405B4"/>
    <w:rsid w:val="002423A1"/>
    <w:rsid w:val="00243550"/>
    <w:rsid w:val="002442CF"/>
    <w:rsid w:val="002466EC"/>
    <w:rsid w:val="00247FBD"/>
    <w:rsid w:val="002503F6"/>
    <w:rsid w:val="002508E1"/>
    <w:rsid w:val="002514A2"/>
    <w:rsid w:val="00251BB1"/>
    <w:rsid w:val="002539EF"/>
    <w:rsid w:val="00253F6C"/>
    <w:rsid w:val="00253FB2"/>
    <w:rsid w:val="002577D2"/>
    <w:rsid w:val="00257D85"/>
    <w:rsid w:val="00260BFE"/>
    <w:rsid w:val="00260D31"/>
    <w:rsid w:val="00261D98"/>
    <w:rsid w:val="002622CB"/>
    <w:rsid w:val="00264A9B"/>
    <w:rsid w:val="002655D3"/>
    <w:rsid w:val="0026589A"/>
    <w:rsid w:val="002662CE"/>
    <w:rsid w:val="002704B3"/>
    <w:rsid w:val="00271169"/>
    <w:rsid w:val="00271A52"/>
    <w:rsid w:val="00272459"/>
    <w:rsid w:val="00272531"/>
    <w:rsid w:val="00273717"/>
    <w:rsid w:val="0027371E"/>
    <w:rsid w:val="00273ED8"/>
    <w:rsid w:val="00274F58"/>
    <w:rsid w:val="002753AB"/>
    <w:rsid w:val="00275597"/>
    <w:rsid w:val="002756EC"/>
    <w:rsid w:val="0027637D"/>
    <w:rsid w:val="002775A6"/>
    <w:rsid w:val="00280558"/>
    <w:rsid w:val="002813B9"/>
    <w:rsid w:val="0028222B"/>
    <w:rsid w:val="00282A3C"/>
    <w:rsid w:val="00282F3C"/>
    <w:rsid w:val="00285BE0"/>
    <w:rsid w:val="002862D3"/>
    <w:rsid w:val="00286493"/>
    <w:rsid w:val="00286973"/>
    <w:rsid w:val="002903CC"/>
    <w:rsid w:val="00290AF2"/>
    <w:rsid w:val="002928E4"/>
    <w:rsid w:val="00292928"/>
    <w:rsid w:val="00294B60"/>
    <w:rsid w:val="00294C82"/>
    <w:rsid w:val="00296075"/>
    <w:rsid w:val="002963C8"/>
    <w:rsid w:val="002973FC"/>
    <w:rsid w:val="002A03E0"/>
    <w:rsid w:val="002A09EE"/>
    <w:rsid w:val="002A2521"/>
    <w:rsid w:val="002A34DA"/>
    <w:rsid w:val="002A6355"/>
    <w:rsid w:val="002A6EF2"/>
    <w:rsid w:val="002A77D8"/>
    <w:rsid w:val="002A7B76"/>
    <w:rsid w:val="002B110A"/>
    <w:rsid w:val="002B1891"/>
    <w:rsid w:val="002B1AB0"/>
    <w:rsid w:val="002B1C41"/>
    <w:rsid w:val="002B31ED"/>
    <w:rsid w:val="002B4B21"/>
    <w:rsid w:val="002B7E0D"/>
    <w:rsid w:val="002C01F7"/>
    <w:rsid w:val="002C0DB5"/>
    <w:rsid w:val="002C20BA"/>
    <w:rsid w:val="002C2252"/>
    <w:rsid w:val="002C384A"/>
    <w:rsid w:val="002C3AF0"/>
    <w:rsid w:val="002C4085"/>
    <w:rsid w:val="002C43D3"/>
    <w:rsid w:val="002C5234"/>
    <w:rsid w:val="002C5AED"/>
    <w:rsid w:val="002C5B7D"/>
    <w:rsid w:val="002C6065"/>
    <w:rsid w:val="002C64EF"/>
    <w:rsid w:val="002C7344"/>
    <w:rsid w:val="002C75F4"/>
    <w:rsid w:val="002D077C"/>
    <w:rsid w:val="002D18C5"/>
    <w:rsid w:val="002D20ED"/>
    <w:rsid w:val="002D2352"/>
    <w:rsid w:val="002D2625"/>
    <w:rsid w:val="002D344A"/>
    <w:rsid w:val="002D3FF8"/>
    <w:rsid w:val="002D412E"/>
    <w:rsid w:val="002D429F"/>
    <w:rsid w:val="002D4D3D"/>
    <w:rsid w:val="002D50DF"/>
    <w:rsid w:val="002D5A37"/>
    <w:rsid w:val="002D6914"/>
    <w:rsid w:val="002D731C"/>
    <w:rsid w:val="002E084F"/>
    <w:rsid w:val="002E182B"/>
    <w:rsid w:val="002E1EE1"/>
    <w:rsid w:val="002E480E"/>
    <w:rsid w:val="002E4A45"/>
    <w:rsid w:val="002E6B74"/>
    <w:rsid w:val="002F03E8"/>
    <w:rsid w:val="002F06DC"/>
    <w:rsid w:val="002F2C3D"/>
    <w:rsid w:val="002F2F6C"/>
    <w:rsid w:val="002F3D5A"/>
    <w:rsid w:val="002F6031"/>
    <w:rsid w:val="002F66C4"/>
    <w:rsid w:val="002F7453"/>
    <w:rsid w:val="002F798A"/>
    <w:rsid w:val="00300ABB"/>
    <w:rsid w:val="00301729"/>
    <w:rsid w:val="00301A17"/>
    <w:rsid w:val="00301C20"/>
    <w:rsid w:val="0030229B"/>
    <w:rsid w:val="00302F29"/>
    <w:rsid w:val="00303DA9"/>
    <w:rsid w:val="00304FF8"/>
    <w:rsid w:val="00306F0F"/>
    <w:rsid w:val="00307867"/>
    <w:rsid w:val="00307FEC"/>
    <w:rsid w:val="0031163F"/>
    <w:rsid w:val="00311722"/>
    <w:rsid w:val="00311CF8"/>
    <w:rsid w:val="0031258E"/>
    <w:rsid w:val="0031337E"/>
    <w:rsid w:val="003133A4"/>
    <w:rsid w:val="00314230"/>
    <w:rsid w:val="00314355"/>
    <w:rsid w:val="003143B6"/>
    <w:rsid w:val="003178A5"/>
    <w:rsid w:val="003203BD"/>
    <w:rsid w:val="00323762"/>
    <w:rsid w:val="00325700"/>
    <w:rsid w:val="00326421"/>
    <w:rsid w:val="00327A1C"/>
    <w:rsid w:val="00327B03"/>
    <w:rsid w:val="00327FFC"/>
    <w:rsid w:val="00331B2C"/>
    <w:rsid w:val="003326C0"/>
    <w:rsid w:val="00332B3D"/>
    <w:rsid w:val="00332D09"/>
    <w:rsid w:val="003330B5"/>
    <w:rsid w:val="00334A8F"/>
    <w:rsid w:val="003356DB"/>
    <w:rsid w:val="00341544"/>
    <w:rsid w:val="0034211D"/>
    <w:rsid w:val="00342704"/>
    <w:rsid w:val="003428EB"/>
    <w:rsid w:val="0034353B"/>
    <w:rsid w:val="003437E1"/>
    <w:rsid w:val="00343B1D"/>
    <w:rsid w:val="00343E94"/>
    <w:rsid w:val="00344CCF"/>
    <w:rsid w:val="00345640"/>
    <w:rsid w:val="003458D3"/>
    <w:rsid w:val="00345B92"/>
    <w:rsid w:val="003461AE"/>
    <w:rsid w:val="003467DD"/>
    <w:rsid w:val="003467DF"/>
    <w:rsid w:val="003471C3"/>
    <w:rsid w:val="0034739E"/>
    <w:rsid w:val="00350AA0"/>
    <w:rsid w:val="00350EBA"/>
    <w:rsid w:val="003517E3"/>
    <w:rsid w:val="00354331"/>
    <w:rsid w:val="00354453"/>
    <w:rsid w:val="00354685"/>
    <w:rsid w:val="003557BB"/>
    <w:rsid w:val="00356C7D"/>
    <w:rsid w:val="003575A6"/>
    <w:rsid w:val="00361692"/>
    <w:rsid w:val="00361C45"/>
    <w:rsid w:val="00363A3B"/>
    <w:rsid w:val="00363D03"/>
    <w:rsid w:val="003643E0"/>
    <w:rsid w:val="00364655"/>
    <w:rsid w:val="00364AE4"/>
    <w:rsid w:val="00364F9C"/>
    <w:rsid w:val="003658C8"/>
    <w:rsid w:val="00367F94"/>
    <w:rsid w:val="00370D33"/>
    <w:rsid w:val="003729C5"/>
    <w:rsid w:val="00373A97"/>
    <w:rsid w:val="00373E21"/>
    <w:rsid w:val="00375890"/>
    <w:rsid w:val="0037660D"/>
    <w:rsid w:val="003800F1"/>
    <w:rsid w:val="00380376"/>
    <w:rsid w:val="003806FE"/>
    <w:rsid w:val="00382C0F"/>
    <w:rsid w:val="00383AF9"/>
    <w:rsid w:val="00383EAB"/>
    <w:rsid w:val="00385EB2"/>
    <w:rsid w:val="0038616B"/>
    <w:rsid w:val="003870F2"/>
    <w:rsid w:val="003916C0"/>
    <w:rsid w:val="003917DC"/>
    <w:rsid w:val="00392030"/>
    <w:rsid w:val="00392768"/>
    <w:rsid w:val="003931F9"/>
    <w:rsid w:val="003932CC"/>
    <w:rsid w:val="00394327"/>
    <w:rsid w:val="00394582"/>
    <w:rsid w:val="0039575B"/>
    <w:rsid w:val="00396DD8"/>
    <w:rsid w:val="003A1626"/>
    <w:rsid w:val="003A2DCC"/>
    <w:rsid w:val="003A2F46"/>
    <w:rsid w:val="003A37E4"/>
    <w:rsid w:val="003A5E1E"/>
    <w:rsid w:val="003A73E2"/>
    <w:rsid w:val="003A7CE5"/>
    <w:rsid w:val="003B216C"/>
    <w:rsid w:val="003B302D"/>
    <w:rsid w:val="003B359B"/>
    <w:rsid w:val="003B459C"/>
    <w:rsid w:val="003B4CE7"/>
    <w:rsid w:val="003B4D06"/>
    <w:rsid w:val="003B57D4"/>
    <w:rsid w:val="003B74F1"/>
    <w:rsid w:val="003B79A9"/>
    <w:rsid w:val="003C0AED"/>
    <w:rsid w:val="003C0D49"/>
    <w:rsid w:val="003C19D0"/>
    <w:rsid w:val="003C4982"/>
    <w:rsid w:val="003C546B"/>
    <w:rsid w:val="003C5790"/>
    <w:rsid w:val="003C68A9"/>
    <w:rsid w:val="003C71C0"/>
    <w:rsid w:val="003C7C40"/>
    <w:rsid w:val="003D1ADB"/>
    <w:rsid w:val="003D3B8B"/>
    <w:rsid w:val="003D3CCF"/>
    <w:rsid w:val="003D45B7"/>
    <w:rsid w:val="003D53C3"/>
    <w:rsid w:val="003D608F"/>
    <w:rsid w:val="003D62D8"/>
    <w:rsid w:val="003D7121"/>
    <w:rsid w:val="003D7438"/>
    <w:rsid w:val="003E117A"/>
    <w:rsid w:val="003E12A4"/>
    <w:rsid w:val="003E147B"/>
    <w:rsid w:val="003E27CD"/>
    <w:rsid w:val="003E317F"/>
    <w:rsid w:val="003E53CF"/>
    <w:rsid w:val="003E5BF6"/>
    <w:rsid w:val="003E63DF"/>
    <w:rsid w:val="003E7A10"/>
    <w:rsid w:val="003F11B3"/>
    <w:rsid w:val="003F16A6"/>
    <w:rsid w:val="003F1FFA"/>
    <w:rsid w:val="003F22A6"/>
    <w:rsid w:val="003F22E7"/>
    <w:rsid w:val="003F40C5"/>
    <w:rsid w:val="003F6CAB"/>
    <w:rsid w:val="004000B9"/>
    <w:rsid w:val="004010D6"/>
    <w:rsid w:val="00402348"/>
    <w:rsid w:val="004024E2"/>
    <w:rsid w:val="00403324"/>
    <w:rsid w:val="00405912"/>
    <w:rsid w:val="004060CA"/>
    <w:rsid w:val="00410C02"/>
    <w:rsid w:val="0041180D"/>
    <w:rsid w:val="00411D30"/>
    <w:rsid w:val="00412637"/>
    <w:rsid w:val="00412954"/>
    <w:rsid w:val="00413721"/>
    <w:rsid w:val="00413B64"/>
    <w:rsid w:val="00415658"/>
    <w:rsid w:val="004167C9"/>
    <w:rsid w:val="00417728"/>
    <w:rsid w:val="004177D3"/>
    <w:rsid w:val="004208AB"/>
    <w:rsid w:val="00420951"/>
    <w:rsid w:val="00420A43"/>
    <w:rsid w:val="00420E10"/>
    <w:rsid w:val="00420FB0"/>
    <w:rsid w:val="004224FF"/>
    <w:rsid w:val="00423C14"/>
    <w:rsid w:val="00423C22"/>
    <w:rsid w:val="00423F9C"/>
    <w:rsid w:val="00424F59"/>
    <w:rsid w:val="00426187"/>
    <w:rsid w:val="004273BB"/>
    <w:rsid w:val="004310FF"/>
    <w:rsid w:val="004339A0"/>
    <w:rsid w:val="00433CBD"/>
    <w:rsid w:val="00433E45"/>
    <w:rsid w:val="00434313"/>
    <w:rsid w:val="00436C40"/>
    <w:rsid w:val="004371C4"/>
    <w:rsid w:val="00437333"/>
    <w:rsid w:val="004376A3"/>
    <w:rsid w:val="00437C05"/>
    <w:rsid w:val="004413F0"/>
    <w:rsid w:val="004416DF"/>
    <w:rsid w:val="00443D3C"/>
    <w:rsid w:val="00444600"/>
    <w:rsid w:val="004503A0"/>
    <w:rsid w:val="00450CE2"/>
    <w:rsid w:val="00451F65"/>
    <w:rsid w:val="00451F87"/>
    <w:rsid w:val="00453C0D"/>
    <w:rsid w:val="00454087"/>
    <w:rsid w:val="00455495"/>
    <w:rsid w:val="00456FAE"/>
    <w:rsid w:val="00457F35"/>
    <w:rsid w:val="00461D74"/>
    <w:rsid w:val="004638BA"/>
    <w:rsid w:val="00463B50"/>
    <w:rsid w:val="00464D03"/>
    <w:rsid w:val="00465224"/>
    <w:rsid w:val="00465310"/>
    <w:rsid w:val="00465411"/>
    <w:rsid w:val="00465659"/>
    <w:rsid w:val="00465AD9"/>
    <w:rsid w:val="00465E50"/>
    <w:rsid w:val="00465E9E"/>
    <w:rsid w:val="004661C7"/>
    <w:rsid w:val="004662CE"/>
    <w:rsid w:val="00470773"/>
    <w:rsid w:val="00470D19"/>
    <w:rsid w:val="00473371"/>
    <w:rsid w:val="004733CF"/>
    <w:rsid w:val="00473BBC"/>
    <w:rsid w:val="00474711"/>
    <w:rsid w:val="00474866"/>
    <w:rsid w:val="00474F01"/>
    <w:rsid w:val="00475913"/>
    <w:rsid w:val="004768F7"/>
    <w:rsid w:val="00481BB4"/>
    <w:rsid w:val="00481E0B"/>
    <w:rsid w:val="00481EC6"/>
    <w:rsid w:val="00482BBC"/>
    <w:rsid w:val="0048329F"/>
    <w:rsid w:val="00483A0D"/>
    <w:rsid w:val="00486797"/>
    <w:rsid w:val="00486DEF"/>
    <w:rsid w:val="0048761F"/>
    <w:rsid w:val="00487645"/>
    <w:rsid w:val="00487B78"/>
    <w:rsid w:val="00490891"/>
    <w:rsid w:val="00490C2E"/>
    <w:rsid w:val="00491563"/>
    <w:rsid w:val="0049612D"/>
    <w:rsid w:val="00497041"/>
    <w:rsid w:val="00497CA4"/>
    <w:rsid w:val="004A17D9"/>
    <w:rsid w:val="004A19EB"/>
    <w:rsid w:val="004A25D4"/>
    <w:rsid w:val="004A34EF"/>
    <w:rsid w:val="004A351F"/>
    <w:rsid w:val="004A3AD7"/>
    <w:rsid w:val="004A4D86"/>
    <w:rsid w:val="004A4F31"/>
    <w:rsid w:val="004A6301"/>
    <w:rsid w:val="004A6581"/>
    <w:rsid w:val="004A6945"/>
    <w:rsid w:val="004B0426"/>
    <w:rsid w:val="004B1D89"/>
    <w:rsid w:val="004B1E76"/>
    <w:rsid w:val="004B30B4"/>
    <w:rsid w:val="004B30C9"/>
    <w:rsid w:val="004B3E16"/>
    <w:rsid w:val="004B47D2"/>
    <w:rsid w:val="004B5360"/>
    <w:rsid w:val="004B54CF"/>
    <w:rsid w:val="004B6700"/>
    <w:rsid w:val="004C120B"/>
    <w:rsid w:val="004C2D47"/>
    <w:rsid w:val="004C3275"/>
    <w:rsid w:val="004C467D"/>
    <w:rsid w:val="004C509F"/>
    <w:rsid w:val="004D03DE"/>
    <w:rsid w:val="004D04F6"/>
    <w:rsid w:val="004D0DC0"/>
    <w:rsid w:val="004D0E33"/>
    <w:rsid w:val="004D1026"/>
    <w:rsid w:val="004D2E6B"/>
    <w:rsid w:val="004D32F5"/>
    <w:rsid w:val="004D39F1"/>
    <w:rsid w:val="004D3C8F"/>
    <w:rsid w:val="004D4A8C"/>
    <w:rsid w:val="004D5719"/>
    <w:rsid w:val="004D5D1C"/>
    <w:rsid w:val="004D5DEE"/>
    <w:rsid w:val="004D777E"/>
    <w:rsid w:val="004E12ED"/>
    <w:rsid w:val="004E1E61"/>
    <w:rsid w:val="004E2191"/>
    <w:rsid w:val="004E24DF"/>
    <w:rsid w:val="004E43B6"/>
    <w:rsid w:val="004E451B"/>
    <w:rsid w:val="004E4D2D"/>
    <w:rsid w:val="004E5223"/>
    <w:rsid w:val="004E6006"/>
    <w:rsid w:val="004E6146"/>
    <w:rsid w:val="004E6E17"/>
    <w:rsid w:val="004E7196"/>
    <w:rsid w:val="004F0086"/>
    <w:rsid w:val="004F0209"/>
    <w:rsid w:val="004F0414"/>
    <w:rsid w:val="004F0A61"/>
    <w:rsid w:val="004F40F2"/>
    <w:rsid w:val="004F4932"/>
    <w:rsid w:val="004F4A21"/>
    <w:rsid w:val="004F4EB9"/>
    <w:rsid w:val="004F59CE"/>
    <w:rsid w:val="004F65DD"/>
    <w:rsid w:val="004F6A3C"/>
    <w:rsid w:val="00500B4A"/>
    <w:rsid w:val="00501145"/>
    <w:rsid w:val="0050178C"/>
    <w:rsid w:val="00502ED3"/>
    <w:rsid w:val="00503220"/>
    <w:rsid w:val="00503406"/>
    <w:rsid w:val="00504B4A"/>
    <w:rsid w:val="00505726"/>
    <w:rsid w:val="0050591B"/>
    <w:rsid w:val="00505D81"/>
    <w:rsid w:val="0050656B"/>
    <w:rsid w:val="0050709E"/>
    <w:rsid w:val="0050753F"/>
    <w:rsid w:val="005075FE"/>
    <w:rsid w:val="00507DA0"/>
    <w:rsid w:val="00510F69"/>
    <w:rsid w:val="005120FC"/>
    <w:rsid w:val="00512779"/>
    <w:rsid w:val="005149EE"/>
    <w:rsid w:val="00514B61"/>
    <w:rsid w:val="005161E1"/>
    <w:rsid w:val="005164DF"/>
    <w:rsid w:val="00516D30"/>
    <w:rsid w:val="00517A56"/>
    <w:rsid w:val="0052011A"/>
    <w:rsid w:val="005226BC"/>
    <w:rsid w:val="00524499"/>
    <w:rsid w:val="00524653"/>
    <w:rsid w:val="00524F33"/>
    <w:rsid w:val="00525418"/>
    <w:rsid w:val="005274B5"/>
    <w:rsid w:val="00527C7A"/>
    <w:rsid w:val="00530FD3"/>
    <w:rsid w:val="00531B7F"/>
    <w:rsid w:val="00531C42"/>
    <w:rsid w:val="00531F6B"/>
    <w:rsid w:val="005330B9"/>
    <w:rsid w:val="005353FA"/>
    <w:rsid w:val="00535D5D"/>
    <w:rsid w:val="00536704"/>
    <w:rsid w:val="00536E15"/>
    <w:rsid w:val="00536ECE"/>
    <w:rsid w:val="00537237"/>
    <w:rsid w:val="00537517"/>
    <w:rsid w:val="0054022E"/>
    <w:rsid w:val="005402C1"/>
    <w:rsid w:val="00540731"/>
    <w:rsid w:val="0054089E"/>
    <w:rsid w:val="00541132"/>
    <w:rsid w:val="005414A8"/>
    <w:rsid w:val="00541E59"/>
    <w:rsid w:val="0054208F"/>
    <w:rsid w:val="005443AD"/>
    <w:rsid w:val="00544A26"/>
    <w:rsid w:val="005471C3"/>
    <w:rsid w:val="00550889"/>
    <w:rsid w:val="00552333"/>
    <w:rsid w:val="00552C82"/>
    <w:rsid w:val="005536A3"/>
    <w:rsid w:val="00554DE6"/>
    <w:rsid w:val="00555704"/>
    <w:rsid w:val="00556153"/>
    <w:rsid w:val="0055662E"/>
    <w:rsid w:val="00557F60"/>
    <w:rsid w:val="0056027F"/>
    <w:rsid w:val="00560886"/>
    <w:rsid w:val="00560E3D"/>
    <w:rsid w:val="005614FD"/>
    <w:rsid w:val="005616E0"/>
    <w:rsid w:val="00562B30"/>
    <w:rsid w:val="00564315"/>
    <w:rsid w:val="00565466"/>
    <w:rsid w:val="00566AD7"/>
    <w:rsid w:val="005678F9"/>
    <w:rsid w:val="00570102"/>
    <w:rsid w:val="00570576"/>
    <w:rsid w:val="00570CDC"/>
    <w:rsid w:val="005719C3"/>
    <w:rsid w:val="00572A1E"/>
    <w:rsid w:val="00573628"/>
    <w:rsid w:val="00574A14"/>
    <w:rsid w:val="005757BB"/>
    <w:rsid w:val="00576052"/>
    <w:rsid w:val="00577BE4"/>
    <w:rsid w:val="0058095F"/>
    <w:rsid w:val="00581C74"/>
    <w:rsid w:val="00582971"/>
    <w:rsid w:val="00582A93"/>
    <w:rsid w:val="00582F2B"/>
    <w:rsid w:val="005839AE"/>
    <w:rsid w:val="005841C4"/>
    <w:rsid w:val="005849C5"/>
    <w:rsid w:val="00587049"/>
    <w:rsid w:val="005915E2"/>
    <w:rsid w:val="005917A5"/>
    <w:rsid w:val="00591949"/>
    <w:rsid w:val="0059204C"/>
    <w:rsid w:val="00592268"/>
    <w:rsid w:val="0059280B"/>
    <w:rsid w:val="00593040"/>
    <w:rsid w:val="00593FD4"/>
    <w:rsid w:val="00594464"/>
    <w:rsid w:val="005948B8"/>
    <w:rsid w:val="0059505F"/>
    <w:rsid w:val="0059683F"/>
    <w:rsid w:val="0059710B"/>
    <w:rsid w:val="005A0985"/>
    <w:rsid w:val="005A09C8"/>
    <w:rsid w:val="005A3B62"/>
    <w:rsid w:val="005A464E"/>
    <w:rsid w:val="005A4824"/>
    <w:rsid w:val="005A4F20"/>
    <w:rsid w:val="005A556E"/>
    <w:rsid w:val="005A5D80"/>
    <w:rsid w:val="005A6A37"/>
    <w:rsid w:val="005A6BAA"/>
    <w:rsid w:val="005A74C0"/>
    <w:rsid w:val="005A7B99"/>
    <w:rsid w:val="005A7D5D"/>
    <w:rsid w:val="005B04E4"/>
    <w:rsid w:val="005B0B43"/>
    <w:rsid w:val="005B1A60"/>
    <w:rsid w:val="005B1B58"/>
    <w:rsid w:val="005B39AC"/>
    <w:rsid w:val="005B3B4A"/>
    <w:rsid w:val="005B41C3"/>
    <w:rsid w:val="005B42B7"/>
    <w:rsid w:val="005B649A"/>
    <w:rsid w:val="005B6566"/>
    <w:rsid w:val="005C1075"/>
    <w:rsid w:val="005C136E"/>
    <w:rsid w:val="005C19FB"/>
    <w:rsid w:val="005C1B1B"/>
    <w:rsid w:val="005C272E"/>
    <w:rsid w:val="005C377C"/>
    <w:rsid w:val="005C40E2"/>
    <w:rsid w:val="005C5178"/>
    <w:rsid w:val="005C5CB6"/>
    <w:rsid w:val="005C72FE"/>
    <w:rsid w:val="005D0A9F"/>
    <w:rsid w:val="005D0C5C"/>
    <w:rsid w:val="005D2B52"/>
    <w:rsid w:val="005D3A03"/>
    <w:rsid w:val="005D61D9"/>
    <w:rsid w:val="005D7D1C"/>
    <w:rsid w:val="005E01F4"/>
    <w:rsid w:val="005E2B69"/>
    <w:rsid w:val="005E33E0"/>
    <w:rsid w:val="005E5B75"/>
    <w:rsid w:val="005E6850"/>
    <w:rsid w:val="005E792B"/>
    <w:rsid w:val="005E7FDA"/>
    <w:rsid w:val="005F2512"/>
    <w:rsid w:val="005F253E"/>
    <w:rsid w:val="005F26EC"/>
    <w:rsid w:val="005F2955"/>
    <w:rsid w:val="005F3845"/>
    <w:rsid w:val="005F3F48"/>
    <w:rsid w:val="005F4797"/>
    <w:rsid w:val="005F7BF3"/>
    <w:rsid w:val="006008D5"/>
    <w:rsid w:val="00600D28"/>
    <w:rsid w:val="006027C4"/>
    <w:rsid w:val="00602A24"/>
    <w:rsid w:val="00604FA6"/>
    <w:rsid w:val="00606177"/>
    <w:rsid w:val="00606CC5"/>
    <w:rsid w:val="006074DA"/>
    <w:rsid w:val="00610046"/>
    <w:rsid w:val="00610505"/>
    <w:rsid w:val="0061060E"/>
    <w:rsid w:val="00611370"/>
    <w:rsid w:val="00611A95"/>
    <w:rsid w:val="00612270"/>
    <w:rsid w:val="006123A4"/>
    <w:rsid w:val="00612E25"/>
    <w:rsid w:val="00613CF7"/>
    <w:rsid w:val="00615418"/>
    <w:rsid w:val="00615FCE"/>
    <w:rsid w:val="00616773"/>
    <w:rsid w:val="006209AE"/>
    <w:rsid w:val="00621BAA"/>
    <w:rsid w:val="00621D17"/>
    <w:rsid w:val="0062313D"/>
    <w:rsid w:val="00623A99"/>
    <w:rsid w:val="00623AA5"/>
    <w:rsid w:val="00626116"/>
    <w:rsid w:val="006265D0"/>
    <w:rsid w:val="00626CDF"/>
    <w:rsid w:val="0063022B"/>
    <w:rsid w:val="00630384"/>
    <w:rsid w:val="006303E5"/>
    <w:rsid w:val="006308DD"/>
    <w:rsid w:val="006311E6"/>
    <w:rsid w:val="006314B8"/>
    <w:rsid w:val="00631F32"/>
    <w:rsid w:val="00633AEE"/>
    <w:rsid w:val="0063455A"/>
    <w:rsid w:val="006353E0"/>
    <w:rsid w:val="00635E84"/>
    <w:rsid w:val="00636997"/>
    <w:rsid w:val="00637593"/>
    <w:rsid w:val="00640111"/>
    <w:rsid w:val="00641657"/>
    <w:rsid w:val="00641BC3"/>
    <w:rsid w:val="006423D0"/>
    <w:rsid w:val="006425DE"/>
    <w:rsid w:val="006429FE"/>
    <w:rsid w:val="006519BB"/>
    <w:rsid w:val="00651FBD"/>
    <w:rsid w:val="0065329C"/>
    <w:rsid w:val="00653ED2"/>
    <w:rsid w:val="00654072"/>
    <w:rsid w:val="0065419E"/>
    <w:rsid w:val="006555DF"/>
    <w:rsid w:val="00656818"/>
    <w:rsid w:val="00657555"/>
    <w:rsid w:val="00660CA2"/>
    <w:rsid w:val="00662986"/>
    <w:rsid w:val="006629FA"/>
    <w:rsid w:val="00663231"/>
    <w:rsid w:val="006634F5"/>
    <w:rsid w:val="006642F6"/>
    <w:rsid w:val="006648A7"/>
    <w:rsid w:val="00664A71"/>
    <w:rsid w:val="0066714F"/>
    <w:rsid w:val="006719EE"/>
    <w:rsid w:val="006722D4"/>
    <w:rsid w:val="00673353"/>
    <w:rsid w:val="00673F3E"/>
    <w:rsid w:val="00674174"/>
    <w:rsid w:val="00674F98"/>
    <w:rsid w:val="006754F8"/>
    <w:rsid w:val="00677679"/>
    <w:rsid w:val="00677900"/>
    <w:rsid w:val="006801D2"/>
    <w:rsid w:val="00680889"/>
    <w:rsid w:val="00680AD0"/>
    <w:rsid w:val="0068282E"/>
    <w:rsid w:val="00682BE9"/>
    <w:rsid w:val="00683A22"/>
    <w:rsid w:val="0068450F"/>
    <w:rsid w:val="00685C33"/>
    <w:rsid w:val="00685E29"/>
    <w:rsid w:val="00685F10"/>
    <w:rsid w:val="00686F91"/>
    <w:rsid w:val="00687BB8"/>
    <w:rsid w:val="00687D0B"/>
    <w:rsid w:val="00691FC3"/>
    <w:rsid w:val="00692F68"/>
    <w:rsid w:val="006941CF"/>
    <w:rsid w:val="006947DB"/>
    <w:rsid w:val="00694B15"/>
    <w:rsid w:val="00696728"/>
    <w:rsid w:val="006A06DD"/>
    <w:rsid w:val="006A1175"/>
    <w:rsid w:val="006A26DE"/>
    <w:rsid w:val="006A4901"/>
    <w:rsid w:val="006A4D65"/>
    <w:rsid w:val="006A6DD8"/>
    <w:rsid w:val="006A6EEB"/>
    <w:rsid w:val="006A774E"/>
    <w:rsid w:val="006B07DE"/>
    <w:rsid w:val="006B086B"/>
    <w:rsid w:val="006B2B22"/>
    <w:rsid w:val="006B2C50"/>
    <w:rsid w:val="006B3236"/>
    <w:rsid w:val="006B3D91"/>
    <w:rsid w:val="006B41B5"/>
    <w:rsid w:val="006B46F6"/>
    <w:rsid w:val="006B59F6"/>
    <w:rsid w:val="006B7403"/>
    <w:rsid w:val="006C0B72"/>
    <w:rsid w:val="006C0BA3"/>
    <w:rsid w:val="006C16D0"/>
    <w:rsid w:val="006C1C7D"/>
    <w:rsid w:val="006C1D04"/>
    <w:rsid w:val="006C32E1"/>
    <w:rsid w:val="006C4B33"/>
    <w:rsid w:val="006C754E"/>
    <w:rsid w:val="006D0BE5"/>
    <w:rsid w:val="006D39D1"/>
    <w:rsid w:val="006D495C"/>
    <w:rsid w:val="006D5495"/>
    <w:rsid w:val="006D5D70"/>
    <w:rsid w:val="006D5E7A"/>
    <w:rsid w:val="006D6381"/>
    <w:rsid w:val="006D67E2"/>
    <w:rsid w:val="006D69B8"/>
    <w:rsid w:val="006D6B51"/>
    <w:rsid w:val="006D72E2"/>
    <w:rsid w:val="006D7C3F"/>
    <w:rsid w:val="006E0307"/>
    <w:rsid w:val="006E187A"/>
    <w:rsid w:val="006E1EB8"/>
    <w:rsid w:val="006E2997"/>
    <w:rsid w:val="006F035A"/>
    <w:rsid w:val="006F09F4"/>
    <w:rsid w:val="006F0C0F"/>
    <w:rsid w:val="006F12A9"/>
    <w:rsid w:val="006F2788"/>
    <w:rsid w:val="006F2981"/>
    <w:rsid w:val="006F3CA6"/>
    <w:rsid w:val="006F4255"/>
    <w:rsid w:val="006F428A"/>
    <w:rsid w:val="006F4347"/>
    <w:rsid w:val="006F46C7"/>
    <w:rsid w:val="006F6798"/>
    <w:rsid w:val="006F7DA4"/>
    <w:rsid w:val="00700170"/>
    <w:rsid w:val="00700EE3"/>
    <w:rsid w:val="00701819"/>
    <w:rsid w:val="00701A8B"/>
    <w:rsid w:val="007026D1"/>
    <w:rsid w:val="00704948"/>
    <w:rsid w:val="00705C50"/>
    <w:rsid w:val="00705DE4"/>
    <w:rsid w:val="007067AF"/>
    <w:rsid w:val="0071049C"/>
    <w:rsid w:val="00711564"/>
    <w:rsid w:val="007116C4"/>
    <w:rsid w:val="00711883"/>
    <w:rsid w:val="00711DFE"/>
    <w:rsid w:val="007124A3"/>
    <w:rsid w:val="00713023"/>
    <w:rsid w:val="00714AB3"/>
    <w:rsid w:val="00715E62"/>
    <w:rsid w:val="00715E89"/>
    <w:rsid w:val="0071708F"/>
    <w:rsid w:val="00717877"/>
    <w:rsid w:val="00717A23"/>
    <w:rsid w:val="00717C29"/>
    <w:rsid w:val="00722991"/>
    <w:rsid w:val="007237D3"/>
    <w:rsid w:val="007248F6"/>
    <w:rsid w:val="00724C46"/>
    <w:rsid w:val="00725A5C"/>
    <w:rsid w:val="00726872"/>
    <w:rsid w:val="0072725A"/>
    <w:rsid w:val="007276B5"/>
    <w:rsid w:val="007276ED"/>
    <w:rsid w:val="007304D6"/>
    <w:rsid w:val="00731B1B"/>
    <w:rsid w:val="00731C32"/>
    <w:rsid w:val="00732079"/>
    <w:rsid w:val="00733CE4"/>
    <w:rsid w:val="007352FC"/>
    <w:rsid w:val="0073558C"/>
    <w:rsid w:val="0073566C"/>
    <w:rsid w:val="007364D3"/>
    <w:rsid w:val="00737DB6"/>
    <w:rsid w:val="00740156"/>
    <w:rsid w:val="007412B5"/>
    <w:rsid w:val="00741915"/>
    <w:rsid w:val="00741ADB"/>
    <w:rsid w:val="00741D62"/>
    <w:rsid w:val="0074243D"/>
    <w:rsid w:val="0074346E"/>
    <w:rsid w:val="007437EA"/>
    <w:rsid w:val="00744F29"/>
    <w:rsid w:val="00750800"/>
    <w:rsid w:val="0075153B"/>
    <w:rsid w:val="007517E3"/>
    <w:rsid w:val="007542ED"/>
    <w:rsid w:val="00755CBB"/>
    <w:rsid w:val="00763A9F"/>
    <w:rsid w:val="00764149"/>
    <w:rsid w:val="00765108"/>
    <w:rsid w:val="00765328"/>
    <w:rsid w:val="0076694D"/>
    <w:rsid w:val="00766E84"/>
    <w:rsid w:val="00770085"/>
    <w:rsid w:val="00772635"/>
    <w:rsid w:val="0077582E"/>
    <w:rsid w:val="007803CE"/>
    <w:rsid w:val="00780AB7"/>
    <w:rsid w:val="007820C3"/>
    <w:rsid w:val="00782435"/>
    <w:rsid w:val="00782A12"/>
    <w:rsid w:val="007836A9"/>
    <w:rsid w:val="007862A2"/>
    <w:rsid w:val="00786440"/>
    <w:rsid w:val="00786C76"/>
    <w:rsid w:val="00786F43"/>
    <w:rsid w:val="00787E5E"/>
    <w:rsid w:val="00790837"/>
    <w:rsid w:val="00790DA6"/>
    <w:rsid w:val="00791AF9"/>
    <w:rsid w:val="00791EE2"/>
    <w:rsid w:val="007925D2"/>
    <w:rsid w:val="00792E6B"/>
    <w:rsid w:val="00793037"/>
    <w:rsid w:val="007933F0"/>
    <w:rsid w:val="0079344C"/>
    <w:rsid w:val="0079413B"/>
    <w:rsid w:val="007952AB"/>
    <w:rsid w:val="007956CD"/>
    <w:rsid w:val="00795E9E"/>
    <w:rsid w:val="00795F1F"/>
    <w:rsid w:val="00797527"/>
    <w:rsid w:val="00797CA5"/>
    <w:rsid w:val="007A0114"/>
    <w:rsid w:val="007A0E15"/>
    <w:rsid w:val="007A10A2"/>
    <w:rsid w:val="007A2730"/>
    <w:rsid w:val="007A4E06"/>
    <w:rsid w:val="007A4EBA"/>
    <w:rsid w:val="007A5A41"/>
    <w:rsid w:val="007A6CB2"/>
    <w:rsid w:val="007A6ED1"/>
    <w:rsid w:val="007B052F"/>
    <w:rsid w:val="007B062F"/>
    <w:rsid w:val="007B0C4D"/>
    <w:rsid w:val="007B1748"/>
    <w:rsid w:val="007B261F"/>
    <w:rsid w:val="007B3693"/>
    <w:rsid w:val="007B3A95"/>
    <w:rsid w:val="007B3FA5"/>
    <w:rsid w:val="007B41D0"/>
    <w:rsid w:val="007B61CB"/>
    <w:rsid w:val="007B79FF"/>
    <w:rsid w:val="007B7DBC"/>
    <w:rsid w:val="007C1468"/>
    <w:rsid w:val="007C14C9"/>
    <w:rsid w:val="007C2076"/>
    <w:rsid w:val="007C2B07"/>
    <w:rsid w:val="007C31AF"/>
    <w:rsid w:val="007C3EF6"/>
    <w:rsid w:val="007C6305"/>
    <w:rsid w:val="007C6330"/>
    <w:rsid w:val="007C6BDA"/>
    <w:rsid w:val="007C74D1"/>
    <w:rsid w:val="007C7DCB"/>
    <w:rsid w:val="007D1443"/>
    <w:rsid w:val="007D147C"/>
    <w:rsid w:val="007D2731"/>
    <w:rsid w:val="007D2C07"/>
    <w:rsid w:val="007D3FED"/>
    <w:rsid w:val="007D5366"/>
    <w:rsid w:val="007D5A1D"/>
    <w:rsid w:val="007D6222"/>
    <w:rsid w:val="007D6757"/>
    <w:rsid w:val="007D7F45"/>
    <w:rsid w:val="007E05CD"/>
    <w:rsid w:val="007E0D8D"/>
    <w:rsid w:val="007E15D3"/>
    <w:rsid w:val="007E21F1"/>
    <w:rsid w:val="007E2650"/>
    <w:rsid w:val="007E2927"/>
    <w:rsid w:val="007E2CF9"/>
    <w:rsid w:val="007E4378"/>
    <w:rsid w:val="007E542E"/>
    <w:rsid w:val="007E5B6F"/>
    <w:rsid w:val="007E5C13"/>
    <w:rsid w:val="007E6287"/>
    <w:rsid w:val="007E6585"/>
    <w:rsid w:val="007E680F"/>
    <w:rsid w:val="007E717A"/>
    <w:rsid w:val="007E7CF2"/>
    <w:rsid w:val="007E7DDA"/>
    <w:rsid w:val="007E7E92"/>
    <w:rsid w:val="007F019E"/>
    <w:rsid w:val="007F20E1"/>
    <w:rsid w:val="007F2F36"/>
    <w:rsid w:val="007F385D"/>
    <w:rsid w:val="00801C1D"/>
    <w:rsid w:val="00802A05"/>
    <w:rsid w:val="00803B9A"/>
    <w:rsid w:val="00803C39"/>
    <w:rsid w:val="00803DA6"/>
    <w:rsid w:val="0080413E"/>
    <w:rsid w:val="00806375"/>
    <w:rsid w:val="008064C8"/>
    <w:rsid w:val="00810ECD"/>
    <w:rsid w:val="00812A34"/>
    <w:rsid w:val="0081626B"/>
    <w:rsid w:val="00816396"/>
    <w:rsid w:val="008165BA"/>
    <w:rsid w:val="0081734A"/>
    <w:rsid w:val="00817C94"/>
    <w:rsid w:val="00820230"/>
    <w:rsid w:val="0082088A"/>
    <w:rsid w:val="00820898"/>
    <w:rsid w:val="00821A08"/>
    <w:rsid w:val="0082363B"/>
    <w:rsid w:val="00827630"/>
    <w:rsid w:val="008314B8"/>
    <w:rsid w:val="00831685"/>
    <w:rsid w:val="00831BC7"/>
    <w:rsid w:val="00832864"/>
    <w:rsid w:val="00834651"/>
    <w:rsid w:val="008346CE"/>
    <w:rsid w:val="00834CB9"/>
    <w:rsid w:val="00840418"/>
    <w:rsid w:val="00840EA4"/>
    <w:rsid w:val="0084103D"/>
    <w:rsid w:val="0084209C"/>
    <w:rsid w:val="00844924"/>
    <w:rsid w:val="0084594D"/>
    <w:rsid w:val="00846988"/>
    <w:rsid w:val="008472DA"/>
    <w:rsid w:val="00847321"/>
    <w:rsid w:val="008473A9"/>
    <w:rsid w:val="008514A3"/>
    <w:rsid w:val="0085556B"/>
    <w:rsid w:val="00856291"/>
    <w:rsid w:val="00856DAB"/>
    <w:rsid w:val="00860808"/>
    <w:rsid w:val="00860BFC"/>
    <w:rsid w:val="00862241"/>
    <w:rsid w:val="0086249A"/>
    <w:rsid w:val="00862678"/>
    <w:rsid w:val="00862E07"/>
    <w:rsid w:val="00863E1F"/>
    <w:rsid w:val="008654AD"/>
    <w:rsid w:val="00867A55"/>
    <w:rsid w:val="00870470"/>
    <w:rsid w:val="008721B6"/>
    <w:rsid w:val="00872A9F"/>
    <w:rsid w:val="00872D1B"/>
    <w:rsid w:val="00873388"/>
    <w:rsid w:val="00875765"/>
    <w:rsid w:val="00875C50"/>
    <w:rsid w:val="008762D5"/>
    <w:rsid w:val="00880A54"/>
    <w:rsid w:val="0088115B"/>
    <w:rsid w:val="00882A31"/>
    <w:rsid w:val="00882D8A"/>
    <w:rsid w:val="008833D0"/>
    <w:rsid w:val="00883FEF"/>
    <w:rsid w:val="00886B1F"/>
    <w:rsid w:val="00890C40"/>
    <w:rsid w:val="00891933"/>
    <w:rsid w:val="00892C8A"/>
    <w:rsid w:val="0089378F"/>
    <w:rsid w:val="00893F13"/>
    <w:rsid w:val="00893F73"/>
    <w:rsid w:val="008943DE"/>
    <w:rsid w:val="0089477D"/>
    <w:rsid w:val="00895571"/>
    <w:rsid w:val="008958C5"/>
    <w:rsid w:val="00896601"/>
    <w:rsid w:val="00897470"/>
    <w:rsid w:val="00897882"/>
    <w:rsid w:val="008A082C"/>
    <w:rsid w:val="008A0AA0"/>
    <w:rsid w:val="008A13E8"/>
    <w:rsid w:val="008A277C"/>
    <w:rsid w:val="008A374B"/>
    <w:rsid w:val="008A4E27"/>
    <w:rsid w:val="008A61AC"/>
    <w:rsid w:val="008A783C"/>
    <w:rsid w:val="008A7B82"/>
    <w:rsid w:val="008B0EBC"/>
    <w:rsid w:val="008B3BB1"/>
    <w:rsid w:val="008B5207"/>
    <w:rsid w:val="008B5706"/>
    <w:rsid w:val="008B621B"/>
    <w:rsid w:val="008B67AD"/>
    <w:rsid w:val="008C102D"/>
    <w:rsid w:val="008C1B19"/>
    <w:rsid w:val="008C1EBB"/>
    <w:rsid w:val="008C271B"/>
    <w:rsid w:val="008C33B0"/>
    <w:rsid w:val="008C33FA"/>
    <w:rsid w:val="008C45ED"/>
    <w:rsid w:val="008C4B09"/>
    <w:rsid w:val="008C5F68"/>
    <w:rsid w:val="008C64FA"/>
    <w:rsid w:val="008C78FE"/>
    <w:rsid w:val="008D0260"/>
    <w:rsid w:val="008D038A"/>
    <w:rsid w:val="008D04E1"/>
    <w:rsid w:val="008D0944"/>
    <w:rsid w:val="008D12FF"/>
    <w:rsid w:val="008D1AEE"/>
    <w:rsid w:val="008D4F6C"/>
    <w:rsid w:val="008D5EE5"/>
    <w:rsid w:val="008D603F"/>
    <w:rsid w:val="008D675E"/>
    <w:rsid w:val="008D6D6C"/>
    <w:rsid w:val="008E1165"/>
    <w:rsid w:val="008E18C9"/>
    <w:rsid w:val="008E3862"/>
    <w:rsid w:val="008E5CEA"/>
    <w:rsid w:val="008E5E93"/>
    <w:rsid w:val="008E5EF4"/>
    <w:rsid w:val="008E665C"/>
    <w:rsid w:val="008E68C1"/>
    <w:rsid w:val="008E7CB3"/>
    <w:rsid w:val="008F06EF"/>
    <w:rsid w:val="008F25EF"/>
    <w:rsid w:val="008F2C11"/>
    <w:rsid w:val="008F342B"/>
    <w:rsid w:val="008F35C7"/>
    <w:rsid w:val="008F3F22"/>
    <w:rsid w:val="008F4923"/>
    <w:rsid w:val="008F592C"/>
    <w:rsid w:val="008F6FC4"/>
    <w:rsid w:val="008F72D9"/>
    <w:rsid w:val="008F74E8"/>
    <w:rsid w:val="00900073"/>
    <w:rsid w:val="00900AEC"/>
    <w:rsid w:val="00900C80"/>
    <w:rsid w:val="00901494"/>
    <w:rsid w:val="009023EA"/>
    <w:rsid w:val="00904F25"/>
    <w:rsid w:val="00905304"/>
    <w:rsid w:val="0090588A"/>
    <w:rsid w:val="00906536"/>
    <w:rsid w:val="009067DB"/>
    <w:rsid w:val="0090754B"/>
    <w:rsid w:val="0090789E"/>
    <w:rsid w:val="009078EB"/>
    <w:rsid w:val="00907ACE"/>
    <w:rsid w:val="00907BDA"/>
    <w:rsid w:val="00907E53"/>
    <w:rsid w:val="00910A90"/>
    <w:rsid w:val="00910BD0"/>
    <w:rsid w:val="00910C24"/>
    <w:rsid w:val="00910E39"/>
    <w:rsid w:val="00911EA5"/>
    <w:rsid w:val="00915DA1"/>
    <w:rsid w:val="0091771E"/>
    <w:rsid w:val="0092028D"/>
    <w:rsid w:val="009218C7"/>
    <w:rsid w:val="009219E0"/>
    <w:rsid w:val="00921C50"/>
    <w:rsid w:val="00924164"/>
    <w:rsid w:val="00924F1A"/>
    <w:rsid w:val="0092543E"/>
    <w:rsid w:val="009262CD"/>
    <w:rsid w:val="00930385"/>
    <w:rsid w:val="0093136A"/>
    <w:rsid w:val="00931F49"/>
    <w:rsid w:val="009324E9"/>
    <w:rsid w:val="0093413E"/>
    <w:rsid w:val="009359F7"/>
    <w:rsid w:val="00940D44"/>
    <w:rsid w:val="00941867"/>
    <w:rsid w:val="009446A3"/>
    <w:rsid w:val="00944CED"/>
    <w:rsid w:val="009450BA"/>
    <w:rsid w:val="0094636F"/>
    <w:rsid w:val="00946D02"/>
    <w:rsid w:val="00947952"/>
    <w:rsid w:val="0095019B"/>
    <w:rsid w:val="009512CD"/>
    <w:rsid w:val="00951CA9"/>
    <w:rsid w:val="00952AD7"/>
    <w:rsid w:val="009538FC"/>
    <w:rsid w:val="009545CE"/>
    <w:rsid w:val="0095471E"/>
    <w:rsid w:val="00955C91"/>
    <w:rsid w:val="00955ECB"/>
    <w:rsid w:val="00955FFF"/>
    <w:rsid w:val="00956A48"/>
    <w:rsid w:val="00960330"/>
    <w:rsid w:val="00960664"/>
    <w:rsid w:val="00960684"/>
    <w:rsid w:val="009607BE"/>
    <w:rsid w:val="00961666"/>
    <w:rsid w:val="0096219A"/>
    <w:rsid w:val="009622F9"/>
    <w:rsid w:val="00964564"/>
    <w:rsid w:val="00964D1A"/>
    <w:rsid w:val="0096760F"/>
    <w:rsid w:val="00970BB9"/>
    <w:rsid w:val="0097244A"/>
    <w:rsid w:val="009736C4"/>
    <w:rsid w:val="00975018"/>
    <w:rsid w:val="009752A9"/>
    <w:rsid w:val="00976A59"/>
    <w:rsid w:val="00976D90"/>
    <w:rsid w:val="009775CB"/>
    <w:rsid w:val="00982288"/>
    <w:rsid w:val="00983876"/>
    <w:rsid w:val="009838E0"/>
    <w:rsid w:val="00983E43"/>
    <w:rsid w:val="00985721"/>
    <w:rsid w:val="00985FCA"/>
    <w:rsid w:val="0099037F"/>
    <w:rsid w:val="00990850"/>
    <w:rsid w:val="00991307"/>
    <w:rsid w:val="0099246E"/>
    <w:rsid w:val="009930B6"/>
    <w:rsid w:val="00993431"/>
    <w:rsid w:val="00996A39"/>
    <w:rsid w:val="009972A7"/>
    <w:rsid w:val="00997E44"/>
    <w:rsid w:val="009A0744"/>
    <w:rsid w:val="009A1CD9"/>
    <w:rsid w:val="009A2621"/>
    <w:rsid w:val="009A2F20"/>
    <w:rsid w:val="009A3A45"/>
    <w:rsid w:val="009A3E59"/>
    <w:rsid w:val="009A4066"/>
    <w:rsid w:val="009A4BD2"/>
    <w:rsid w:val="009A55E9"/>
    <w:rsid w:val="009A6384"/>
    <w:rsid w:val="009B0FA4"/>
    <w:rsid w:val="009B2090"/>
    <w:rsid w:val="009B2138"/>
    <w:rsid w:val="009B2288"/>
    <w:rsid w:val="009B26FB"/>
    <w:rsid w:val="009B319B"/>
    <w:rsid w:val="009B34F3"/>
    <w:rsid w:val="009B359B"/>
    <w:rsid w:val="009B39E7"/>
    <w:rsid w:val="009B403B"/>
    <w:rsid w:val="009B41D8"/>
    <w:rsid w:val="009B42FF"/>
    <w:rsid w:val="009B4E93"/>
    <w:rsid w:val="009B5A93"/>
    <w:rsid w:val="009B7B4F"/>
    <w:rsid w:val="009B7D8E"/>
    <w:rsid w:val="009C0141"/>
    <w:rsid w:val="009C0D73"/>
    <w:rsid w:val="009C1510"/>
    <w:rsid w:val="009C6B10"/>
    <w:rsid w:val="009D1BD5"/>
    <w:rsid w:val="009D2DA4"/>
    <w:rsid w:val="009D39E9"/>
    <w:rsid w:val="009D3B15"/>
    <w:rsid w:val="009D5950"/>
    <w:rsid w:val="009D5BA7"/>
    <w:rsid w:val="009D62BB"/>
    <w:rsid w:val="009D680D"/>
    <w:rsid w:val="009D6B16"/>
    <w:rsid w:val="009D76A6"/>
    <w:rsid w:val="009E1E6F"/>
    <w:rsid w:val="009E251D"/>
    <w:rsid w:val="009E32FB"/>
    <w:rsid w:val="009E3970"/>
    <w:rsid w:val="009E3C7C"/>
    <w:rsid w:val="009E4922"/>
    <w:rsid w:val="009E5047"/>
    <w:rsid w:val="009E5827"/>
    <w:rsid w:val="009E6A32"/>
    <w:rsid w:val="009E6C6D"/>
    <w:rsid w:val="009E6EA7"/>
    <w:rsid w:val="009E724B"/>
    <w:rsid w:val="009E7BC0"/>
    <w:rsid w:val="009F0278"/>
    <w:rsid w:val="009F0441"/>
    <w:rsid w:val="009F1585"/>
    <w:rsid w:val="009F2BF3"/>
    <w:rsid w:val="009F33E1"/>
    <w:rsid w:val="009F55F5"/>
    <w:rsid w:val="00A00099"/>
    <w:rsid w:val="00A0018E"/>
    <w:rsid w:val="00A006FD"/>
    <w:rsid w:val="00A0087E"/>
    <w:rsid w:val="00A00FB5"/>
    <w:rsid w:val="00A01663"/>
    <w:rsid w:val="00A024D5"/>
    <w:rsid w:val="00A02785"/>
    <w:rsid w:val="00A03078"/>
    <w:rsid w:val="00A03F08"/>
    <w:rsid w:val="00A03F20"/>
    <w:rsid w:val="00A06993"/>
    <w:rsid w:val="00A0781F"/>
    <w:rsid w:val="00A11111"/>
    <w:rsid w:val="00A11E38"/>
    <w:rsid w:val="00A12D45"/>
    <w:rsid w:val="00A13686"/>
    <w:rsid w:val="00A14150"/>
    <w:rsid w:val="00A15628"/>
    <w:rsid w:val="00A1574D"/>
    <w:rsid w:val="00A15FB7"/>
    <w:rsid w:val="00A21FCF"/>
    <w:rsid w:val="00A22E89"/>
    <w:rsid w:val="00A22FD2"/>
    <w:rsid w:val="00A23004"/>
    <w:rsid w:val="00A24A16"/>
    <w:rsid w:val="00A30B4A"/>
    <w:rsid w:val="00A30BD1"/>
    <w:rsid w:val="00A30C47"/>
    <w:rsid w:val="00A313FB"/>
    <w:rsid w:val="00A3226E"/>
    <w:rsid w:val="00A33087"/>
    <w:rsid w:val="00A3418C"/>
    <w:rsid w:val="00A346F0"/>
    <w:rsid w:val="00A34B1D"/>
    <w:rsid w:val="00A350AD"/>
    <w:rsid w:val="00A3524F"/>
    <w:rsid w:val="00A371D9"/>
    <w:rsid w:val="00A4609C"/>
    <w:rsid w:val="00A5037D"/>
    <w:rsid w:val="00A50490"/>
    <w:rsid w:val="00A532A4"/>
    <w:rsid w:val="00A534AB"/>
    <w:rsid w:val="00A54B2C"/>
    <w:rsid w:val="00A61035"/>
    <w:rsid w:val="00A61868"/>
    <w:rsid w:val="00A639B3"/>
    <w:rsid w:val="00A63CB0"/>
    <w:rsid w:val="00A64A6F"/>
    <w:rsid w:val="00A64CE8"/>
    <w:rsid w:val="00A66321"/>
    <w:rsid w:val="00A66682"/>
    <w:rsid w:val="00A66D66"/>
    <w:rsid w:val="00A67F39"/>
    <w:rsid w:val="00A713D9"/>
    <w:rsid w:val="00A71D52"/>
    <w:rsid w:val="00A737CE"/>
    <w:rsid w:val="00A74A53"/>
    <w:rsid w:val="00A7544B"/>
    <w:rsid w:val="00A7597C"/>
    <w:rsid w:val="00A81E09"/>
    <w:rsid w:val="00A827D1"/>
    <w:rsid w:val="00A83ED0"/>
    <w:rsid w:val="00A846AD"/>
    <w:rsid w:val="00A849AF"/>
    <w:rsid w:val="00A857F3"/>
    <w:rsid w:val="00A85EF6"/>
    <w:rsid w:val="00A86B30"/>
    <w:rsid w:val="00A875C2"/>
    <w:rsid w:val="00A91869"/>
    <w:rsid w:val="00A9193A"/>
    <w:rsid w:val="00A92481"/>
    <w:rsid w:val="00A92D84"/>
    <w:rsid w:val="00A93B9E"/>
    <w:rsid w:val="00A94728"/>
    <w:rsid w:val="00A94756"/>
    <w:rsid w:val="00A956D4"/>
    <w:rsid w:val="00A95E4A"/>
    <w:rsid w:val="00A96111"/>
    <w:rsid w:val="00A9689E"/>
    <w:rsid w:val="00A976C3"/>
    <w:rsid w:val="00AA0446"/>
    <w:rsid w:val="00AA2239"/>
    <w:rsid w:val="00AA3117"/>
    <w:rsid w:val="00AA4862"/>
    <w:rsid w:val="00AA58B8"/>
    <w:rsid w:val="00AA7365"/>
    <w:rsid w:val="00AB07D7"/>
    <w:rsid w:val="00AB234F"/>
    <w:rsid w:val="00AB23B4"/>
    <w:rsid w:val="00AB363F"/>
    <w:rsid w:val="00AB38F1"/>
    <w:rsid w:val="00AB6E47"/>
    <w:rsid w:val="00AB6F2F"/>
    <w:rsid w:val="00AB7353"/>
    <w:rsid w:val="00AB7EFF"/>
    <w:rsid w:val="00AC090F"/>
    <w:rsid w:val="00AC1BCE"/>
    <w:rsid w:val="00AC1C7C"/>
    <w:rsid w:val="00AC27F9"/>
    <w:rsid w:val="00AC29C0"/>
    <w:rsid w:val="00AC4232"/>
    <w:rsid w:val="00AC495E"/>
    <w:rsid w:val="00AC538C"/>
    <w:rsid w:val="00AC5444"/>
    <w:rsid w:val="00AC794C"/>
    <w:rsid w:val="00AC7D9A"/>
    <w:rsid w:val="00AD051A"/>
    <w:rsid w:val="00AD254F"/>
    <w:rsid w:val="00AD2559"/>
    <w:rsid w:val="00AD533E"/>
    <w:rsid w:val="00AD53A7"/>
    <w:rsid w:val="00AD5C95"/>
    <w:rsid w:val="00AD5CC9"/>
    <w:rsid w:val="00AD6003"/>
    <w:rsid w:val="00AD6076"/>
    <w:rsid w:val="00AD696A"/>
    <w:rsid w:val="00AE0E9A"/>
    <w:rsid w:val="00AE38E7"/>
    <w:rsid w:val="00AE5769"/>
    <w:rsid w:val="00AE5BEE"/>
    <w:rsid w:val="00AE7F65"/>
    <w:rsid w:val="00AF2A71"/>
    <w:rsid w:val="00AF3D2F"/>
    <w:rsid w:val="00AF42AE"/>
    <w:rsid w:val="00AF6427"/>
    <w:rsid w:val="00AF6A3E"/>
    <w:rsid w:val="00B0044E"/>
    <w:rsid w:val="00B005F8"/>
    <w:rsid w:val="00B01FAC"/>
    <w:rsid w:val="00B0294D"/>
    <w:rsid w:val="00B033B6"/>
    <w:rsid w:val="00B04B94"/>
    <w:rsid w:val="00B064D0"/>
    <w:rsid w:val="00B065B5"/>
    <w:rsid w:val="00B06703"/>
    <w:rsid w:val="00B06814"/>
    <w:rsid w:val="00B07184"/>
    <w:rsid w:val="00B07719"/>
    <w:rsid w:val="00B07C05"/>
    <w:rsid w:val="00B10559"/>
    <w:rsid w:val="00B13FEE"/>
    <w:rsid w:val="00B14D60"/>
    <w:rsid w:val="00B14D80"/>
    <w:rsid w:val="00B15106"/>
    <w:rsid w:val="00B1573B"/>
    <w:rsid w:val="00B1760E"/>
    <w:rsid w:val="00B17764"/>
    <w:rsid w:val="00B17B51"/>
    <w:rsid w:val="00B20283"/>
    <w:rsid w:val="00B24AEB"/>
    <w:rsid w:val="00B26A8A"/>
    <w:rsid w:val="00B27201"/>
    <w:rsid w:val="00B27897"/>
    <w:rsid w:val="00B30C71"/>
    <w:rsid w:val="00B31C3A"/>
    <w:rsid w:val="00B32524"/>
    <w:rsid w:val="00B33579"/>
    <w:rsid w:val="00B33F1F"/>
    <w:rsid w:val="00B344EE"/>
    <w:rsid w:val="00B3570D"/>
    <w:rsid w:val="00B35D49"/>
    <w:rsid w:val="00B37273"/>
    <w:rsid w:val="00B438C5"/>
    <w:rsid w:val="00B43999"/>
    <w:rsid w:val="00B476E9"/>
    <w:rsid w:val="00B50423"/>
    <w:rsid w:val="00B5533A"/>
    <w:rsid w:val="00B55678"/>
    <w:rsid w:val="00B55ABB"/>
    <w:rsid w:val="00B56E33"/>
    <w:rsid w:val="00B573CC"/>
    <w:rsid w:val="00B5789E"/>
    <w:rsid w:val="00B57D91"/>
    <w:rsid w:val="00B6075E"/>
    <w:rsid w:val="00B60A50"/>
    <w:rsid w:val="00B61B34"/>
    <w:rsid w:val="00B62270"/>
    <w:rsid w:val="00B629A6"/>
    <w:rsid w:val="00B6359F"/>
    <w:rsid w:val="00B636FC"/>
    <w:rsid w:val="00B63A20"/>
    <w:rsid w:val="00B65071"/>
    <w:rsid w:val="00B65AB9"/>
    <w:rsid w:val="00B6644B"/>
    <w:rsid w:val="00B666FF"/>
    <w:rsid w:val="00B6709A"/>
    <w:rsid w:val="00B6710D"/>
    <w:rsid w:val="00B67EB4"/>
    <w:rsid w:val="00B70320"/>
    <w:rsid w:val="00B70358"/>
    <w:rsid w:val="00B7075B"/>
    <w:rsid w:val="00B71840"/>
    <w:rsid w:val="00B738C4"/>
    <w:rsid w:val="00B744A7"/>
    <w:rsid w:val="00B7576E"/>
    <w:rsid w:val="00B76193"/>
    <w:rsid w:val="00B76A04"/>
    <w:rsid w:val="00B806A9"/>
    <w:rsid w:val="00B809D4"/>
    <w:rsid w:val="00B80FF2"/>
    <w:rsid w:val="00B81B3F"/>
    <w:rsid w:val="00B82F51"/>
    <w:rsid w:val="00B8414A"/>
    <w:rsid w:val="00B84EA8"/>
    <w:rsid w:val="00B85651"/>
    <w:rsid w:val="00B85DC2"/>
    <w:rsid w:val="00B85F82"/>
    <w:rsid w:val="00B86A59"/>
    <w:rsid w:val="00B86AD7"/>
    <w:rsid w:val="00B8B3AC"/>
    <w:rsid w:val="00B90433"/>
    <w:rsid w:val="00B908AD"/>
    <w:rsid w:val="00B911F6"/>
    <w:rsid w:val="00B937FC"/>
    <w:rsid w:val="00B9396B"/>
    <w:rsid w:val="00B93B7B"/>
    <w:rsid w:val="00B94C04"/>
    <w:rsid w:val="00B95007"/>
    <w:rsid w:val="00B96366"/>
    <w:rsid w:val="00B96721"/>
    <w:rsid w:val="00BA05B0"/>
    <w:rsid w:val="00BA062D"/>
    <w:rsid w:val="00BA10D2"/>
    <w:rsid w:val="00BA12C4"/>
    <w:rsid w:val="00BA20AE"/>
    <w:rsid w:val="00BA3816"/>
    <w:rsid w:val="00BA4119"/>
    <w:rsid w:val="00BA4B8D"/>
    <w:rsid w:val="00BA5530"/>
    <w:rsid w:val="00BA5663"/>
    <w:rsid w:val="00BA5988"/>
    <w:rsid w:val="00BB0228"/>
    <w:rsid w:val="00BB0E08"/>
    <w:rsid w:val="00BB2D21"/>
    <w:rsid w:val="00BB39BE"/>
    <w:rsid w:val="00BB3CBF"/>
    <w:rsid w:val="00BB3CE8"/>
    <w:rsid w:val="00BB462B"/>
    <w:rsid w:val="00BB5983"/>
    <w:rsid w:val="00BB5AB4"/>
    <w:rsid w:val="00BB5ED3"/>
    <w:rsid w:val="00BB71ED"/>
    <w:rsid w:val="00BC1305"/>
    <w:rsid w:val="00BC1981"/>
    <w:rsid w:val="00BC2C14"/>
    <w:rsid w:val="00BC548C"/>
    <w:rsid w:val="00BC594F"/>
    <w:rsid w:val="00BC5A0C"/>
    <w:rsid w:val="00BC694F"/>
    <w:rsid w:val="00BC7F2F"/>
    <w:rsid w:val="00BD0ACA"/>
    <w:rsid w:val="00BD0B6D"/>
    <w:rsid w:val="00BD11F4"/>
    <w:rsid w:val="00BD2FEA"/>
    <w:rsid w:val="00BD3EFE"/>
    <w:rsid w:val="00BD4D79"/>
    <w:rsid w:val="00BD517C"/>
    <w:rsid w:val="00BD5DF0"/>
    <w:rsid w:val="00BD64E3"/>
    <w:rsid w:val="00BD6CBC"/>
    <w:rsid w:val="00BE12DA"/>
    <w:rsid w:val="00BE145B"/>
    <w:rsid w:val="00BE2D70"/>
    <w:rsid w:val="00BE3535"/>
    <w:rsid w:val="00BE3C69"/>
    <w:rsid w:val="00BE3C9A"/>
    <w:rsid w:val="00BE443D"/>
    <w:rsid w:val="00BE552A"/>
    <w:rsid w:val="00BE5882"/>
    <w:rsid w:val="00BE58B6"/>
    <w:rsid w:val="00BE5B5A"/>
    <w:rsid w:val="00BE6F5F"/>
    <w:rsid w:val="00BF1FA8"/>
    <w:rsid w:val="00BF4DA8"/>
    <w:rsid w:val="00BF52A7"/>
    <w:rsid w:val="00BF5F59"/>
    <w:rsid w:val="00BF64B2"/>
    <w:rsid w:val="00BF6AC4"/>
    <w:rsid w:val="00BF7366"/>
    <w:rsid w:val="00C0044E"/>
    <w:rsid w:val="00C017DA"/>
    <w:rsid w:val="00C02694"/>
    <w:rsid w:val="00C038A3"/>
    <w:rsid w:val="00C04A1A"/>
    <w:rsid w:val="00C05C05"/>
    <w:rsid w:val="00C0627D"/>
    <w:rsid w:val="00C0764E"/>
    <w:rsid w:val="00C1098C"/>
    <w:rsid w:val="00C10F1F"/>
    <w:rsid w:val="00C1138B"/>
    <w:rsid w:val="00C115E5"/>
    <w:rsid w:val="00C11CE9"/>
    <w:rsid w:val="00C12BED"/>
    <w:rsid w:val="00C12D84"/>
    <w:rsid w:val="00C12DE4"/>
    <w:rsid w:val="00C13695"/>
    <w:rsid w:val="00C13AE3"/>
    <w:rsid w:val="00C1489F"/>
    <w:rsid w:val="00C14C5D"/>
    <w:rsid w:val="00C153C0"/>
    <w:rsid w:val="00C20072"/>
    <w:rsid w:val="00C209B1"/>
    <w:rsid w:val="00C21643"/>
    <w:rsid w:val="00C22349"/>
    <w:rsid w:val="00C245FF"/>
    <w:rsid w:val="00C24CCB"/>
    <w:rsid w:val="00C26AD1"/>
    <w:rsid w:val="00C26BBB"/>
    <w:rsid w:val="00C26D22"/>
    <w:rsid w:val="00C35985"/>
    <w:rsid w:val="00C37691"/>
    <w:rsid w:val="00C4062C"/>
    <w:rsid w:val="00C40A39"/>
    <w:rsid w:val="00C40A64"/>
    <w:rsid w:val="00C40C50"/>
    <w:rsid w:val="00C40DD4"/>
    <w:rsid w:val="00C4139E"/>
    <w:rsid w:val="00C4395C"/>
    <w:rsid w:val="00C43BF5"/>
    <w:rsid w:val="00C44C3D"/>
    <w:rsid w:val="00C452EB"/>
    <w:rsid w:val="00C46635"/>
    <w:rsid w:val="00C475A1"/>
    <w:rsid w:val="00C5111D"/>
    <w:rsid w:val="00C51650"/>
    <w:rsid w:val="00C51AE3"/>
    <w:rsid w:val="00C5274B"/>
    <w:rsid w:val="00C53B39"/>
    <w:rsid w:val="00C54B13"/>
    <w:rsid w:val="00C54CDC"/>
    <w:rsid w:val="00C55551"/>
    <w:rsid w:val="00C557E2"/>
    <w:rsid w:val="00C55A6A"/>
    <w:rsid w:val="00C568C2"/>
    <w:rsid w:val="00C578A4"/>
    <w:rsid w:val="00C63441"/>
    <w:rsid w:val="00C638DD"/>
    <w:rsid w:val="00C63B12"/>
    <w:rsid w:val="00C66141"/>
    <w:rsid w:val="00C67254"/>
    <w:rsid w:val="00C67BF3"/>
    <w:rsid w:val="00C71D34"/>
    <w:rsid w:val="00C7284D"/>
    <w:rsid w:val="00C72BF0"/>
    <w:rsid w:val="00C73253"/>
    <w:rsid w:val="00C73A21"/>
    <w:rsid w:val="00C765F2"/>
    <w:rsid w:val="00C809AD"/>
    <w:rsid w:val="00C85544"/>
    <w:rsid w:val="00C85BF3"/>
    <w:rsid w:val="00C86226"/>
    <w:rsid w:val="00C863FA"/>
    <w:rsid w:val="00C87BA7"/>
    <w:rsid w:val="00C91A82"/>
    <w:rsid w:val="00C94127"/>
    <w:rsid w:val="00C95190"/>
    <w:rsid w:val="00C95536"/>
    <w:rsid w:val="00C978D0"/>
    <w:rsid w:val="00CA0884"/>
    <w:rsid w:val="00CA1202"/>
    <w:rsid w:val="00CA1505"/>
    <w:rsid w:val="00CA1E2B"/>
    <w:rsid w:val="00CA2093"/>
    <w:rsid w:val="00CA319F"/>
    <w:rsid w:val="00CA40EC"/>
    <w:rsid w:val="00CA5132"/>
    <w:rsid w:val="00CA57E2"/>
    <w:rsid w:val="00CA582B"/>
    <w:rsid w:val="00CA6BF2"/>
    <w:rsid w:val="00CA7207"/>
    <w:rsid w:val="00CA7812"/>
    <w:rsid w:val="00CA7DC1"/>
    <w:rsid w:val="00CA7E67"/>
    <w:rsid w:val="00CB0D65"/>
    <w:rsid w:val="00CB1774"/>
    <w:rsid w:val="00CB2BF4"/>
    <w:rsid w:val="00CB3157"/>
    <w:rsid w:val="00CB3BEB"/>
    <w:rsid w:val="00CB3F15"/>
    <w:rsid w:val="00CB430D"/>
    <w:rsid w:val="00CB5951"/>
    <w:rsid w:val="00CB5B71"/>
    <w:rsid w:val="00CB676B"/>
    <w:rsid w:val="00CB6C21"/>
    <w:rsid w:val="00CB721D"/>
    <w:rsid w:val="00CB7497"/>
    <w:rsid w:val="00CB74A3"/>
    <w:rsid w:val="00CC1F6C"/>
    <w:rsid w:val="00CC22E4"/>
    <w:rsid w:val="00CC2526"/>
    <w:rsid w:val="00CC2E87"/>
    <w:rsid w:val="00CC3EFB"/>
    <w:rsid w:val="00CC4484"/>
    <w:rsid w:val="00CC45EF"/>
    <w:rsid w:val="00CC537F"/>
    <w:rsid w:val="00CC6224"/>
    <w:rsid w:val="00CC630A"/>
    <w:rsid w:val="00CC7952"/>
    <w:rsid w:val="00CD1185"/>
    <w:rsid w:val="00CD23B6"/>
    <w:rsid w:val="00CD5D3E"/>
    <w:rsid w:val="00CD737A"/>
    <w:rsid w:val="00CD755B"/>
    <w:rsid w:val="00CE0553"/>
    <w:rsid w:val="00CE0878"/>
    <w:rsid w:val="00CE0F20"/>
    <w:rsid w:val="00CE4D98"/>
    <w:rsid w:val="00CE5351"/>
    <w:rsid w:val="00CE546C"/>
    <w:rsid w:val="00CE59B1"/>
    <w:rsid w:val="00CE5E2C"/>
    <w:rsid w:val="00CE716A"/>
    <w:rsid w:val="00CE7977"/>
    <w:rsid w:val="00CEB4BF"/>
    <w:rsid w:val="00CF1B9A"/>
    <w:rsid w:val="00CF49D7"/>
    <w:rsid w:val="00CF5C4B"/>
    <w:rsid w:val="00CF60BF"/>
    <w:rsid w:val="00CF65DE"/>
    <w:rsid w:val="00CF6A61"/>
    <w:rsid w:val="00CF724C"/>
    <w:rsid w:val="00CF727C"/>
    <w:rsid w:val="00D0037B"/>
    <w:rsid w:val="00D00BFD"/>
    <w:rsid w:val="00D01992"/>
    <w:rsid w:val="00D026CC"/>
    <w:rsid w:val="00D0277E"/>
    <w:rsid w:val="00D029FD"/>
    <w:rsid w:val="00D034EC"/>
    <w:rsid w:val="00D043D9"/>
    <w:rsid w:val="00D046B0"/>
    <w:rsid w:val="00D0477E"/>
    <w:rsid w:val="00D04A50"/>
    <w:rsid w:val="00D04FA5"/>
    <w:rsid w:val="00D059DE"/>
    <w:rsid w:val="00D061A6"/>
    <w:rsid w:val="00D07A18"/>
    <w:rsid w:val="00D1105B"/>
    <w:rsid w:val="00D11629"/>
    <w:rsid w:val="00D11FD7"/>
    <w:rsid w:val="00D125B5"/>
    <w:rsid w:val="00D12BE6"/>
    <w:rsid w:val="00D134B1"/>
    <w:rsid w:val="00D135F0"/>
    <w:rsid w:val="00D1392D"/>
    <w:rsid w:val="00D142AB"/>
    <w:rsid w:val="00D143CD"/>
    <w:rsid w:val="00D14563"/>
    <w:rsid w:val="00D15053"/>
    <w:rsid w:val="00D17190"/>
    <w:rsid w:val="00D17EC8"/>
    <w:rsid w:val="00D22236"/>
    <w:rsid w:val="00D238AC"/>
    <w:rsid w:val="00D2398C"/>
    <w:rsid w:val="00D247E8"/>
    <w:rsid w:val="00D25861"/>
    <w:rsid w:val="00D25BDD"/>
    <w:rsid w:val="00D26F7A"/>
    <w:rsid w:val="00D30AB9"/>
    <w:rsid w:val="00D31601"/>
    <w:rsid w:val="00D317FE"/>
    <w:rsid w:val="00D31C3C"/>
    <w:rsid w:val="00D32062"/>
    <w:rsid w:val="00D32412"/>
    <w:rsid w:val="00D3391C"/>
    <w:rsid w:val="00D40AA7"/>
    <w:rsid w:val="00D41C4E"/>
    <w:rsid w:val="00D4240A"/>
    <w:rsid w:val="00D43AAE"/>
    <w:rsid w:val="00D442D2"/>
    <w:rsid w:val="00D50A2C"/>
    <w:rsid w:val="00D52480"/>
    <w:rsid w:val="00D54624"/>
    <w:rsid w:val="00D54C15"/>
    <w:rsid w:val="00D555E1"/>
    <w:rsid w:val="00D56441"/>
    <w:rsid w:val="00D61A15"/>
    <w:rsid w:val="00D6553D"/>
    <w:rsid w:val="00D66839"/>
    <w:rsid w:val="00D67D3C"/>
    <w:rsid w:val="00D704A3"/>
    <w:rsid w:val="00D7090E"/>
    <w:rsid w:val="00D70C47"/>
    <w:rsid w:val="00D71109"/>
    <w:rsid w:val="00D7112E"/>
    <w:rsid w:val="00D71391"/>
    <w:rsid w:val="00D71B08"/>
    <w:rsid w:val="00D720B8"/>
    <w:rsid w:val="00D72AC8"/>
    <w:rsid w:val="00D72B1A"/>
    <w:rsid w:val="00D73E6C"/>
    <w:rsid w:val="00D73F2F"/>
    <w:rsid w:val="00D740B0"/>
    <w:rsid w:val="00D805E3"/>
    <w:rsid w:val="00D8082D"/>
    <w:rsid w:val="00D81C85"/>
    <w:rsid w:val="00D81CAE"/>
    <w:rsid w:val="00D82D3C"/>
    <w:rsid w:val="00D83DDA"/>
    <w:rsid w:val="00D84CAD"/>
    <w:rsid w:val="00D84D83"/>
    <w:rsid w:val="00D852E2"/>
    <w:rsid w:val="00D8557E"/>
    <w:rsid w:val="00D85678"/>
    <w:rsid w:val="00D86BCB"/>
    <w:rsid w:val="00D9051A"/>
    <w:rsid w:val="00D905AE"/>
    <w:rsid w:val="00D9125F"/>
    <w:rsid w:val="00D914AD"/>
    <w:rsid w:val="00D92CB7"/>
    <w:rsid w:val="00D94517"/>
    <w:rsid w:val="00D94F57"/>
    <w:rsid w:val="00D95D94"/>
    <w:rsid w:val="00D9651B"/>
    <w:rsid w:val="00D9678E"/>
    <w:rsid w:val="00D970CF"/>
    <w:rsid w:val="00DA1922"/>
    <w:rsid w:val="00DA236D"/>
    <w:rsid w:val="00DA2DAB"/>
    <w:rsid w:val="00DA325F"/>
    <w:rsid w:val="00DA3A2D"/>
    <w:rsid w:val="00DA4684"/>
    <w:rsid w:val="00DA58AE"/>
    <w:rsid w:val="00DA5A46"/>
    <w:rsid w:val="00DA69BF"/>
    <w:rsid w:val="00DA6A64"/>
    <w:rsid w:val="00DA6C0F"/>
    <w:rsid w:val="00DA6C2C"/>
    <w:rsid w:val="00DA7A4A"/>
    <w:rsid w:val="00DA7E78"/>
    <w:rsid w:val="00DB084B"/>
    <w:rsid w:val="00DB116B"/>
    <w:rsid w:val="00DB1B3A"/>
    <w:rsid w:val="00DB3978"/>
    <w:rsid w:val="00DB3BC7"/>
    <w:rsid w:val="00DB411E"/>
    <w:rsid w:val="00DB69C5"/>
    <w:rsid w:val="00DB79FD"/>
    <w:rsid w:val="00DC2221"/>
    <w:rsid w:val="00DC2B63"/>
    <w:rsid w:val="00DC4B17"/>
    <w:rsid w:val="00DC5A89"/>
    <w:rsid w:val="00DC5C5E"/>
    <w:rsid w:val="00DC5E89"/>
    <w:rsid w:val="00DC7C05"/>
    <w:rsid w:val="00DD0D3F"/>
    <w:rsid w:val="00DD193B"/>
    <w:rsid w:val="00DD29BE"/>
    <w:rsid w:val="00DD2E7C"/>
    <w:rsid w:val="00DD313F"/>
    <w:rsid w:val="00DD32CF"/>
    <w:rsid w:val="00DD3962"/>
    <w:rsid w:val="00DE43A5"/>
    <w:rsid w:val="00DE6150"/>
    <w:rsid w:val="00DE616D"/>
    <w:rsid w:val="00DE70DF"/>
    <w:rsid w:val="00DE71DE"/>
    <w:rsid w:val="00DE795D"/>
    <w:rsid w:val="00DF018D"/>
    <w:rsid w:val="00DF1DA3"/>
    <w:rsid w:val="00DF2E83"/>
    <w:rsid w:val="00DF3087"/>
    <w:rsid w:val="00DF4A47"/>
    <w:rsid w:val="00DF5FAE"/>
    <w:rsid w:val="00DF69A4"/>
    <w:rsid w:val="00DF71D3"/>
    <w:rsid w:val="00DF7846"/>
    <w:rsid w:val="00E00DB7"/>
    <w:rsid w:val="00E027CB"/>
    <w:rsid w:val="00E045AA"/>
    <w:rsid w:val="00E0479B"/>
    <w:rsid w:val="00E06616"/>
    <w:rsid w:val="00E0691A"/>
    <w:rsid w:val="00E06B2C"/>
    <w:rsid w:val="00E07A9D"/>
    <w:rsid w:val="00E0D046"/>
    <w:rsid w:val="00E107F1"/>
    <w:rsid w:val="00E11A5E"/>
    <w:rsid w:val="00E12E2C"/>
    <w:rsid w:val="00E13A5C"/>
    <w:rsid w:val="00E1413E"/>
    <w:rsid w:val="00E150D3"/>
    <w:rsid w:val="00E15E22"/>
    <w:rsid w:val="00E16E0E"/>
    <w:rsid w:val="00E20690"/>
    <w:rsid w:val="00E20FBC"/>
    <w:rsid w:val="00E23A3C"/>
    <w:rsid w:val="00E23C6F"/>
    <w:rsid w:val="00E25B00"/>
    <w:rsid w:val="00E25B8D"/>
    <w:rsid w:val="00E25DD3"/>
    <w:rsid w:val="00E2609C"/>
    <w:rsid w:val="00E260E6"/>
    <w:rsid w:val="00E260E9"/>
    <w:rsid w:val="00E3356A"/>
    <w:rsid w:val="00E33D30"/>
    <w:rsid w:val="00E3436F"/>
    <w:rsid w:val="00E3797A"/>
    <w:rsid w:val="00E41217"/>
    <w:rsid w:val="00E41E9E"/>
    <w:rsid w:val="00E41F3E"/>
    <w:rsid w:val="00E429D2"/>
    <w:rsid w:val="00E42D1F"/>
    <w:rsid w:val="00E500A3"/>
    <w:rsid w:val="00E5156D"/>
    <w:rsid w:val="00E51F59"/>
    <w:rsid w:val="00E527F2"/>
    <w:rsid w:val="00E537C1"/>
    <w:rsid w:val="00E53D2D"/>
    <w:rsid w:val="00E55076"/>
    <w:rsid w:val="00E570BC"/>
    <w:rsid w:val="00E60E6B"/>
    <w:rsid w:val="00E610B9"/>
    <w:rsid w:val="00E6189C"/>
    <w:rsid w:val="00E622CE"/>
    <w:rsid w:val="00E62396"/>
    <w:rsid w:val="00E6581A"/>
    <w:rsid w:val="00E679F9"/>
    <w:rsid w:val="00E67C09"/>
    <w:rsid w:val="00E67D9A"/>
    <w:rsid w:val="00E67EF8"/>
    <w:rsid w:val="00E7026B"/>
    <w:rsid w:val="00E711A9"/>
    <w:rsid w:val="00E7351C"/>
    <w:rsid w:val="00E735F5"/>
    <w:rsid w:val="00E75DF7"/>
    <w:rsid w:val="00E76B67"/>
    <w:rsid w:val="00E76BF9"/>
    <w:rsid w:val="00E76CD7"/>
    <w:rsid w:val="00E77508"/>
    <w:rsid w:val="00E777E5"/>
    <w:rsid w:val="00E80B2A"/>
    <w:rsid w:val="00E81A48"/>
    <w:rsid w:val="00E81BC2"/>
    <w:rsid w:val="00E82484"/>
    <w:rsid w:val="00E835EF"/>
    <w:rsid w:val="00E85801"/>
    <w:rsid w:val="00E86B7E"/>
    <w:rsid w:val="00E870B0"/>
    <w:rsid w:val="00E8781B"/>
    <w:rsid w:val="00E9063B"/>
    <w:rsid w:val="00E90EF5"/>
    <w:rsid w:val="00E91A3F"/>
    <w:rsid w:val="00E92936"/>
    <w:rsid w:val="00E92AAF"/>
    <w:rsid w:val="00E940AA"/>
    <w:rsid w:val="00E95E49"/>
    <w:rsid w:val="00E9680B"/>
    <w:rsid w:val="00E97213"/>
    <w:rsid w:val="00E979FA"/>
    <w:rsid w:val="00E97AEC"/>
    <w:rsid w:val="00E97E84"/>
    <w:rsid w:val="00EA2F5C"/>
    <w:rsid w:val="00EA31F7"/>
    <w:rsid w:val="00EA3C75"/>
    <w:rsid w:val="00EA4214"/>
    <w:rsid w:val="00EA4325"/>
    <w:rsid w:val="00EA46F7"/>
    <w:rsid w:val="00EA4A1B"/>
    <w:rsid w:val="00EA4A7B"/>
    <w:rsid w:val="00EA6DDA"/>
    <w:rsid w:val="00EA7EE8"/>
    <w:rsid w:val="00EB013A"/>
    <w:rsid w:val="00EB2094"/>
    <w:rsid w:val="00EB35A4"/>
    <w:rsid w:val="00EB3AB3"/>
    <w:rsid w:val="00EB48CC"/>
    <w:rsid w:val="00EB608B"/>
    <w:rsid w:val="00EB7267"/>
    <w:rsid w:val="00EC196F"/>
    <w:rsid w:val="00EC1C75"/>
    <w:rsid w:val="00EC226A"/>
    <w:rsid w:val="00EC25F9"/>
    <w:rsid w:val="00EC36AB"/>
    <w:rsid w:val="00EC497A"/>
    <w:rsid w:val="00EC5340"/>
    <w:rsid w:val="00EC5AC0"/>
    <w:rsid w:val="00EC7627"/>
    <w:rsid w:val="00ED0CEA"/>
    <w:rsid w:val="00ED2995"/>
    <w:rsid w:val="00ED41FA"/>
    <w:rsid w:val="00ED44CC"/>
    <w:rsid w:val="00ED47FE"/>
    <w:rsid w:val="00ED4FDB"/>
    <w:rsid w:val="00ED56DC"/>
    <w:rsid w:val="00ED5D9C"/>
    <w:rsid w:val="00ED7885"/>
    <w:rsid w:val="00ED7CF3"/>
    <w:rsid w:val="00ED7EDB"/>
    <w:rsid w:val="00EE048C"/>
    <w:rsid w:val="00EE0B59"/>
    <w:rsid w:val="00EE0D1D"/>
    <w:rsid w:val="00EE1387"/>
    <w:rsid w:val="00EE1A54"/>
    <w:rsid w:val="00EE1B56"/>
    <w:rsid w:val="00EE43A1"/>
    <w:rsid w:val="00EE4B68"/>
    <w:rsid w:val="00EE662A"/>
    <w:rsid w:val="00EE6C94"/>
    <w:rsid w:val="00EE7013"/>
    <w:rsid w:val="00EE7EF9"/>
    <w:rsid w:val="00EF075E"/>
    <w:rsid w:val="00EF0803"/>
    <w:rsid w:val="00EF0901"/>
    <w:rsid w:val="00EF101F"/>
    <w:rsid w:val="00EF2169"/>
    <w:rsid w:val="00EF302E"/>
    <w:rsid w:val="00EF351D"/>
    <w:rsid w:val="00EF3827"/>
    <w:rsid w:val="00EF55BB"/>
    <w:rsid w:val="00EF55D9"/>
    <w:rsid w:val="00EF5805"/>
    <w:rsid w:val="00EF59D0"/>
    <w:rsid w:val="00EF6C2B"/>
    <w:rsid w:val="00F00E55"/>
    <w:rsid w:val="00F023D7"/>
    <w:rsid w:val="00F02BBE"/>
    <w:rsid w:val="00F030EB"/>
    <w:rsid w:val="00F03223"/>
    <w:rsid w:val="00F055C5"/>
    <w:rsid w:val="00F06738"/>
    <w:rsid w:val="00F06873"/>
    <w:rsid w:val="00F06FB3"/>
    <w:rsid w:val="00F1164C"/>
    <w:rsid w:val="00F11DD4"/>
    <w:rsid w:val="00F12E3C"/>
    <w:rsid w:val="00F12ED0"/>
    <w:rsid w:val="00F13832"/>
    <w:rsid w:val="00F13B75"/>
    <w:rsid w:val="00F13DB7"/>
    <w:rsid w:val="00F13E52"/>
    <w:rsid w:val="00F15EDA"/>
    <w:rsid w:val="00F16AAD"/>
    <w:rsid w:val="00F17EED"/>
    <w:rsid w:val="00F21917"/>
    <w:rsid w:val="00F2307C"/>
    <w:rsid w:val="00F231A8"/>
    <w:rsid w:val="00F2489D"/>
    <w:rsid w:val="00F25435"/>
    <w:rsid w:val="00F271D1"/>
    <w:rsid w:val="00F27548"/>
    <w:rsid w:val="00F2781A"/>
    <w:rsid w:val="00F302B8"/>
    <w:rsid w:val="00F314E7"/>
    <w:rsid w:val="00F31517"/>
    <w:rsid w:val="00F315E6"/>
    <w:rsid w:val="00F34760"/>
    <w:rsid w:val="00F34B81"/>
    <w:rsid w:val="00F34B8A"/>
    <w:rsid w:val="00F34EEC"/>
    <w:rsid w:val="00F35FE7"/>
    <w:rsid w:val="00F36A7E"/>
    <w:rsid w:val="00F37BFC"/>
    <w:rsid w:val="00F40532"/>
    <w:rsid w:val="00F4111B"/>
    <w:rsid w:val="00F41540"/>
    <w:rsid w:val="00F41886"/>
    <w:rsid w:val="00F41A64"/>
    <w:rsid w:val="00F41F1C"/>
    <w:rsid w:val="00F423E3"/>
    <w:rsid w:val="00F45604"/>
    <w:rsid w:val="00F45D6B"/>
    <w:rsid w:val="00F4634B"/>
    <w:rsid w:val="00F47E0E"/>
    <w:rsid w:val="00F50A6A"/>
    <w:rsid w:val="00F522D7"/>
    <w:rsid w:val="00F525F4"/>
    <w:rsid w:val="00F52BD6"/>
    <w:rsid w:val="00F52D1E"/>
    <w:rsid w:val="00F54306"/>
    <w:rsid w:val="00F54A04"/>
    <w:rsid w:val="00F57C20"/>
    <w:rsid w:val="00F60229"/>
    <w:rsid w:val="00F61347"/>
    <w:rsid w:val="00F63C48"/>
    <w:rsid w:val="00F63D47"/>
    <w:rsid w:val="00F64A0F"/>
    <w:rsid w:val="00F64A64"/>
    <w:rsid w:val="00F65768"/>
    <w:rsid w:val="00F65D06"/>
    <w:rsid w:val="00F66988"/>
    <w:rsid w:val="00F671D6"/>
    <w:rsid w:val="00F67D19"/>
    <w:rsid w:val="00F71278"/>
    <w:rsid w:val="00F7133C"/>
    <w:rsid w:val="00F715F3"/>
    <w:rsid w:val="00F7261D"/>
    <w:rsid w:val="00F74D3E"/>
    <w:rsid w:val="00F76B42"/>
    <w:rsid w:val="00F812BD"/>
    <w:rsid w:val="00F818B4"/>
    <w:rsid w:val="00F81E77"/>
    <w:rsid w:val="00F824BC"/>
    <w:rsid w:val="00F824CA"/>
    <w:rsid w:val="00F865CF"/>
    <w:rsid w:val="00F86DAE"/>
    <w:rsid w:val="00F87E12"/>
    <w:rsid w:val="00F90723"/>
    <w:rsid w:val="00F92310"/>
    <w:rsid w:val="00F92314"/>
    <w:rsid w:val="00F92F8C"/>
    <w:rsid w:val="00F93F6F"/>
    <w:rsid w:val="00F97E00"/>
    <w:rsid w:val="00FA1F81"/>
    <w:rsid w:val="00FA27E4"/>
    <w:rsid w:val="00FA314B"/>
    <w:rsid w:val="00FA33C1"/>
    <w:rsid w:val="00FA3875"/>
    <w:rsid w:val="00FA51BB"/>
    <w:rsid w:val="00FA5687"/>
    <w:rsid w:val="00FA628F"/>
    <w:rsid w:val="00FB036E"/>
    <w:rsid w:val="00FB0A7C"/>
    <w:rsid w:val="00FB0C7D"/>
    <w:rsid w:val="00FB0CB6"/>
    <w:rsid w:val="00FB1005"/>
    <w:rsid w:val="00FB3D1D"/>
    <w:rsid w:val="00FB3D52"/>
    <w:rsid w:val="00FB4480"/>
    <w:rsid w:val="00FB66B3"/>
    <w:rsid w:val="00FB743C"/>
    <w:rsid w:val="00FB7B89"/>
    <w:rsid w:val="00FC05E6"/>
    <w:rsid w:val="00FC1A52"/>
    <w:rsid w:val="00FC1DA8"/>
    <w:rsid w:val="00FC33B6"/>
    <w:rsid w:val="00FC33D3"/>
    <w:rsid w:val="00FC464C"/>
    <w:rsid w:val="00FC4733"/>
    <w:rsid w:val="00FC6A3E"/>
    <w:rsid w:val="00FD0DFF"/>
    <w:rsid w:val="00FD0FE9"/>
    <w:rsid w:val="00FD4860"/>
    <w:rsid w:val="00FD537F"/>
    <w:rsid w:val="00FD57BF"/>
    <w:rsid w:val="00FD5B0B"/>
    <w:rsid w:val="00FD61C3"/>
    <w:rsid w:val="00FD79A5"/>
    <w:rsid w:val="00FD7BC9"/>
    <w:rsid w:val="00FE1557"/>
    <w:rsid w:val="00FE18D3"/>
    <w:rsid w:val="00FE27D9"/>
    <w:rsid w:val="00FE27DA"/>
    <w:rsid w:val="00FE49AC"/>
    <w:rsid w:val="00FE4A9F"/>
    <w:rsid w:val="00FF0370"/>
    <w:rsid w:val="00FF0BA3"/>
    <w:rsid w:val="00FF12C5"/>
    <w:rsid w:val="00FF2239"/>
    <w:rsid w:val="00FF2AB1"/>
    <w:rsid w:val="025E25F1"/>
    <w:rsid w:val="026FEF5E"/>
    <w:rsid w:val="02850EAB"/>
    <w:rsid w:val="02958D8F"/>
    <w:rsid w:val="02C08B35"/>
    <w:rsid w:val="02F4355D"/>
    <w:rsid w:val="034519BE"/>
    <w:rsid w:val="0380B8E7"/>
    <w:rsid w:val="0382F165"/>
    <w:rsid w:val="03928F06"/>
    <w:rsid w:val="03BB6660"/>
    <w:rsid w:val="03EE3BF5"/>
    <w:rsid w:val="03F77944"/>
    <w:rsid w:val="0420FD66"/>
    <w:rsid w:val="0435128D"/>
    <w:rsid w:val="0479B865"/>
    <w:rsid w:val="04A445A8"/>
    <w:rsid w:val="04DFE1EB"/>
    <w:rsid w:val="05332C19"/>
    <w:rsid w:val="053EEB74"/>
    <w:rsid w:val="0542505A"/>
    <w:rsid w:val="055C2E85"/>
    <w:rsid w:val="05747EAB"/>
    <w:rsid w:val="06734E1C"/>
    <w:rsid w:val="06832A5F"/>
    <w:rsid w:val="06A1823B"/>
    <w:rsid w:val="07D78DD1"/>
    <w:rsid w:val="0807C5AD"/>
    <w:rsid w:val="0810143D"/>
    <w:rsid w:val="0856BEA8"/>
    <w:rsid w:val="085A8E49"/>
    <w:rsid w:val="08EBCFF8"/>
    <w:rsid w:val="08FB67A6"/>
    <w:rsid w:val="09086437"/>
    <w:rsid w:val="09E136CD"/>
    <w:rsid w:val="09EC897A"/>
    <w:rsid w:val="0A3C2979"/>
    <w:rsid w:val="0A714D37"/>
    <w:rsid w:val="0A9E944F"/>
    <w:rsid w:val="0ABAC612"/>
    <w:rsid w:val="0BE140A5"/>
    <w:rsid w:val="0C068586"/>
    <w:rsid w:val="0C2D9AF2"/>
    <w:rsid w:val="0C2E4280"/>
    <w:rsid w:val="0C3BF479"/>
    <w:rsid w:val="0C44AB32"/>
    <w:rsid w:val="0C80360F"/>
    <w:rsid w:val="0C8D8A78"/>
    <w:rsid w:val="0C9EA7A6"/>
    <w:rsid w:val="0CAE55E0"/>
    <w:rsid w:val="0CE518AB"/>
    <w:rsid w:val="0D86353F"/>
    <w:rsid w:val="0D93636F"/>
    <w:rsid w:val="0DFD174C"/>
    <w:rsid w:val="0DFF43F3"/>
    <w:rsid w:val="0E2218B2"/>
    <w:rsid w:val="0E896AF5"/>
    <w:rsid w:val="0EBEF5F2"/>
    <w:rsid w:val="0EDDDA71"/>
    <w:rsid w:val="0EE28538"/>
    <w:rsid w:val="0EEB548A"/>
    <w:rsid w:val="0EEB9AAE"/>
    <w:rsid w:val="0F7703BC"/>
    <w:rsid w:val="0FA4363D"/>
    <w:rsid w:val="0FC739DE"/>
    <w:rsid w:val="0FCBD862"/>
    <w:rsid w:val="102169CE"/>
    <w:rsid w:val="1054E2A0"/>
    <w:rsid w:val="105EF261"/>
    <w:rsid w:val="108EBBF4"/>
    <w:rsid w:val="10B7AD12"/>
    <w:rsid w:val="10C2D1F1"/>
    <w:rsid w:val="111364D9"/>
    <w:rsid w:val="1131E2A2"/>
    <w:rsid w:val="11E15E03"/>
    <w:rsid w:val="11FED52B"/>
    <w:rsid w:val="1232D498"/>
    <w:rsid w:val="1273FA9A"/>
    <w:rsid w:val="127D1F24"/>
    <w:rsid w:val="127D5172"/>
    <w:rsid w:val="127F641B"/>
    <w:rsid w:val="129E031D"/>
    <w:rsid w:val="12E241B5"/>
    <w:rsid w:val="1308E05C"/>
    <w:rsid w:val="13134B72"/>
    <w:rsid w:val="13198745"/>
    <w:rsid w:val="1319D1F3"/>
    <w:rsid w:val="136D63F9"/>
    <w:rsid w:val="1379CA9D"/>
    <w:rsid w:val="138062FD"/>
    <w:rsid w:val="13873C23"/>
    <w:rsid w:val="13E6C84D"/>
    <w:rsid w:val="14412765"/>
    <w:rsid w:val="14481759"/>
    <w:rsid w:val="145F4090"/>
    <w:rsid w:val="146BA581"/>
    <w:rsid w:val="14937B0E"/>
    <w:rsid w:val="1495C778"/>
    <w:rsid w:val="14A13A62"/>
    <w:rsid w:val="14AA4DC6"/>
    <w:rsid w:val="14B24C91"/>
    <w:rsid w:val="14CA2C38"/>
    <w:rsid w:val="1584906F"/>
    <w:rsid w:val="15F169C4"/>
    <w:rsid w:val="165A6AA8"/>
    <w:rsid w:val="171C1BEB"/>
    <w:rsid w:val="17498AAA"/>
    <w:rsid w:val="17909DB6"/>
    <w:rsid w:val="17A1B602"/>
    <w:rsid w:val="180DF156"/>
    <w:rsid w:val="1853E038"/>
    <w:rsid w:val="186663BC"/>
    <w:rsid w:val="186EDDAE"/>
    <w:rsid w:val="18888C95"/>
    <w:rsid w:val="188CF98D"/>
    <w:rsid w:val="188E6B3F"/>
    <w:rsid w:val="18F52A47"/>
    <w:rsid w:val="1906600E"/>
    <w:rsid w:val="197B9817"/>
    <w:rsid w:val="19869A08"/>
    <w:rsid w:val="199A3427"/>
    <w:rsid w:val="199B8382"/>
    <w:rsid w:val="19B2BBCE"/>
    <w:rsid w:val="19E04C1C"/>
    <w:rsid w:val="19E73874"/>
    <w:rsid w:val="1A046C00"/>
    <w:rsid w:val="1A09295D"/>
    <w:rsid w:val="1A487D36"/>
    <w:rsid w:val="1AAE0F7D"/>
    <w:rsid w:val="1AD05A38"/>
    <w:rsid w:val="1AECEA6D"/>
    <w:rsid w:val="1AF20122"/>
    <w:rsid w:val="1AFE892F"/>
    <w:rsid w:val="1B1831C8"/>
    <w:rsid w:val="1B326B17"/>
    <w:rsid w:val="1B61AC06"/>
    <w:rsid w:val="1B90BC4E"/>
    <w:rsid w:val="1BA3BEC4"/>
    <w:rsid w:val="1BDF165A"/>
    <w:rsid w:val="1BF150A9"/>
    <w:rsid w:val="1C6FD747"/>
    <w:rsid w:val="1D499BFA"/>
    <w:rsid w:val="1D4F3877"/>
    <w:rsid w:val="1D556151"/>
    <w:rsid w:val="1D5A64F4"/>
    <w:rsid w:val="1D5AEE36"/>
    <w:rsid w:val="1DA45F0F"/>
    <w:rsid w:val="1DF616CE"/>
    <w:rsid w:val="1DFD3D06"/>
    <w:rsid w:val="1E3F7DB0"/>
    <w:rsid w:val="1E626DF8"/>
    <w:rsid w:val="1E85C2DB"/>
    <w:rsid w:val="1E97B9E2"/>
    <w:rsid w:val="1EE3611D"/>
    <w:rsid w:val="1EECB14B"/>
    <w:rsid w:val="1F018DEC"/>
    <w:rsid w:val="1F1F9AD2"/>
    <w:rsid w:val="1F2B65D2"/>
    <w:rsid w:val="1F675415"/>
    <w:rsid w:val="1F88A925"/>
    <w:rsid w:val="1FC5E2DA"/>
    <w:rsid w:val="1FCBE630"/>
    <w:rsid w:val="201B493E"/>
    <w:rsid w:val="203C871E"/>
    <w:rsid w:val="205AF049"/>
    <w:rsid w:val="208F30B6"/>
    <w:rsid w:val="20F5F523"/>
    <w:rsid w:val="211791BB"/>
    <w:rsid w:val="2171F73A"/>
    <w:rsid w:val="217734C4"/>
    <w:rsid w:val="218DE66B"/>
    <w:rsid w:val="21D30BEE"/>
    <w:rsid w:val="21FAC698"/>
    <w:rsid w:val="221B8F37"/>
    <w:rsid w:val="2229E3D2"/>
    <w:rsid w:val="22395990"/>
    <w:rsid w:val="225F78F6"/>
    <w:rsid w:val="2279FF7B"/>
    <w:rsid w:val="22AC4BFF"/>
    <w:rsid w:val="22C0AB21"/>
    <w:rsid w:val="22F63442"/>
    <w:rsid w:val="22FA50C6"/>
    <w:rsid w:val="23560547"/>
    <w:rsid w:val="245AFA25"/>
    <w:rsid w:val="24A18EDD"/>
    <w:rsid w:val="24B31048"/>
    <w:rsid w:val="24B98766"/>
    <w:rsid w:val="24D7ADDE"/>
    <w:rsid w:val="252C505B"/>
    <w:rsid w:val="25E29B4D"/>
    <w:rsid w:val="25E45D07"/>
    <w:rsid w:val="262A4559"/>
    <w:rsid w:val="26310EF3"/>
    <w:rsid w:val="26607755"/>
    <w:rsid w:val="26753527"/>
    <w:rsid w:val="26796415"/>
    <w:rsid w:val="2689D340"/>
    <w:rsid w:val="26AFF79C"/>
    <w:rsid w:val="26CC06AB"/>
    <w:rsid w:val="26F72B99"/>
    <w:rsid w:val="27045824"/>
    <w:rsid w:val="272AF22A"/>
    <w:rsid w:val="2783C1AD"/>
    <w:rsid w:val="27A1EF02"/>
    <w:rsid w:val="27F4E8B2"/>
    <w:rsid w:val="28233B50"/>
    <w:rsid w:val="283962BA"/>
    <w:rsid w:val="288094C6"/>
    <w:rsid w:val="28EBA3B5"/>
    <w:rsid w:val="28F19ED6"/>
    <w:rsid w:val="295EB619"/>
    <w:rsid w:val="2977C63F"/>
    <w:rsid w:val="29C0F4A7"/>
    <w:rsid w:val="29EAEDBF"/>
    <w:rsid w:val="29F5280A"/>
    <w:rsid w:val="2A4005BF"/>
    <w:rsid w:val="2A744A30"/>
    <w:rsid w:val="2AF70070"/>
    <w:rsid w:val="2B395417"/>
    <w:rsid w:val="2B9BEA43"/>
    <w:rsid w:val="2BCC97A6"/>
    <w:rsid w:val="2BD81683"/>
    <w:rsid w:val="2BFA5CB5"/>
    <w:rsid w:val="2C536F77"/>
    <w:rsid w:val="2C9861E6"/>
    <w:rsid w:val="2C9948E5"/>
    <w:rsid w:val="2CD032AD"/>
    <w:rsid w:val="2D0A1F79"/>
    <w:rsid w:val="2D283BB9"/>
    <w:rsid w:val="2D557835"/>
    <w:rsid w:val="2DB00676"/>
    <w:rsid w:val="2DD9D838"/>
    <w:rsid w:val="2DDBA85A"/>
    <w:rsid w:val="2E3A6556"/>
    <w:rsid w:val="2E7F4856"/>
    <w:rsid w:val="2ED94763"/>
    <w:rsid w:val="2F191F27"/>
    <w:rsid w:val="2F879627"/>
    <w:rsid w:val="2FAF2ADA"/>
    <w:rsid w:val="303B3C65"/>
    <w:rsid w:val="3048D3B2"/>
    <w:rsid w:val="30574226"/>
    <w:rsid w:val="306D591F"/>
    <w:rsid w:val="309F0ED6"/>
    <w:rsid w:val="3119A2F9"/>
    <w:rsid w:val="31970D78"/>
    <w:rsid w:val="31E62401"/>
    <w:rsid w:val="32348DE4"/>
    <w:rsid w:val="3237BD14"/>
    <w:rsid w:val="3334A255"/>
    <w:rsid w:val="3335BDDC"/>
    <w:rsid w:val="33458267"/>
    <w:rsid w:val="338EFC53"/>
    <w:rsid w:val="347ABB6F"/>
    <w:rsid w:val="34B4B446"/>
    <w:rsid w:val="34C2056A"/>
    <w:rsid w:val="34D310E6"/>
    <w:rsid w:val="3508C0ED"/>
    <w:rsid w:val="35510507"/>
    <w:rsid w:val="35A2A6BD"/>
    <w:rsid w:val="362726F5"/>
    <w:rsid w:val="363C9BAC"/>
    <w:rsid w:val="36B2A331"/>
    <w:rsid w:val="36B3579D"/>
    <w:rsid w:val="36DCFA53"/>
    <w:rsid w:val="36E4C21A"/>
    <w:rsid w:val="37077233"/>
    <w:rsid w:val="37460B48"/>
    <w:rsid w:val="375879EA"/>
    <w:rsid w:val="3764E94B"/>
    <w:rsid w:val="377842E5"/>
    <w:rsid w:val="37897108"/>
    <w:rsid w:val="37B6B22F"/>
    <w:rsid w:val="37C5379A"/>
    <w:rsid w:val="3823F2C0"/>
    <w:rsid w:val="384E27E6"/>
    <w:rsid w:val="388E9F51"/>
    <w:rsid w:val="38948B34"/>
    <w:rsid w:val="389CAFEC"/>
    <w:rsid w:val="390D845C"/>
    <w:rsid w:val="397F3AEA"/>
    <w:rsid w:val="399D2B04"/>
    <w:rsid w:val="39B0DF25"/>
    <w:rsid w:val="39C2755A"/>
    <w:rsid w:val="39C91F29"/>
    <w:rsid w:val="39D4F903"/>
    <w:rsid w:val="3A20DC0F"/>
    <w:rsid w:val="3A20E65E"/>
    <w:rsid w:val="3A5521E1"/>
    <w:rsid w:val="3A596A1B"/>
    <w:rsid w:val="3AC66C98"/>
    <w:rsid w:val="3B874D36"/>
    <w:rsid w:val="3B95AD0B"/>
    <w:rsid w:val="3BE23100"/>
    <w:rsid w:val="3BE610B5"/>
    <w:rsid w:val="3BEF953E"/>
    <w:rsid w:val="3BFC08BF"/>
    <w:rsid w:val="3C0DA142"/>
    <w:rsid w:val="3C24FD9D"/>
    <w:rsid w:val="3C36D04A"/>
    <w:rsid w:val="3C4581E5"/>
    <w:rsid w:val="3C4E4EB3"/>
    <w:rsid w:val="3C8E1393"/>
    <w:rsid w:val="3C90D7B2"/>
    <w:rsid w:val="3CBA794A"/>
    <w:rsid w:val="3D33CEF3"/>
    <w:rsid w:val="3D340537"/>
    <w:rsid w:val="3D5E5C39"/>
    <w:rsid w:val="3D6CA1BC"/>
    <w:rsid w:val="3D89B4FB"/>
    <w:rsid w:val="3D8DFE67"/>
    <w:rsid w:val="3DE25268"/>
    <w:rsid w:val="3E26E411"/>
    <w:rsid w:val="3E46FF56"/>
    <w:rsid w:val="3EBF1CE9"/>
    <w:rsid w:val="3EF19199"/>
    <w:rsid w:val="3F498B68"/>
    <w:rsid w:val="3F791B27"/>
    <w:rsid w:val="3FA47574"/>
    <w:rsid w:val="3FA7F6FB"/>
    <w:rsid w:val="3FB40A8E"/>
    <w:rsid w:val="3FDEA43E"/>
    <w:rsid w:val="407D95E2"/>
    <w:rsid w:val="408CC30C"/>
    <w:rsid w:val="40D65D84"/>
    <w:rsid w:val="40F1D0FC"/>
    <w:rsid w:val="4136EFFF"/>
    <w:rsid w:val="41C591F1"/>
    <w:rsid w:val="41E24D1F"/>
    <w:rsid w:val="41EB1E84"/>
    <w:rsid w:val="4204DE1E"/>
    <w:rsid w:val="4253492B"/>
    <w:rsid w:val="42563098"/>
    <w:rsid w:val="42687DFE"/>
    <w:rsid w:val="427E91AC"/>
    <w:rsid w:val="432D01CC"/>
    <w:rsid w:val="432D935B"/>
    <w:rsid w:val="4388D460"/>
    <w:rsid w:val="438E9849"/>
    <w:rsid w:val="43F036D2"/>
    <w:rsid w:val="447642BE"/>
    <w:rsid w:val="447B257F"/>
    <w:rsid w:val="448051A6"/>
    <w:rsid w:val="44C11335"/>
    <w:rsid w:val="4564876D"/>
    <w:rsid w:val="456B0FCC"/>
    <w:rsid w:val="4603F187"/>
    <w:rsid w:val="461B2973"/>
    <w:rsid w:val="468437F9"/>
    <w:rsid w:val="4692C4E4"/>
    <w:rsid w:val="469BB224"/>
    <w:rsid w:val="46A93807"/>
    <w:rsid w:val="46AA07E2"/>
    <w:rsid w:val="46B34184"/>
    <w:rsid w:val="474B44C7"/>
    <w:rsid w:val="4779CB26"/>
    <w:rsid w:val="47FEC734"/>
    <w:rsid w:val="4810995A"/>
    <w:rsid w:val="48340E43"/>
    <w:rsid w:val="483FE9C4"/>
    <w:rsid w:val="485B5503"/>
    <w:rsid w:val="4870F8E7"/>
    <w:rsid w:val="48737798"/>
    <w:rsid w:val="488FE6AB"/>
    <w:rsid w:val="48AB53F5"/>
    <w:rsid w:val="48EC03EA"/>
    <w:rsid w:val="492A5BB6"/>
    <w:rsid w:val="49E3FAA2"/>
    <w:rsid w:val="49F68305"/>
    <w:rsid w:val="4A01A4BB"/>
    <w:rsid w:val="4AD07A51"/>
    <w:rsid w:val="4ADFA2F1"/>
    <w:rsid w:val="4AF22E38"/>
    <w:rsid w:val="4BC2EECD"/>
    <w:rsid w:val="4BE35B33"/>
    <w:rsid w:val="4C63945C"/>
    <w:rsid w:val="4C8D705B"/>
    <w:rsid w:val="4D4BFCDE"/>
    <w:rsid w:val="4D9F4D7D"/>
    <w:rsid w:val="4DB2444D"/>
    <w:rsid w:val="4DCF1199"/>
    <w:rsid w:val="4DDFC521"/>
    <w:rsid w:val="4DEEBB4B"/>
    <w:rsid w:val="4E35356E"/>
    <w:rsid w:val="4E50A29F"/>
    <w:rsid w:val="4E538A1E"/>
    <w:rsid w:val="4EA94633"/>
    <w:rsid w:val="4EB6CFD7"/>
    <w:rsid w:val="4F742FD7"/>
    <w:rsid w:val="4FB3F36F"/>
    <w:rsid w:val="50AADEEE"/>
    <w:rsid w:val="50C52A20"/>
    <w:rsid w:val="516EBB0C"/>
    <w:rsid w:val="51D4A5CC"/>
    <w:rsid w:val="51F1EDDF"/>
    <w:rsid w:val="521EDC66"/>
    <w:rsid w:val="525578A9"/>
    <w:rsid w:val="525FE901"/>
    <w:rsid w:val="52666245"/>
    <w:rsid w:val="52B304BB"/>
    <w:rsid w:val="52F95E62"/>
    <w:rsid w:val="53482FD2"/>
    <w:rsid w:val="537FD1C1"/>
    <w:rsid w:val="5427288A"/>
    <w:rsid w:val="545C35F3"/>
    <w:rsid w:val="547D652B"/>
    <w:rsid w:val="5483206C"/>
    <w:rsid w:val="548C708C"/>
    <w:rsid w:val="549249F8"/>
    <w:rsid w:val="54BE22EC"/>
    <w:rsid w:val="5538858E"/>
    <w:rsid w:val="55569652"/>
    <w:rsid w:val="55C9DC0E"/>
    <w:rsid w:val="55D23CB0"/>
    <w:rsid w:val="55E3B791"/>
    <w:rsid w:val="563160C9"/>
    <w:rsid w:val="5650B043"/>
    <w:rsid w:val="56866D0C"/>
    <w:rsid w:val="570E766F"/>
    <w:rsid w:val="571FF17E"/>
    <w:rsid w:val="5727A627"/>
    <w:rsid w:val="575FC791"/>
    <w:rsid w:val="57911BB0"/>
    <w:rsid w:val="58252641"/>
    <w:rsid w:val="58B34133"/>
    <w:rsid w:val="595710BA"/>
    <w:rsid w:val="5958612E"/>
    <w:rsid w:val="59734E2A"/>
    <w:rsid w:val="5989DE0C"/>
    <w:rsid w:val="598DCB10"/>
    <w:rsid w:val="5995D0E5"/>
    <w:rsid w:val="59A48C8E"/>
    <w:rsid w:val="5A914893"/>
    <w:rsid w:val="5AB0260F"/>
    <w:rsid w:val="5AC3E48D"/>
    <w:rsid w:val="5AEB092A"/>
    <w:rsid w:val="5B76BC7B"/>
    <w:rsid w:val="5BAEC94A"/>
    <w:rsid w:val="5BC1CBA0"/>
    <w:rsid w:val="5C08B2D1"/>
    <w:rsid w:val="5C21A8CF"/>
    <w:rsid w:val="5C4FD2EE"/>
    <w:rsid w:val="5C6B3129"/>
    <w:rsid w:val="5C7C853C"/>
    <w:rsid w:val="5CE4C333"/>
    <w:rsid w:val="5CF2985C"/>
    <w:rsid w:val="5D4874EC"/>
    <w:rsid w:val="5D4E5CF9"/>
    <w:rsid w:val="5E08B516"/>
    <w:rsid w:val="5E135296"/>
    <w:rsid w:val="5E2070A5"/>
    <w:rsid w:val="5EBA43DD"/>
    <w:rsid w:val="5EBEB21A"/>
    <w:rsid w:val="5F02C6FA"/>
    <w:rsid w:val="5F30917D"/>
    <w:rsid w:val="5F4AE636"/>
    <w:rsid w:val="5F75A549"/>
    <w:rsid w:val="5F9FE220"/>
    <w:rsid w:val="5FAE72F7"/>
    <w:rsid w:val="5FB3808C"/>
    <w:rsid w:val="607A3C0B"/>
    <w:rsid w:val="60891869"/>
    <w:rsid w:val="6093528C"/>
    <w:rsid w:val="60AFB513"/>
    <w:rsid w:val="60EBAA04"/>
    <w:rsid w:val="6113C83B"/>
    <w:rsid w:val="62079FC1"/>
    <w:rsid w:val="626C93B2"/>
    <w:rsid w:val="63082F6C"/>
    <w:rsid w:val="634DC383"/>
    <w:rsid w:val="635A6582"/>
    <w:rsid w:val="6375968D"/>
    <w:rsid w:val="63980F62"/>
    <w:rsid w:val="63B2BE28"/>
    <w:rsid w:val="63B4E6BF"/>
    <w:rsid w:val="63C65C55"/>
    <w:rsid w:val="63EED366"/>
    <w:rsid w:val="63F639B5"/>
    <w:rsid w:val="64280B96"/>
    <w:rsid w:val="653AB3E9"/>
    <w:rsid w:val="658B1E50"/>
    <w:rsid w:val="65ACADDD"/>
    <w:rsid w:val="65CD1BD0"/>
    <w:rsid w:val="6617682A"/>
    <w:rsid w:val="662CDD74"/>
    <w:rsid w:val="6648C704"/>
    <w:rsid w:val="6651E382"/>
    <w:rsid w:val="6670EDA2"/>
    <w:rsid w:val="66780AA1"/>
    <w:rsid w:val="66B97FEF"/>
    <w:rsid w:val="66F5F857"/>
    <w:rsid w:val="67883406"/>
    <w:rsid w:val="6788DC26"/>
    <w:rsid w:val="678908E6"/>
    <w:rsid w:val="67A0C637"/>
    <w:rsid w:val="67F40275"/>
    <w:rsid w:val="67FAF114"/>
    <w:rsid w:val="68383256"/>
    <w:rsid w:val="68C42C7A"/>
    <w:rsid w:val="6909AE2D"/>
    <w:rsid w:val="6918E7A1"/>
    <w:rsid w:val="692E2F6C"/>
    <w:rsid w:val="69421BC4"/>
    <w:rsid w:val="69B9BEB1"/>
    <w:rsid w:val="69CD34BD"/>
    <w:rsid w:val="6A126921"/>
    <w:rsid w:val="6AA21496"/>
    <w:rsid w:val="6AC36BD3"/>
    <w:rsid w:val="6B06F679"/>
    <w:rsid w:val="6B40CC20"/>
    <w:rsid w:val="6B896EE0"/>
    <w:rsid w:val="6BCAEB2F"/>
    <w:rsid w:val="6C14DC1B"/>
    <w:rsid w:val="6C8C033D"/>
    <w:rsid w:val="6CDE5AF6"/>
    <w:rsid w:val="6CDEEDDD"/>
    <w:rsid w:val="6CFD5ED9"/>
    <w:rsid w:val="6D02BAF2"/>
    <w:rsid w:val="6D14DBDF"/>
    <w:rsid w:val="6D7C1C5F"/>
    <w:rsid w:val="6DC31662"/>
    <w:rsid w:val="6DD39F63"/>
    <w:rsid w:val="6DD88EA9"/>
    <w:rsid w:val="6E16B179"/>
    <w:rsid w:val="6E2ECA7D"/>
    <w:rsid w:val="6EDE6664"/>
    <w:rsid w:val="6EEC88EE"/>
    <w:rsid w:val="6EF0B9BF"/>
    <w:rsid w:val="6F25F5EA"/>
    <w:rsid w:val="6F3F1024"/>
    <w:rsid w:val="70207031"/>
    <w:rsid w:val="7074C623"/>
    <w:rsid w:val="707803D6"/>
    <w:rsid w:val="70859770"/>
    <w:rsid w:val="7087BD37"/>
    <w:rsid w:val="7092CE33"/>
    <w:rsid w:val="709CFF1F"/>
    <w:rsid w:val="70D1151C"/>
    <w:rsid w:val="70D38331"/>
    <w:rsid w:val="70DC024E"/>
    <w:rsid w:val="7126A81F"/>
    <w:rsid w:val="71E712EB"/>
    <w:rsid w:val="722B4AD8"/>
    <w:rsid w:val="72690846"/>
    <w:rsid w:val="72BCB1BD"/>
    <w:rsid w:val="72C3CA1D"/>
    <w:rsid w:val="72E03F98"/>
    <w:rsid w:val="72EC7A9D"/>
    <w:rsid w:val="72F11F67"/>
    <w:rsid w:val="72F7A168"/>
    <w:rsid w:val="731AB2BA"/>
    <w:rsid w:val="731EA3DF"/>
    <w:rsid w:val="7360FBE5"/>
    <w:rsid w:val="73615A8E"/>
    <w:rsid w:val="73B4120C"/>
    <w:rsid w:val="74279D79"/>
    <w:rsid w:val="7480B9C7"/>
    <w:rsid w:val="748E6074"/>
    <w:rsid w:val="74C72785"/>
    <w:rsid w:val="7501D898"/>
    <w:rsid w:val="754381BA"/>
    <w:rsid w:val="755C3176"/>
    <w:rsid w:val="75FA06A9"/>
    <w:rsid w:val="76568956"/>
    <w:rsid w:val="7748C9A1"/>
    <w:rsid w:val="77583256"/>
    <w:rsid w:val="775F1D56"/>
    <w:rsid w:val="77653012"/>
    <w:rsid w:val="77796E83"/>
    <w:rsid w:val="77911759"/>
    <w:rsid w:val="77B11F57"/>
    <w:rsid w:val="77CA07BF"/>
    <w:rsid w:val="782B5CAD"/>
    <w:rsid w:val="78530675"/>
    <w:rsid w:val="78BC864B"/>
    <w:rsid w:val="78BF95A7"/>
    <w:rsid w:val="790AE184"/>
    <w:rsid w:val="792E027D"/>
    <w:rsid w:val="79853B0F"/>
    <w:rsid w:val="799AE3B5"/>
    <w:rsid w:val="79E71EF6"/>
    <w:rsid w:val="7A088726"/>
    <w:rsid w:val="7A8C1241"/>
    <w:rsid w:val="7AB5188C"/>
    <w:rsid w:val="7B026035"/>
    <w:rsid w:val="7B069625"/>
    <w:rsid w:val="7B0FF12F"/>
    <w:rsid w:val="7B3A7BBE"/>
    <w:rsid w:val="7B58CFCB"/>
    <w:rsid w:val="7B7AFC7A"/>
    <w:rsid w:val="7B99312F"/>
    <w:rsid w:val="7BB6944B"/>
    <w:rsid w:val="7BF3D995"/>
    <w:rsid w:val="7C0B4CA3"/>
    <w:rsid w:val="7C13C9EF"/>
    <w:rsid w:val="7C2D95AC"/>
    <w:rsid w:val="7C30785D"/>
    <w:rsid w:val="7C3D38F0"/>
    <w:rsid w:val="7C5FDA96"/>
    <w:rsid w:val="7C8805CB"/>
    <w:rsid w:val="7D1AC59A"/>
    <w:rsid w:val="7D701E8E"/>
    <w:rsid w:val="7D8CC861"/>
    <w:rsid w:val="7D95F0BA"/>
    <w:rsid w:val="7DB0943A"/>
    <w:rsid w:val="7DB1CB1A"/>
    <w:rsid w:val="7DC732FB"/>
    <w:rsid w:val="7E3C0E69"/>
    <w:rsid w:val="7E805410"/>
    <w:rsid w:val="7F349E26"/>
    <w:rsid w:val="7F5D02EC"/>
    <w:rsid w:val="7F6CEE55"/>
    <w:rsid w:val="7FBBA5D3"/>
    <w:rsid w:val="7FC5B70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57292170"/>
  <w15:chartTrackingRefBased/>
  <w15:docId w15:val="{25A33297-082C-438C-953E-AFC2DD0DE5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7660D"/>
    <w:rPr>
      <w:rFonts w:ascii="Cairo" w:hAnsi="Cairo"/>
      <w:sz w:val="20"/>
    </w:rPr>
  </w:style>
  <w:style w:type="paragraph" w:styleId="berschrift1">
    <w:name w:val="heading 1"/>
    <w:basedOn w:val="Listenabsatz"/>
    <w:next w:val="Standard"/>
    <w:link w:val="berschrift1Zchn"/>
    <w:uiPriority w:val="9"/>
    <w:qFormat/>
    <w:rsid w:val="000733E9"/>
    <w:pPr>
      <w:numPr>
        <w:numId w:val="4"/>
      </w:numPr>
      <w:outlineLvl w:val="0"/>
    </w:pPr>
    <w:rPr>
      <w:b/>
      <w:sz w:val="28"/>
      <w:szCs w:val="28"/>
    </w:rPr>
  </w:style>
  <w:style w:type="paragraph" w:styleId="berschrift2">
    <w:name w:val="heading 2"/>
    <w:aliases w:val="ahd_Überschrift 2"/>
    <w:basedOn w:val="Listenabsatz"/>
    <w:next w:val="Standard"/>
    <w:link w:val="berschrift2Zchn"/>
    <w:uiPriority w:val="9"/>
    <w:unhideWhenUsed/>
    <w:qFormat/>
    <w:rsid w:val="000733E9"/>
    <w:pPr>
      <w:numPr>
        <w:ilvl w:val="1"/>
        <w:numId w:val="4"/>
      </w:numPr>
      <w:outlineLvl w:val="1"/>
    </w:pPr>
    <w:rPr>
      <w:b/>
      <w:sz w:val="24"/>
      <w:szCs w:val="24"/>
    </w:rPr>
  </w:style>
  <w:style w:type="paragraph" w:styleId="berschrift3">
    <w:name w:val="heading 3"/>
    <w:basedOn w:val="Listenabsatz"/>
    <w:next w:val="Standard"/>
    <w:link w:val="berschrift3Zchn"/>
    <w:uiPriority w:val="9"/>
    <w:unhideWhenUsed/>
    <w:qFormat/>
    <w:rsid w:val="00503220"/>
    <w:pPr>
      <w:numPr>
        <w:ilvl w:val="2"/>
        <w:numId w:val="4"/>
      </w:numPr>
      <w:outlineLvl w:val="2"/>
    </w:pPr>
    <w:rPr>
      <w:b/>
      <w:sz w:val="24"/>
      <w:szCs w:val="24"/>
    </w:rPr>
  </w:style>
  <w:style w:type="paragraph" w:styleId="berschrift4">
    <w:name w:val="heading 4"/>
    <w:basedOn w:val="Listenabsatz"/>
    <w:next w:val="Standard"/>
    <w:link w:val="berschrift4Zchn"/>
    <w:uiPriority w:val="9"/>
    <w:unhideWhenUsed/>
    <w:qFormat/>
    <w:rsid w:val="000733E9"/>
    <w:pPr>
      <w:numPr>
        <w:ilvl w:val="3"/>
        <w:numId w:val="4"/>
      </w:numPr>
      <w:outlineLvl w:val="3"/>
    </w:pPr>
    <w:rPr>
      <w:b/>
      <w:sz w:val="24"/>
      <w:szCs w:val="24"/>
    </w:rPr>
  </w:style>
  <w:style w:type="paragraph" w:styleId="berschrift5">
    <w:name w:val="heading 5"/>
    <w:basedOn w:val="Listenabsatz"/>
    <w:next w:val="Standard"/>
    <w:link w:val="berschrift5Zchn"/>
    <w:uiPriority w:val="9"/>
    <w:unhideWhenUsed/>
    <w:rsid w:val="000733E9"/>
    <w:pPr>
      <w:numPr>
        <w:ilvl w:val="4"/>
        <w:numId w:val="4"/>
      </w:numPr>
      <w:outlineLvl w:val="4"/>
    </w:pPr>
    <w:rPr>
      <w:sz w:val="24"/>
      <w:szCs w:val="24"/>
    </w:rPr>
  </w:style>
  <w:style w:type="paragraph" w:styleId="berschrift6">
    <w:name w:val="heading 6"/>
    <w:basedOn w:val="Standard"/>
    <w:next w:val="Standard"/>
    <w:link w:val="berschrift6Zchn"/>
    <w:uiPriority w:val="9"/>
    <w:semiHidden/>
    <w:unhideWhenUsed/>
    <w:rsid w:val="00B35D49"/>
    <w:pPr>
      <w:keepNext/>
      <w:keepLines/>
      <w:spacing w:before="40" w:after="0"/>
      <w:outlineLvl w:val="5"/>
    </w:pPr>
    <w:rPr>
      <w:rFonts w:asciiTheme="majorHAnsi" w:eastAsiaTheme="majorEastAsia" w:hAnsiTheme="majorHAnsi" w:cstheme="majorBidi"/>
      <w:color w:val="700C1B" w:themeColor="accent1" w:themeShade="7F"/>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733E9"/>
    <w:rPr>
      <w:rFonts w:ascii="Cairo" w:hAnsi="Cairo"/>
      <w:b/>
      <w:sz w:val="28"/>
      <w:szCs w:val="28"/>
    </w:rPr>
  </w:style>
  <w:style w:type="character" w:customStyle="1" w:styleId="berschrift2Zchn">
    <w:name w:val="Überschrift 2 Zchn"/>
    <w:aliases w:val="ahd_Überschrift 2 Zchn"/>
    <w:basedOn w:val="Absatz-Standardschriftart"/>
    <w:link w:val="berschrift2"/>
    <w:uiPriority w:val="9"/>
    <w:rsid w:val="000733E9"/>
    <w:rPr>
      <w:rFonts w:ascii="Cairo" w:hAnsi="Cairo"/>
      <w:b/>
      <w:sz w:val="24"/>
      <w:szCs w:val="24"/>
    </w:rPr>
  </w:style>
  <w:style w:type="character" w:styleId="IntensiveHervorhebung">
    <w:name w:val="Intense Emphasis"/>
    <w:basedOn w:val="Absatz-Standardschriftart"/>
    <w:uiPriority w:val="21"/>
    <w:qFormat/>
    <w:rsid w:val="0065329C"/>
    <w:rPr>
      <w:i/>
      <w:iCs/>
      <w:color w:val="auto"/>
    </w:rPr>
  </w:style>
  <w:style w:type="paragraph" w:styleId="IntensivesZitat">
    <w:name w:val="Intense Quote"/>
    <w:basedOn w:val="Standard"/>
    <w:next w:val="Standard"/>
    <w:link w:val="IntensivesZitatZchn"/>
    <w:uiPriority w:val="30"/>
    <w:qFormat/>
    <w:rsid w:val="0065329C"/>
    <w:pPr>
      <w:pBdr>
        <w:top w:val="single" w:sz="4" w:space="10" w:color="E31937" w:themeColor="accent1"/>
        <w:bottom w:val="single" w:sz="4" w:space="10" w:color="E31937" w:themeColor="accent1"/>
      </w:pBdr>
      <w:spacing w:before="360" w:after="360"/>
      <w:ind w:left="864" w:right="864"/>
      <w:jc w:val="center"/>
    </w:pPr>
    <w:rPr>
      <w:i/>
      <w:iCs/>
    </w:rPr>
  </w:style>
  <w:style w:type="character" w:customStyle="1" w:styleId="IntensivesZitatZchn">
    <w:name w:val="Intensives Zitat Zchn"/>
    <w:basedOn w:val="Absatz-Standardschriftart"/>
    <w:link w:val="IntensivesZitat"/>
    <w:uiPriority w:val="30"/>
    <w:rsid w:val="0065329C"/>
    <w:rPr>
      <w:rFonts w:ascii="Cairo" w:hAnsi="Cairo"/>
      <w:i/>
      <w:iCs/>
      <w:sz w:val="20"/>
    </w:rPr>
  </w:style>
  <w:style w:type="character" w:styleId="IntensiverVerweis">
    <w:name w:val="Intense Reference"/>
    <w:basedOn w:val="Absatz-Standardschriftart"/>
    <w:uiPriority w:val="32"/>
    <w:qFormat/>
    <w:rsid w:val="0065329C"/>
    <w:rPr>
      <w:b/>
      <w:bCs/>
      <w:smallCaps/>
      <w:color w:val="auto"/>
      <w:spacing w:val="5"/>
    </w:rPr>
  </w:style>
  <w:style w:type="paragraph" w:styleId="Titel">
    <w:name w:val="Title"/>
    <w:basedOn w:val="Standard"/>
    <w:next w:val="Standard"/>
    <w:link w:val="TitelZchn"/>
    <w:uiPriority w:val="10"/>
    <w:qFormat/>
    <w:rsid w:val="009D680D"/>
    <w:pPr>
      <w:spacing w:after="0" w:line="240" w:lineRule="auto"/>
      <w:contextualSpacing/>
      <w:jc w:val="center"/>
    </w:pPr>
    <w:rPr>
      <w:rFonts w:eastAsiaTheme="majorEastAsia" w:cstheme="majorBidi"/>
      <w:spacing w:val="-10"/>
      <w:kern w:val="28"/>
      <w:sz w:val="56"/>
      <w:szCs w:val="56"/>
    </w:rPr>
  </w:style>
  <w:style w:type="character" w:customStyle="1" w:styleId="TitelZchn">
    <w:name w:val="Titel Zchn"/>
    <w:basedOn w:val="Absatz-Standardschriftart"/>
    <w:link w:val="Titel"/>
    <w:uiPriority w:val="10"/>
    <w:rsid w:val="009D680D"/>
    <w:rPr>
      <w:rFonts w:ascii="Cairo" w:eastAsiaTheme="majorEastAsia" w:hAnsi="Cairo" w:cstheme="majorBidi"/>
      <w:spacing w:val="-10"/>
      <w:kern w:val="28"/>
      <w:sz w:val="56"/>
      <w:szCs w:val="56"/>
    </w:rPr>
  </w:style>
  <w:style w:type="character" w:customStyle="1" w:styleId="berschrift3Zchn">
    <w:name w:val="Überschrift 3 Zchn"/>
    <w:basedOn w:val="Absatz-Standardschriftart"/>
    <w:link w:val="berschrift3"/>
    <w:uiPriority w:val="9"/>
    <w:rsid w:val="00503220"/>
    <w:rPr>
      <w:rFonts w:ascii="Cairo" w:hAnsi="Cairo"/>
      <w:b/>
      <w:sz w:val="24"/>
      <w:szCs w:val="24"/>
    </w:rPr>
  </w:style>
  <w:style w:type="character" w:customStyle="1" w:styleId="berschrift4Zchn">
    <w:name w:val="Überschrift 4 Zchn"/>
    <w:basedOn w:val="Absatz-Standardschriftart"/>
    <w:link w:val="berschrift4"/>
    <w:uiPriority w:val="9"/>
    <w:rsid w:val="000733E9"/>
    <w:rPr>
      <w:rFonts w:ascii="Cairo" w:hAnsi="Cairo"/>
      <w:b/>
      <w:sz w:val="24"/>
      <w:szCs w:val="24"/>
    </w:rPr>
  </w:style>
  <w:style w:type="character" w:customStyle="1" w:styleId="berschrift5Zchn">
    <w:name w:val="Überschrift 5 Zchn"/>
    <w:basedOn w:val="Absatz-Standardschriftart"/>
    <w:link w:val="berschrift5"/>
    <w:uiPriority w:val="9"/>
    <w:rsid w:val="000733E9"/>
    <w:rPr>
      <w:rFonts w:ascii="Cairo" w:hAnsi="Cairo"/>
      <w:sz w:val="24"/>
      <w:szCs w:val="24"/>
    </w:rPr>
  </w:style>
  <w:style w:type="paragraph" w:styleId="Untertitel">
    <w:name w:val="Subtitle"/>
    <w:basedOn w:val="Standard"/>
    <w:next w:val="Standard"/>
    <w:link w:val="UntertitelZchn"/>
    <w:uiPriority w:val="11"/>
    <w:qFormat/>
    <w:rsid w:val="009D680D"/>
    <w:pPr>
      <w:numPr>
        <w:ilvl w:val="1"/>
      </w:numPr>
      <w:jc w:val="center"/>
    </w:pPr>
    <w:rPr>
      <w:rFonts w:eastAsiaTheme="minorEastAsia"/>
      <w:color w:val="727272" w:themeColor="text1" w:themeTint="A5"/>
      <w:spacing w:val="15"/>
      <w:sz w:val="22"/>
    </w:rPr>
  </w:style>
  <w:style w:type="character" w:customStyle="1" w:styleId="UntertitelZchn">
    <w:name w:val="Untertitel Zchn"/>
    <w:basedOn w:val="Absatz-Standardschriftart"/>
    <w:link w:val="Untertitel"/>
    <w:uiPriority w:val="11"/>
    <w:rsid w:val="009D680D"/>
    <w:rPr>
      <w:rFonts w:ascii="Cairo" w:eastAsiaTheme="minorEastAsia" w:hAnsi="Cairo"/>
      <w:color w:val="727272" w:themeColor="text1" w:themeTint="A5"/>
      <w:spacing w:val="15"/>
    </w:rPr>
  </w:style>
  <w:style w:type="character" w:styleId="Fett">
    <w:name w:val="Strong"/>
    <w:basedOn w:val="Absatz-Standardschriftart"/>
    <w:uiPriority w:val="22"/>
    <w:qFormat/>
    <w:rsid w:val="0065329C"/>
    <w:rPr>
      <w:b/>
      <w:bCs/>
    </w:rPr>
  </w:style>
  <w:style w:type="paragraph" w:styleId="Listenabsatz">
    <w:name w:val="List Paragraph"/>
    <w:aliases w:val="ahd_Listenabsatz"/>
    <w:basedOn w:val="Standard"/>
    <w:link w:val="ListenabsatzZchn"/>
    <w:qFormat/>
    <w:rsid w:val="00EE1387"/>
    <w:pPr>
      <w:ind w:left="720"/>
      <w:contextualSpacing/>
    </w:pPr>
  </w:style>
  <w:style w:type="numbering" w:customStyle="1" w:styleId="ahdberschrift1">
    <w:name w:val="ahd_Überschrift 1"/>
    <w:basedOn w:val="KeineListe"/>
    <w:uiPriority w:val="99"/>
    <w:rsid w:val="00C20072"/>
    <w:pPr>
      <w:numPr>
        <w:numId w:val="1"/>
      </w:numPr>
    </w:pPr>
  </w:style>
  <w:style w:type="paragraph" w:customStyle="1" w:styleId="Aufzhlung">
    <w:name w:val="Aufzählung"/>
    <w:basedOn w:val="Listenabsatz"/>
    <w:link w:val="AufzhlungZchn"/>
    <w:qFormat/>
    <w:rsid w:val="00D029FD"/>
    <w:pPr>
      <w:numPr>
        <w:numId w:val="2"/>
      </w:numPr>
      <w:ind w:left="1066" w:hanging="357"/>
    </w:pPr>
  </w:style>
  <w:style w:type="character" w:customStyle="1" w:styleId="ListenabsatzZchn">
    <w:name w:val="Listenabsatz Zchn"/>
    <w:aliases w:val="ahd_Listenabsatz Zchn"/>
    <w:basedOn w:val="Absatz-Standardschriftart"/>
    <w:link w:val="Listenabsatz"/>
    <w:uiPriority w:val="34"/>
    <w:rsid w:val="00AD6003"/>
    <w:rPr>
      <w:rFonts w:ascii="Cairo" w:hAnsi="Cairo"/>
      <w:sz w:val="20"/>
    </w:rPr>
  </w:style>
  <w:style w:type="character" w:customStyle="1" w:styleId="AufzhlungZchn">
    <w:name w:val="Aufzählung Zchn"/>
    <w:basedOn w:val="ListenabsatzZchn"/>
    <w:link w:val="Aufzhlung"/>
    <w:rsid w:val="00D029FD"/>
    <w:rPr>
      <w:rFonts w:ascii="Cairo" w:hAnsi="Cairo"/>
      <w:sz w:val="20"/>
    </w:rPr>
  </w:style>
  <w:style w:type="table" w:styleId="Tabellenraster">
    <w:name w:val="Table Grid"/>
    <w:basedOn w:val="NormaleTabelle"/>
    <w:uiPriority w:val="39"/>
    <w:rsid w:val="00BD2F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itternetztabelle5dunkelAkzent2">
    <w:name w:val="Grid Table 5 Dark Accent 2"/>
    <w:basedOn w:val="NormaleTabelle"/>
    <w:uiPriority w:val="50"/>
    <w:rsid w:val="00BD2FE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E2ED"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B6E8F"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B6E8F"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B6E8F"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B6E8F" w:themeFill="accent2"/>
      </w:tcPr>
    </w:tblStylePr>
    <w:tblStylePr w:type="band1Vert">
      <w:tblPr/>
      <w:tcPr>
        <w:shd w:val="clear" w:color="auto" w:fill="A7C6DB" w:themeFill="accent2" w:themeFillTint="66"/>
      </w:tcPr>
    </w:tblStylePr>
    <w:tblStylePr w:type="band1Horz">
      <w:tblPr/>
      <w:tcPr>
        <w:shd w:val="clear" w:color="auto" w:fill="A7C6DB" w:themeFill="accent2" w:themeFillTint="66"/>
      </w:tcPr>
    </w:tblStylePr>
  </w:style>
  <w:style w:type="table" w:customStyle="1" w:styleId="ahdFormatvorlage1">
    <w:name w:val="ahd_Formatvorlage1"/>
    <w:basedOn w:val="NormaleTabelle"/>
    <w:uiPriority w:val="99"/>
    <w:rsid w:val="00190AA4"/>
    <w:pPr>
      <w:spacing w:after="0" w:line="240" w:lineRule="auto"/>
    </w:pPr>
    <w:rPr>
      <w:rFonts w:ascii="Cairo" w:hAnsi="Cairo"/>
      <w:sz w:val="20"/>
    </w:rPr>
    <w:tblPr>
      <w:tblStyleRow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color w:val="FFFFFF" w:themeColor="background1"/>
      </w:rPr>
      <w:tblPr/>
      <w:tcPr>
        <w:tcBorders>
          <w:top w:val="single" w:sz="4" w:space="0" w:color="BFBFBF" w:themeColor="background1" w:themeShade="BF"/>
          <w:left w:val="single" w:sz="4" w:space="0" w:color="BFBFBF" w:themeColor="background1" w:themeShade="BF"/>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C9151E"/>
      </w:tcPr>
    </w:tblStylePr>
    <w:tblStylePr w:type="firstCol">
      <w:rPr>
        <w:b/>
        <w:color w:val="FFFFFF" w:themeColor="background1"/>
      </w:rPr>
      <w:tblPr/>
      <w:tcPr>
        <w:tcBorders>
          <w:top w:val="single" w:sz="4" w:space="0" w:color="FFFFFF" w:themeColor="background1"/>
          <w:left w:val="single" w:sz="4" w:space="0" w:color="BFBFBF" w:themeColor="background1" w:themeShade="BF"/>
          <w:bottom w:val="single" w:sz="4" w:space="0" w:color="BFBFBF" w:themeColor="background1" w:themeShade="BF"/>
          <w:right w:val="nil"/>
          <w:insideH w:val="single" w:sz="4" w:space="0" w:color="FFFFFF" w:themeColor="background1"/>
          <w:insideV w:val="single" w:sz="4" w:space="0" w:color="FFFFFF" w:themeColor="background1"/>
        </w:tcBorders>
        <w:shd w:val="clear" w:color="auto" w:fill="C9151E"/>
      </w:tcPr>
    </w:tblStylePr>
    <w:tblStylePr w:type="lastCol">
      <w:tblPr/>
      <w:tcPr>
        <w:tcBorders>
          <w:right w:val="single" w:sz="4" w:space="0" w:color="BFBFBF" w:themeColor="background1" w:themeShade="BF"/>
        </w:tcBorders>
      </w:tcPr>
    </w:tblStylePr>
    <w:tblStylePr w:type="band2Horz">
      <w:tblPr/>
      <w:tcPr>
        <w:tcBorders>
          <w:top w:val="single" w:sz="4" w:space="0" w:color="FFFFFF" w:themeColor="background1"/>
          <w:left w:val="single" w:sz="4" w:space="0" w:color="FFFFFF" w:themeColor="background1"/>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BFBFBF" w:themeFill="background1" w:themeFillShade="BF"/>
      </w:tcPr>
    </w:tblStylePr>
  </w:style>
  <w:style w:type="paragraph" w:customStyle="1" w:styleId="Nummerierung">
    <w:name w:val="Nummerierung"/>
    <w:basedOn w:val="Listenabsatz"/>
    <w:link w:val="NummerierungZchn"/>
    <w:qFormat/>
    <w:rsid w:val="00166E50"/>
    <w:pPr>
      <w:numPr>
        <w:numId w:val="3"/>
      </w:numPr>
    </w:pPr>
    <w:rPr>
      <w:lang w:val="en-US"/>
    </w:rPr>
  </w:style>
  <w:style w:type="paragraph" w:styleId="Inhaltsverzeichnisberschrift">
    <w:name w:val="TOC Heading"/>
    <w:basedOn w:val="berschrift1"/>
    <w:next w:val="Standard"/>
    <w:uiPriority w:val="39"/>
    <w:unhideWhenUsed/>
    <w:qFormat/>
    <w:rsid w:val="00D0037B"/>
    <w:pPr>
      <w:numPr>
        <w:numId w:val="0"/>
      </w:numPr>
      <w:outlineLvl w:val="9"/>
    </w:pPr>
    <w:rPr>
      <w:b w:val="0"/>
      <w:sz w:val="32"/>
      <w:lang w:eastAsia="de-DE"/>
    </w:rPr>
  </w:style>
  <w:style w:type="table" w:styleId="FarbigeListe-Akzent6">
    <w:name w:val="Colorful List Accent 6"/>
    <w:basedOn w:val="NormaleTabelle"/>
    <w:uiPriority w:val="72"/>
    <w:semiHidden/>
    <w:unhideWhenUsed/>
    <w:rsid w:val="00BD2FEA"/>
    <w:pPr>
      <w:spacing w:after="0" w:line="240" w:lineRule="auto"/>
    </w:pPr>
    <w:rPr>
      <w:color w:val="262626" w:themeColor="text1"/>
    </w:rPr>
    <w:tblPr>
      <w:tblStyleRowBandSize w:val="1"/>
      <w:tblStyleColBandSize w:val="1"/>
    </w:tblPr>
    <w:tcPr>
      <w:shd w:val="clear" w:color="auto" w:fill="ECECEC" w:themeFill="accent6" w:themeFillTint="19"/>
    </w:tcPr>
    <w:tblStylePr w:type="firstRow">
      <w:rPr>
        <w:b/>
        <w:bCs/>
        <w:color w:val="FFFFFF" w:themeColor="background1"/>
      </w:rPr>
      <w:tblPr/>
      <w:tcPr>
        <w:tcBorders>
          <w:bottom w:val="single" w:sz="12" w:space="0" w:color="FFFFFF" w:themeColor="background1"/>
        </w:tcBorders>
        <w:shd w:val="clear" w:color="auto" w:fill="C18600" w:themeFill="accent5" w:themeFillShade="CC"/>
      </w:tcPr>
    </w:tblStylePr>
    <w:tblStylePr w:type="lastRow">
      <w:rPr>
        <w:b/>
        <w:bCs/>
        <w:color w:val="C18600" w:themeColor="accent5" w:themeShade="CC"/>
      </w:rPr>
      <w:tblPr/>
      <w:tcPr>
        <w:tcBorders>
          <w:top w:val="single" w:sz="12" w:space="0" w:color="262626"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FCFCF" w:themeFill="accent6" w:themeFillTint="3F"/>
      </w:tcPr>
    </w:tblStylePr>
    <w:tblStylePr w:type="band1Horz">
      <w:tblPr/>
      <w:tcPr>
        <w:shd w:val="clear" w:color="auto" w:fill="D8D8D8" w:themeFill="accent6" w:themeFillTint="33"/>
      </w:tcPr>
    </w:tblStylePr>
  </w:style>
  <w:style w:type="character" w:customStyle="1" w:styleId="NummerierungZchn">
    <w:name w:val="Nummerierung Zchn"/>
    <w:basedOn w:val="ListenabsatzZchn"/>
    <w:link w:val="Nummerierung"/>
    <w:rsid w:val="00166E50"/>
    <w:rPr>
      <w:rFonts w:ascii="Cairo" w:hAnsi="Cairo"/>
      <w:sz w:val="20"/>
      <w:lang w:val="en-US"/>
    </w:rPr>
  </w:style>
  <w:style w:type="paragraph" w:styleId="Verzeichnis1">
    <w:name w:val="toc 1"/>
    <w:basedOn w:val="Standard"/>
    <w:next w:val="Standard"/>
    <w:autoRedefine/>
    <w:uiPriority w:val="39"/>
    <w:unhideWhenUsed/>
    <w:rsid w:val="00D0037B"/>
    <w:pPr>
      <w:spacing w:after="100"/>
    </w:pPr>
  </w:style>
  <w:style w:type="paragraph" w:styleId="Verzeichnis2">
    <w:name w:val="toc 2"/>
    <w:basedOn w:val="Standard"/>
    <w:next w:val="Standard"/>
    <w:autoRedefine/>
    <w:uiPriority w:val="39"/>
    <w:unhideWhenUsed/>
    <w:rsid w:val="00D0037B"/>
    <w:pPr>
      <w:spacing w:after="100"/>
      <w:ind w:left="200"/>
    </w:pPr>
  </w:style>
  <w:style w:type="paragraph" w:styleId="Verzeichnis3">
    <w:name w:val="toc 3"/>
    <w:basedOn w:val="Standard"/>
    <w:next w:val="Standard"/>
    <w:autoRedefine/>
    <w:uiPriority w:val="39"/>
    <w:unhideWhenUsed/>
    <w:rsid w:val="00D0037B"/>
    <w:pPr>
      <w:spacing w:after="100"/>
      <w:ind w:left="400"/>
    </w:pPr>
  </w:style>
  <w:style w:type="character" w:styleId="Hyperlink">
    <w:name w:val="Hyperlink"/>
    <w:basedOn w:val="Absatz-Standardschriftart"/>
    <w:uiPriority w:val="99"/>
    <w:unhideWhenUsed/>
    <w:rsid w:val="00D0037B"/>
    <w:rPr>
      <w:color w:val="0563C1" w:themeColor="hyperlink"/>
      <w:u w:val="single"/>
    </w:rPr>
  </w:style>
  <w:style w:type="paragraph" w:styleId="Funotentext">
    <w:name w:val="footnote text"/>
    <w:basedOn w:val="Standard"/>
    <w:link w:val="FunotentextZchn"/>
    <w:uiPriority w:val="99"/>
    <w:semiHidden/>
    <w:unhideWhenUsed/>
    <w:rsid w:val="0016122E"/>
    <w:pPr>
      <w:spacing w:after="0" w:line="240" w:lineRule="auto"/>
    </w:pPr>
    <w:rPr>
      <w:szCs w:val="20"/>
    </w:rPr>
  </w:style>
  <w:style w:type="character" w:customStyle="1" w:styleId="FunotentextZchn">
    <w:name w:val="Fußnotentext Zchn"/>
    <w:basedOn w:val="Absatz-Standardschriftart"/>
    <w:link w:val="Funotentext"/>
    <w:uiPriority w:val="99"/>
    <w:semiHidden/>
    <w:rsid w:val="0016122E"/>
    <w:rPr>
      <w:rFonts w:ascii="Cairo" w:hAnsi="Cairo"/>
      <w:sz w:val="20"/>
      <w:szCs w:val="20"/>
    </w:rPr>
  </w:style>
  <w:style w:type="character" w:styleId="Funotenzeichen">
    <w:name w:val="footnote reference"/>
    <w:basedOn w:val="Absatz-Standardschriftart"/>
    <w:uiPriority w:val="99"/>
    <w:semiHidden/>
    <w:unhideWhenUsed/>
    <w:rsid w:val="0016122E"/>
    <w:rPr>
      <w:vertAlign w:val="superscript"/>
    </w:rPr>
  </w:style>
  <w:style w:type="paragraph" w:styleId="Beschriftung">
    <w:name w:val="caption"/>
    <w:aliases w:val="Beschriftung Tabelle"/>
    <w:basedOn w:val="Standard"/>
    <w:next w:val="Standard"/>
    <w:link w:val="BeschriftungZchn"/>
    <w:uiPriority w:val="35"/>
    <w:unhideWhenUsed/>
    <w:qFormat/>
    <w:rsid w:val="007D147C"/>
    <w:pPr>
      <w:spacing w:after="200" w:line="240" w:lineRule="auto"/>
    </w:pPr>
    <w:rPr>
      <w:i/>
      <w:iCs/>
      <w:sz w:val="18"/>
      <w:szCs w:val="18"/>
    </w:rPr>
  </w:style>
  <w:style w:type="table" w:customStyle="1" w:styleId="ahdFormatvorlage2">
    <w:name w:val="ahd_Formatvorlage2"/>
    <w:basedOn w:val="NormaleTabelle"/>
    <w:uiPriority w:val="99"/>
    <w:rsid w:val="00797527"/>
    <w:pPr>
      <w:spacing w:after="0" w:line="240" w:lineRule="auto"/>
    </w:pPr>
    <w:rPr>
      <w:rFonts w:ascii="Cairo" w:hAnsi="Cairo"/>
      <w:sz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color w:val="FFFFFF" w:themeColor="background1"/>
      </w:rPr>
      <w:tblPr/>
      <w:tcPr>
        <w:tcBorders>
          <w:top w:val="single" w:sz="4" w:space="0" w:color="BFBFBF" w:themeColor="background1" w:themeShade="BF"/>
          <w:left w:val="single" w:sz="4" w:space="0" w:color="BFBFBF" w:themeColor="background1" w:themeShade="BF"/>
          <w:bottom w:val="single" w:sz="4" w:space="0" w:color="FFFFFF" w:themeColor="background1"/>
          <w:right w:val="single" w:sz="4" w:space="0" w:color="BFBFBF" w:themeColor="background1" w:themeShade="BF"/>
          <w:insideH w:val="single" w:sz="4" w:space="0" w:color="FFFFFF" w:themeColor="background1"/>
          <w:insideV w:val="single" w:sz="4" w:space="0" w:color="FFFFFF" w:themeColor="background1"/>
        </w:tcBorders>
        <w:shd w:val="clear" w:color="auto" w:fill="C9151E"/>
      </w:tcPr>
    </w:tblStylePr>
  </w:style>
  <w:style w:type="paragraph" w:styleId="Abbildungsverzeichnis">
    <w:name w:val="table of figures"/>
    <w:basedOn w:val="Standard"/>
    <w:next w:val="Standard"/>
    <w:uiPriority w:val="99"/>
    <w:unhideWhenUsed/>
    <w:rsid w:val="007D147C"/>
    <w:pPr>
      <w:spacing w:after="0"/>
    </w:pPr>
  </w:style>
  <w:style w:type="character" w:customStyle="1" w:styleId="berschrift6Zchn">
    <w:name w:val="Überschrift 6 Zchn"/>
    <w:basedOn w:val="Absatz-Standardschriftart"/>
    <w:link w:val="berschrift6"/>
    <w:uiPriority w:val="9"/>
    <w:semiHidden/>
    <w:rsid w:val="00B35D49"/>
    <w:rPr>
      <w:rFonts w:asciiTheme="majorHAnsi" w:eastAsiaTheme="majorEastAsia" w:hAnsiTheme="majorHAnsi" w:cstheme="majorBidi"/>
      <w:color w:val="700C1B" w:themeColor="accent1" w:themeShade="7F"/>
      <w:sz w:val="20"/>
    </w:rPr>
  </w:style>
  <w:style w:type="paragraph" w:styleId="Sprechblasentext">
    <w:name w:val="Balloon Text"/>
    <w:basedOn w:val="Standard"/>
    <w:link w:val="SprechblasentextZchn"/>
    <w:uiPriority w:val="99"/>
    <w:semiHidden/>
    <w:unhideWhenUsed/>
    <w:rsid w:val="00797527"/>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797527"/>
    <w:rPr>
      <w:rFonts w:ascii="Segoe UI" w:hAnsi="Segoe UI" w:cs="Segoe UI"/>
      <w:sz w:val="18"/>
      <w:szCs w:val="18"/>
    </w:rPr>
  </w:style>
  <w:style w:type="paragraph" w:styleId="Kopfzeile">
    <w:name w:val="header"/>
    <w:basedOn w:val="Standard"/>
    <w:link w:val="KopfzeileZchn"/>
    <w:uiPriority w:val="99"/>
    <w:unhideWhenUsed/>
    <w:rsid w:val="006353E0"/>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6353E0"/>
    <w:rPr>
      <w:rFonts w:ascii="Cairo" w:hAnsi="Cairo"/>
      <w:sz w:val="20"/>
    </w:rPr>
  </w:style>
  <w:style w:type="paragraph" w:styleId="Fuzeile">
    <w:name w:val="footer"/>
    <w:basedOn w:val="Standard"/>
    <w:link w:val="FuzeileZchn"/>
    <w:uiPriority w:val="99"/>
    <w:unhideWhenUsed/>
    <w:rsid w:val="006353E0"/>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6353E0"/>
    <w:rPr>
      <w:rFonts w:ascii="Cairo" w:hAnsi="Cairo"/>
      <w:sz w:val="20"/>
    </w:rPr>
  </w:style>
  <w:style w:type="paragraph" w:customStyle="1" w:styleId="ahdFuzeile">
    <w:name w:val="ahd_Fußzeile"/>
    <w:basedOn w:val="Standard"/>
    <w:uiPriority w:val="1"/>
    <w:qFormat/>
    <w:rsid w:val="006353E0"/>
    <w:pPr>
      <w:spacing w:after="0" w:line="240" w:lineRule="auto"/>
      <w:contextualSpacing/>
      <w:jc w:val="both"/>
    </w:pPr>
    <w:rPr>
      <w:rFonts w:ascii="Cairo Light" w:hAnsi="Cairo Light" w:cs="Cairo Light"/>
      <w:color w:val="231F20"/>
      <w:sz w:val="10"/>
      <w:lang w:val="en-US"/>
    </w:rPr>
  </w:style>
  <w:style w:type="table" w:styleId="TabellemithellemGitternetz">
    <w:name w:val="Grid Table Light"/>
    <w:basedOn w:val="NormaleTabelle"/>
    <w:uiPriority w:val="40"/>
    <w:rsid w:val="004B3E1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hdTabellenTextkrper">
    <w:name w:val="ahd_Tabellen_Textkörper"/>
    <w:basedOn w:val="Standard"/>
    <w:next w:val="Standard"/>
    <w:uiPriority w:val="1"/>
    <w:qFormat/>
    <w:rsid w:val="00053D46"/>
    <w:pPr>
      <w:spacing w:line="240" w:lineRule="auto"/>
      <w:jc w:val="both"/>
    </w:pPr>
    <w:rPr>
      <w:color w:val="262626" w:themeColor="text1"/>
    </w:rPr>
  </w:style>
  <w:style w:type="paragraph" w:customStyle="1" w:styleId="Tabelle">
    <w:name w:val="Tabelle"/>
    <w:basedOn w:val="Standard"/>
    <w:rsid w:val="00E53D2D"/>
    <w:pPr>
      <w:spacing w:after="0" w:line="240" w:lineRule="auto"/>
      <w:jc w:val="center"/>
    </w:pPr>
    <w:rPr>
      <w:rFonts w:ascii="Arial" w:eastAsia="Times New Roman" w:hAnsi="Arial" w:cs="Times New Roman"/>
      <w:sz w:val="18"/>
      <w:szCs w:val="20"/>
      <w:lang w:eastAsia="de-DE"/>
    </w:rPr>
  </w:style>
  <w:style w:type="character" w:styleId="Platzhaltertext">
    <w:name w:val="Placeholder Text"/>
    <w:basedOn w:val="Absatz-Standardschriftart"/>
    <w:uiPriority w:val="99"/>
    <w:semiHidden/>
    <w:rsid w:val="006F46C7"/>
    <w:rPr>
      <w:color w:val="808080"/>
    </w:rPr>
  </w:style>
  <w:style w:type="character" w:customStyle="1" w:styleId="InhaltZchn">
    <w:name w:val="Inhalt Zchn"/>
    <w:basedOn w:val="Absatz-Standardschriftart"/>
    <w:link w:val="Inhalt"/>
    <w:locked/>
    <w:rsid w:val="0003713B"/>
    <w:rPr>
      <w:rFonts w:eastAsia="Times New Roman" w:cs="Arial"/>
      <w:lang w:val="x-none" w:eastAsia="de-DE"/>
    </w:rPr>
  </w:style>
  <w:style w:type="paragraph" w:customStyle="1" w:styleId="Inhalt">
    <w:name w:val="Inhalt"/>
    <w:basedOn w:val="Standard"/>
    <w:link w:val="InhaltZchn"/>
    <w:qFormat/>
    <w:rsid w:val="0003713B"/>
    <w:pPr>
      <w:autoSpaceDE w:val="0"/>
      <w:autoSpaceDN w:val="0"/>
      <w:adjustRightInd w:val="0"/>
      <w:spacing w:before="120" w:after="120" w:line="240" w:lineRule="auto"/>
      <w:jc w:val="both"/>
    </w:pPr>
    <w:rPr>
      <w:rFonts w:asciiTheme="minorHAnsi" w:eastAsia="Times New Roman" w:hAnsiTheme="minorHAnsi" w:cs="Arial"/>
      <w:sz w:val="22"/>
      <w:lang w:val="x-none" w:eastAsia="de-DE"/>
    </w:rPr>
  </w:style>
  <w:style w:type="paragraph" w:customStyle="1" w:styleId="AbsatzNormal">
    <w:name w:val="Absatz_Normal"/>
    <w:basedOn w:val="Standard"/>
    <w:uiPriority w:val="99"/>
    <w:qFormat/>
    <w:rsid w:val="00F37BFC"/>
    <w:pPr>
      <w:spacing w:after="120" w:line="276" w:lineRule="auto"/>
      <w:jc w:val="both"/>
    </w:pPr>
    <w:rPr>
      <w:rFonts w:ascii="Arial" w:eastAsiaTheme="minorEastAsia" w:hAnsi="Arial"/>
      <w:noProof/>
      <w:color w:val="262626" w:themeColor="text1"/>
    </w:rPr>
  </w:style>
  <w:style w:type="paragraph" w:customStyle="1" w:styleId="TableText">
    <w:name w:val="Table Text"/>
    <w:basedOn w:val="Standard"/>
    <w:qFormat/>
    <w:rsid w:val="004D4A8C"/>
    <w:pPr>
      <w:tabs>
        <w:tab w:val="center" w:pos="4320"/>
        <w:tab w:val="center" w:pos="8280"/>
      </w:tabs>
      <w:spacing w:before="40" w:after="20" w:line="240" w:lineRule="auto"/>
      <w:jc w:val="both"/>
    </w:pPr>
    <w:rPr>
      <w:rFonts w:ascii="Arial" w:eastAsia="Times New Roman" w:hAnsi="Arial" w:cs="Times New Roman"/>
      <w:sz w:val="18"/>
      <w:szCs w:val="24"/>
      <w:lang w:val="en-US"/>
    </w:rPr>
  </w:style>
  <w:style w:type="paragraph" w:customStyle="1" w:styleId="TableHeading">
    <w:name w:val="Table Heading"/>
    <w:basedOn w:val="TableText"/>
    <w:rsid w:val="004D4A8C"/>
    <w:pPr>
      <w:tabs>
        <w:tab w:val="clear" w:pos="4320"/>
        <w:tab w:val="clear" w:pos="8280"/>
      </w:tabs>
    </w:pPr>
    <w:rPr>
      <w:rFonts w:ascii="Arial Bold"/>
      <w:b/>
      <w:color w:val="FFFFFF"/>
    </w:rPr>
  </w:style>
  <w:style w:type="paragraph" w:styleId="Verzeichnis4">
    <w:name w:val="toc 4"/>
    <w:basedOn w:val="Standard"/>
    <w:next w:val="Standard"/>
    <w:autoRedefine/>
    <w:uiPriority w:val="39"/>
    <w:unhideWhenUsed/>
    <w:rsid w:val="00993431"/>
    <w:pPr>
      <w:spacing w:after="100"/>
      <w:ind w:left="660"/>
    </w:pPr>
    <w:rPr>
      <w:rFonts w:asciiTheme="minorHAnsi" w:eastAsiaTheme="minorEastAsia" w:hAnsiTheme="minorHAnsi"/>
      <w:sz w:val="22"/>
      <w:lang w:eastAsia="de-DE"/>
    </w:rPr>
  </w:style>
  <w:style w:type="paragraph" w:styleId="Verzeichnis5">
    <w:name w:val="toc 5"/>
    <w:basedOn w:val="Standard"/>
    <w:next w:val="Standard"/>
    <w:autoRedefine/>
    <w:uiPriority w:val="39"/>
    <w:unhideWhenUsed/>
    <w:rsid w:val="00993431"/>
    <w:pPr>
      <w:spacing w:after="100"/>
      <w:ind w:left="880"/>
    </w:pPr>
    <w:rPr>
      <w:rFonts w:asciiTheme="minorHAnsi" w:eastAsiaTheme="minorEastAsia" w:hAnsiTheme="minorHAnsi"/>
      <w:sz w:val="22"/>
      <w:lang w:eastAsia="de-DE"/>
    </w:rPr>
  </w:style>
  <w:style w:type="paragraph" w:styleId="Verzeichnis6">
    <w:name w:val="toc 6"/>
    <w:basedOn w:val="Standard"/>
    <w:next w:val="Standard"/>
    <w:autoRedefine/>
    <w:uiPriority w:val="39"/>
    <w:unhideWhenUsed/>
    <w:rsid w:val="00993431"/>
    <w:pPr>
      <w:spacing w:after="100"/>
      <w:ind w:left="1100"/>
    </w:pPr>
    <w:rPr>
      <w:rFonts w:asciiTheme="minorHAnsi" w:eastAsiaTheme="minorEastAsia" w:hAnsiTheme="minorHAnsi"/>
      <w:sz w:val="22"/>
      <w:lang w:eastAsia="de-DE"/>
    </w:rPr>
  </w:style>
  <w:style w:type="paragraph" w:styleId="Verzeichnis7">
    <w:name w:val="toc 7"/>
    <w:basedOn w:val="Standard"/>
    <w:next w:val="Standard"/>
    <w:autoRedefine/>
    <w:uiPriority w:val="39"/>
    <w:unhideWhenUsed/>
    <w:rsid w:val="00993431"/>
    <w:pPr>
      <w:spacing w:after="100"/>
      <w:ind w:left="1320"/>
    </w:pPr>
    <w:rPr>
      <w:rFonts w:asciiTheme="minorHAnsi" w:eastAsiaTheme="minorEastAsia" w:hAnsiTheme="minorHAnsi"/>
      <w:sz w:val="22"/>
      <w:lang w:eastAsia="de-DE"/>
    </w:rPr>
  </w:style>
  <w:style w:type="paragraph" w:styleId="Verzeichnis8">
    <w:name w:val="toc 8"/>
    <w:basedOn w:val="Standard"/>
    <w:next w:val="Standard"/>
    <w:autoRedefine/>
    <w:uiPriority w:val="39"/>
    <w:unhideWhenUsed/>
    <w:rsid w:val="00993431"/>
    <w:pPr>
      <w:spacing w:after="100"/>
      <w:ind w:left="1540"/>
    </w:pPr>
    <w:rPr>
      <w:rFonts w:asciiTheme="minorHAnsi" w:eastAsiaTheme="minorEastAsia" w:hAnsiTheme="minorHAnsi"/>
      <w:sz w:val="22"/>
      <w:lang w:eastAsia="de-DE"/>
    </w:rPr>
  </w:style>
  <w:style w:type="paragraph" w:styleId="Verzeichnis9">
    <w:name w:val="toc 9"/>
    <w:basedOn w:val="Standard"/>
    <w:next w:val="Standard"/>
    <w:autoRedefine/>
    <w:uiPriority w:val="39"/>
    <w:unhideWhenUsed/>
    <w:rsid w:val="00993431"/>
    <w:pPr>
      <w:spacing w:after="100"/>
      <w:ind w:left="1760"/>
    </w:pPr>
    <w:rPr>
      <w:rFonts w:asciiTheme="minorHAnsi" w:eastAsiaTheme="minorEastAsia" w:hAnsiTheme="minorHAnsi"/>
      <w:sz w:val="22"/>
      <w:lang w:eastAsia="de-DE"/>
    </w:rPr>
  </w:style>
  <w:style w:type="character" w:customStyle="1" w:styleId="NichtaufgelsteErwhnung1">
    <w:name w:val="Nicht aufgelöste Erwähnung1"/>
    <w:basedOn w:val="Absatz-Standardschriftart"/>
    <w:uiPriority w:val="99"/>
    <w:semiHidden/>
    <w:unhideWhenUsed/>
    <w:rsid w:val="00993431"/>
    <w:rPr>
      <w:color w:val="605E5C"/>
      <w:shd w:val="clear" w:color="auto" w:fill="E1DFDD"/>
    </w:rPr>
  </w:style>
  <w:style w:type="character" w:styleId="Hervorhebung">
    <w:name w:val="Emphasis"/>
    <w:basedOn w:val="Absatz-Standardschriftart"/>
    <w:uiPriority w:val="20"/>
    <w:qFormat/>
    <w:rsid w:val="00821A08"/>
    <w:rPr>
      <w:i/>
      <w:iCs/>
    </w:rPr>
  </w:style>
  <w:style w:type="character" w:styleId="NichtaufgelsteErwhnung">
    <w:name w:val="Unresolved Mention"/>
    <w:basedOn w:val="Absatz-Standardschriftart"/>
    <w:uiPriority w:val="99"/>
    <w:semiHidden/>
    <w:unhideWhenUsed/>
    <w:rsid w:val="00821A08"/>
    <w:rPr>
      <w:color w:val="605E5C"/>
      <w:shd w:val="clear" w:color="auto" w:fill="E1DFDD"/>
    </w:rPr>
  </w:style>
  <w:style w:type="paragraph" w:customStyle="1" w:styleId="Tabellentext">
    <w:name w:val="Tabellentext"/>
    <w:basedOn w:val="Standard"/>
    <w:uiPriority w:val="99"/>
    <w:qFormat/>
    <w:rsid w:val="003E317F"/>
    <w:pPr>
      <w:spacing w:before="60" w:after="60" w:line="240" w:lineRule="auto"/>
    </w:pPr>
    <w:rPr>
      <w:rFonts w:ascii="Arial" w:eastAsiaTheme="minorEastAsia" w:hAnsi="Arial"/>
      <w:lang w:eastAsia="de-DE"/>
    </w:rPr>
  </w:style>
  <w:style w:type="table" w:styleId="Gitternetztabelle1hellAkzent1">
    <w:name w:val="Grid Table 1 Light Accent 1"/>
    <w:basedOn w:val="NormaleTabelle"/>
    <w:uiPriority w:val="46"/>
    <w:rsid w:val="003E317F"/>
    <w:pPr>
      <w:spacing w:after="0" w:line="240" w:lineRule="auto"/>
    </w:pPr>
    <w:rPr>
      <w:rFonts w:eastAsia="MS Mincho"/>
    </w:rPr>
    <w:tblPr>
      <w:tblStyleRowBandSize w:val="1"/>
      <w:tblStyleColBandSize w:val="1"/>
      <w:tblBorders>
        <w:top w:val="single" w:sz="4" w:space="0" w:color="F4A1AD" w:themeColor="accent1" w:themeTint="66"/>
        <w:left w:val="single" w:sz="4" w:space="0" w:color="F4A1AD" w:themeColor="accent1" w:themeTint="66"/>
        <w:bottom w:val="single" w:sz="4" w:space="0" w:color="F4A1AD" w:themeColor="accent1" w:themeTint="66"/>
        <w:right w:val="single" w:sz="4" w:space="0" w:color="F4A1AD" w:themeColor="accent1" w:themeTint="66"/>
        <w:insideH w:val="single" w:sz="4" w:space="0" w:color="F4A1AD" w:themeColor="accent1" w:themeTint="66"/>
        <w:insideV w:val="single" w:sz="4" w:space="0" w:color="F4A1AD" w:themeColor="accent1" w:themeTint="66"/>
      </w:tblBorders>
    </w:tblPr>
    <w:tblStylePr w:type="firstRow">
      <w:rPr>
        <w:b/>
        <w:bCs/>
      </w:rPr>
      <w:tblPr/>
      <w:tcPr>
        <w:tcBorders>
          <w:bottom w:val="single" w:sz="12" w:space="0" w:color="EF7385" w:themeColor="accent1" w:themeTint="99"/>
        </w:tcBorders>
      </w:tcPr>
    </w:tblStylePr>
    <w:tblStylePr w:type="lastRow">
      <w:rPr>
        <w:b/>
        <w:bCs/>
      </w:rPr>
      <w:tblPr/>
      <w:tcPr>
        <w:tcBorders>
          <w:top w:val="double" w:sz="2" w:space="0" w:color="EF7385" w:themeColor="accent1" w:themeTint="99"/>
        </w:tcBorders>
      </w:tcPr>
    </w:tblStylePr>
    <w:tblStylePr w:type="firstCol">
      <w:rPr>
        <w:b/>
        <w:bCs/>
      </w:rPr>
    </w:tblStylePr>
    <w:tblStylePr w:type="lastCol">
      <w:rPr>
        <w:b/>
        <w:bCs/>
      </w:rPr>
    </w:tblStylePr>
  </w:style>
  <w:style w:type="paragraph" w:styleId="KeinLeerraum">
    <w:name w:val="No Spacing"/>
    <w:uiPriority w:val="1"/>
    <w:qFormat/>
    <w:rsid w:val="003E317F"/>
    <w:pPr>
      <w:spacing w:after="0" w:line="240" w:lineRule="auto"/>
    </w:pPr>
    <w:rPr>
      <w:rFonts w:eastAsia="MS Mincho"/>
    </w:rPr>
  </w:style>
  <w:style w:type="character" w:customStyle="1" w:styleId="ruledetailspanelrulename">
    <w:name w:val="ruledetailspanel_rulename"/>
    <w:basedOn w:val="Absatz-Standardschriftart"/>
    <w:rsid w:val="003E317F"/>
  </w:style>
  <w:style w:type="character" w:customStyle="1" w:styleId="ruledetailspanelsectionheader">
    <w:name w:val="ruledetailspanel_sectionheader"/>
    <w:basedOn w:val="Absatz-Standardschriftart"/>
    <w:rsid w:val="003E317F"/>
  </w:style>
  <w:style w:type="paragraph" w:customStyle="1" w:styleId="Unterpunkt">
    <w:name w:val="Unterpunkt"/>
    <w:basedOn w:val="Standard"/>
    <w:qFormat/>
    <w:rsid w:val="003E317F"/>
    <w:pPr>
      <w:numPr>
        <w:numId w:val="11"/>
      </w:numPr>
      <w:spacing w:before="120" w:after="0" w:line="240" w:lineRule="atLeast"/>
      <w:jc w:val="both"/>
      <w:outlineLvl w:val="0"/>
    </w:pPr>
    <w:rPr>
      <w:rFonts w:ascii="Arial" w:eastAsia="MS Mincho" w:hAnsi="Arial" w:cs="Arial"/>
      <w:bCs/>
      <w:noProof/>
      <w:sz w:val="22"/>
    </w:rPr>
  </w:style>
  <w:style w:type="character" w:customStyle="1" w:styleId="st1">
    <w:name w:val="st1"/>
    <w:basedOn w:val="Absatz-Standardschriftart"/>
    <w:rsid w:val="003E317F"/>
  </w:style>
  <w:style w:type="table" w:customStyle="1" w:styleId="TabelleeingesetzteKomponenten">
    <w:name w:val="Tabelle eingesetzte Komponenten"/>
    <w:basedOn w:val="NormaleTabelle"/>
    <w:uiPriority w:val="99"/>
    <w:qFormat/>
    <w:rsid w:val="003E317F"/>
    <w:pPr>
      <w:spacing w:after="0" w:line="240" w:lineRule="auto"/>
    </w:pPr>
    <w:rPr>
      <w:rFonts w:ascii="Arial" w:eastAsiaTheme="minorEastAsia" w:hAnsi="Arial"/>
      <w:sz w:val="20"/>
      <w:lang w:eastAsia="de-DE"/>
    </w:rPr>
    <w:tblPr>
      <w:tblInd w:w="85" w:type="dxa"/>
      <w:tblBorders>
        <w:top w:val="single" w:sz="4" w:space="0" w:color="262626" w:themeColor="text1"/>
        <w:left w:val="single" w:sz="4" w:space="0" w:color="262626" w:themeColor="text1"/>
        <w:bottom w:val="single" w:sz="4" w:space="0" w:color="262626" w:themeColor="text1"/>
        <w:right w:val="single" w:sz="4" w:space="0" w:color="262626" w:themeColor="text1"/>
        <w:insideH w:val="single" w:sz="4" w:space="0" w:color="262626" w:themeColor="text1"/>
        <w:insideV w:val="single" w:sz="4" w:space="0" w:color="262626" w:themeColor="text1"/>
      </w:tblBorders>
      <w:tblCellMar>
        <w:left w:w="57" w:type="dxa"/>
        <w:right w:w="57" w:type="dxa"/>
      </w:tblCellMar>
    </w:tblPr>
    <w:tcPr>
      <w:shd w:val="clear" w:color="auto" w:fill="auto"/>
      <w:vAlign w:val="center"/>
    </w:tcPr>
    <w:tblStylePr w:type="firstRow">
      <w:rPr>
        <w:rFonts w:ascii="Arial" w:hAnsi="Arial"/>
        <w:b/>
        <w:color w:val="FFFFFF" w:themeColor="background1"/>
        <w:sz w:val="20"/>
      </w:rPr>
      <w:tblPr/>
      <w:tcPr>
        <w:shd w:val="clear" w:color="auto" w:fill="E1031C"/>
      </w:tcPr>
    </w:tblStylePr>
    <w:tblStylePr w:type="firstCol">
      <w:pPr>
        <w:jc w:val="center"/>
      </w:pPr>
    </w:tblStylePr>
    <w:tblStylePr w:type="lastCol">
      <w:pPr>
        <w:jc w:val="center"/>
      </w:pPr>
    </w:tblStylePr>
  </w:style>
  <w:style w:type="paragraph" w:customStyle="1" w:styleId="Tabellentextberschrift">
    <w:name w:val="Tabellentext Überschrift"/>
    <w:basedOn w:val="Tabellentext"/>
    <w:uiPriority w:val="99"/>
    <w:rsid w:val="003E317F"/>
    <w:pPr>
      <w:spacing w:after="0"/>
      <w:jc w:val="center"/>
    </w:pPr>
    <w:rPr>
      <w:rFonts w:eastAsia="Times New Roman" w:cs="Arial"/>
      <w:b/>
      <w:bCs/>
      <w:iCs/>
      <w:noProof/>
      <w:color w:val="FFFFFF"/>
      <w:lang w:val="en-GB"/>
    </w:rPr>
  </w:style>
  <w:style w:type="paragraph" w:customStyle="1" w:styleId="Default">
    <w:name w:val="Default"/>
    <w:rsid w:val="003E317F"/>
    <w:pPr>
      <w:autoSpaceDE w:val="0"/>
      <w:autoSpaceDN w:val="0"/>
      <w:adjustRightInd w:val="0"/>
      <w:spacing w:after="0" w:line="240" w:lineRule="auto"/>
    </w:pPr>
    <w:rPr>
      <w:rFonts w:ascii="Arial" w:eastAsia="MS Mincho" w:hAnsi="Arial" w:cs="Arial"/>
      <w:color w:val="000000"/>
      <w:sz w:val="24"/>
      <w:szCs w:val="24"/>
    </w:rPr>
  </w:style>
  <w:style w:type="character" w:customStyle="1" w:styleId="PunktinhaltZchn">
    <w:name w:val="Punktinhalt Zchn"/>
    <w:basedOn w:val="Absatz-Standardschriftart"/>
    <w:link w:val="Punktinhalt"/>
    <w:locked/>
    <w:rsid w:val="003E317F"/>
    <w:rPr>
      <w:rFonts w:eastAsia="Times New Roman" w:cs="Arial"/>
      <w:lang w:val="x-none" w:eastAsia="de-DE"/>
    </w:rPr>
  </w:style>
  <w:style w:type="paragraph" w:customStyle="1" w:styleId="Punktinhalt">
    <w:name w:val="Punktinhalt"/>
    <w:basedOn w:val="Standard"/>
    <w:link w:val="PunktinhaltZchn"/>
    <w:qFormat/>
    <w:rsid w:val="003E317F"/>
    <w:pPr>
      <w:autoSpaceDE w:val="0"/>
      <w:autoSpaceDN w:val="0"/>
      <w:adjustRightInd w:val="0"/>
      <w:spacing w:before="120" w:after="120" w:line="240" w:lineRule="auto"/>
      <w:jc w:val="both"/>
    </w:pPr>
    <w:rPr>
      <w:rFonts w:asciiTheme="minorHAnsi" w:eastAsia="Times New Roman" w:hAnsiTheme="minorHAnsi" w:cs="Arial"/>
      <w:sz w:val="22"/>
      <w:lang w:val="x-none" w:eastAsia="de-DE"/>
    </w:rPr>
  </w:style>
  <w:style w:type="table" w:customStyle="1" w:styleId="Listentabelle3Akzent31">
    <w:name w:val="Listentabelle 3 – Akzent 31"/>
    <w:basedOn w:val="NormaleTabelle"/>
    <w:uiPriority w:val="48"/>
    <w:rsid w:val="003E317F"/>
    <w:pPr>
      <w:spacing w:after="0" w:line="240" w:lineRule="auto"/>
    </w:pPr>
    <w:rPr>
      <w:rFonts w:ascii="Arial" w:eastAsia="MS Mincho" w:hAnsi="Arial"/>
      <w:sz w:val="20"/>
      <w:szCs w:val="20"/>
    </w:rPr>
    <w:tblPr>
      <w:tblStyleRowBandSize w:val="1"/>
      <w:tblStyleColBandSize w:val="1"/>
      <w:tblBorders>
        <w:top w:val="single" w:sz="4" w:space="0" w:color="E2001A"/>
        <w:left w:val="single" w:sz="4" w:space="0" w:color="E2001A"/>
        <w:bottom w:val="single" w:sz="4" w:space="0" w:color="E2001A"/>
        <w:right w:val="single" w:sz="4" w:space="0" w:color="E2001A"/>
      </w:tblBorders>
    </w:tblPr>
    <w:tblStylePr w:type="firstRow">
      <w:rPr>
        <w:b/>
        <w:bCs/>
        <w:color w:val="FFFFFF"/>
      </w:rPr>
      <w:tblPr/>
      <w:tcPr>
        <w:shd w:val="clear" w:color="auto" w:fill="E2001A"/>
      </w:tcPr>
    </w:tblStylePr>
    <w:tblStylePr w:type="lastRow">
      <w:rPr>
        <w:b/>
        <w:bCs/>
      </w:rPr>
      <w:tblPr/>
      <w:tcPr>
        <w:tcBorders>
          <w:top w:val="double" w:sz="4" w:space="0" w:color="E2001A"/>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E2001A"/>
          <w:right w:val="single" w:sz="4" w:space="0" w:color="E2001A"/>
        </w:tcBorders>
      </w:tcPr>
    </w:tblStylePr>
    <w:tblStylePr w:type="band1Horz">
      <w:tblPr/>
      <w:tcPr>
        <w:tcBorders>
          <w:top w:val="single" w:sz="4" w:space="0" w:color="E2001A"/>
          <w:bottom w:val="single" w:sz="4" w:space="0" w:color="E2001A"/>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2001A"/>
          <w:left w:val="nil"/>
        </w:tcBorders>
      </w:tcPr>
    </w:tblStylePr>
    <w:tblStylePr w:type="swCell">
      <w:tblPr/>
      <w:tcPr>
        <w:tcBorders>
          <w:top w:val="double" w:sz="4" w:space="0" w:color="E2001A"/>
          <w:right w:val="nil"/>
        </w:tcBorders>
      </w:tcPr>
    </w:tblStylePr>
  </w:style>
  <w:style w:type="paragraph" w:styleId="StandardWeb">
    <w:name w:val="Normal (Web)"/>
    <w:basedOn w:val="Standard"/>
    <w:uiPriority w:val="99"/>
    <w:unhideWhenUsed/>
    <w:rsid w:val="003E317F"/>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BesuchterLink">
    <w:name w:val="FollowedHyperlink"/>
    <w:basedOn w:val="Absatz-Standardschriftart"/>
    <w:uiPriority w:val="99"/>
    <w:semiHidden/>
    <w:unhideWhenUsed/>
    <w:rsid w:val="003E317F"/>
    <w:rPr>
      <w:color w:val="954F72" w:themeColor="followedHyperlink"/>
      <w:u w:val="single"/>
    </w:rPr>
  </w:style>
  <w:style w:type="paragraph" w:customStyle="1" w:styleId="msonormal0">
    <w:name w:val="msonormal"/>
    <w:basedOn w:val="Standard"/>
    <w:rsid w:val="003E317F"/>
    <w:pPr>
      <w:spacing w:before="100" w:beforeAutospacing="1" w:after="100" w:afterAutospacing="1" w:line="240" w:lineRule="auto"/>
    </w:pPr>
    <w:rPr>
      <w:rFonts w:ascii="Times New Roman" w:eastAsia="Times New Roman" w:hAnsi="Times New Roman" w:cs="Times New Roman"/>
      <w:sz w:val="24"/>
      <w:szCs w:val="24"/>
      <w:lang w:eastAsia="de-DE"/>
    </w:rPr>
  </w:style>
  <w:style w:type="paragraph" w:customStyle="1" w:styleId="xl65">
    <w:name w:val="xl65"/>
    <w:basedOn w:val="Standard"/>
    <w:rsid w:val="003E317F"/>
    <w:pPr>
      <w:pBdr>
        <w:top w:val="single" w:sz="4" w:space="0" w:color="FFFFFF"/>
      </w:pBdr>
      <w:shd w:val="clear" w:color="000000" w:fill="97999C"/>
      <w:spacing w:before="100" w:beforeAutospacing="1" w:after="100" w:afterAutospacing="1" w:line="240" w:lineRule="auto"/>
      <w:textAlignment w:val="center"/>
    </w:pPr>
    <w:rPr>
      <w:rFonts w:ascii="Segoe UI Semibold" w:eastAsia="Times New Roman" w:hAnsi="Segoe UI Semibold" w:cs="Segoe UI Semibold"/>
      <w:color w:val="FFFFFF"/>
      <w:sz w:val="18"/>
      <w:szCs w:val="18"/>
      <w:lang w:eastAsia="de-DE"/>
    </w:rPr>
  </w:style>
  <w:style w:type="paragraph" w:customStyle="1" w:styleId="xl66">
    <w:name w:val="xl66"/>
    <w:basedOn w:val="Standard"/>
    <w:rsid w:val="003E317F"/>
    <w:pPr>
      <w:pBdr>
        <w:top w:val="single" w:sz="4" w:space="0" w:color="FFFFFF"/>
      </w:pBdr>
      <w:shd w:val="clear" w:color="000000" w:fill="97999C"/>
      <w:spacing w:before="100" w:beforeAutospacing="1" w:after="100" w:afterAutospacing="1" w:line="240" w:lineRule="auto"/>
      <w:textAlignment w:val="center"/>
    </w:pPr>
    <w:rPr>
      <w:rFonts w:ascii="Segoe UI Semibold" w:eastAsia="Times New Roman" w:hAnsi="Segoe UI Semibold" w:cs="Segoe UI Semibold"/>
      <w:color w:val="FFFFFF"/>
      <w:sz w:val="18"/>
      <w:szCs w:val="18"/>
      <w:lang w:eastAsia="de-DE"/>
    </w:rPr>
  </w:style>
  <w:style w:type="paragraph" w:customStyle="1" w:styleId="xl67">
    <w:name w:val="xl67"/>
    <w:basedOn w:val="Standard"/>
    <w:rsid w:val="003E317F"/>
    <w:pPr>
      <w:spacing w:before="100" w:beforeAutospacing="1" w:after="100" w:afterAutospacing="1" w:line="240" w:lineRule="auto"/>
      <w:textAlignment w:val="center"/>
    </w:pPr>
    <w:rPr>
      <w:rFonts w:ascii="Segoe UI Semibold" w:eastAsia="Times New Roman" w:hAnsi="Segoe UI Semibold" w:cs="Segoe UI Semibold"/>
      <w:sz w:val="18"/>
      <w:szCs w:val="18"/>
      <w:lang w:eastAsia="de-DE"/>
    </w:rPr>
  </w:style>
  <w:style w:type="paragraph" w:customStyle="1" w:styleId="xl68">
    <w:name w:val="xl68"/>
    <w:basedOn w:val="Standard"/>
    <w:rsid w:val="003E317F"/>
    <w:pPr>
      <w:spacing w:before="100" w:beforeAutospacing="1" w:after="100" w:afterAutospacing="1" w:line="240" w:lineRule="auto"/>
      <w:textAlignment w:val="center"/>
    </w:pPr>
    <w:rPr>
      <w:rFonts w:ascii="Segoe UI" w:eastAsia="Times New Roman" w:hAnsi="Segoe UI" w:cs="Segoe UI"/>
      <w:color w:val="FFFFFF"/>
      <w:sz w:val="18"/>
      <w:szCs w:val="18"/>
      <w:lang w:eastAsia="de-DE"/>
    </w:rPr>
  </w:style>
  <w:style w:type="paragraph" w:customStyle="1" w:styleId="xl69">
    <w:name w:val="xl69"/>
    <w:basedOn w:val="Standard"/>
    <w:rsid w:val="003E317F"/>
    <w:pP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0">
    <w:name w:val="xl70"/>
    <w:basedOn w:val="Standard"/>
    <w:rsid w:val="003E317F"/>
    <w:pPr>
      <w:pBdr>
        <w:top w:val="single" w:sz="4" w:space="0" w:color="97999C"/>
        <w:left w:val="single" w:sz="4" w:space="0" w:color="97999C"/>
        <w:bottom w:val="single" w:sz="4" w:space="0" w:color="97999C"/>
        <w:right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1">
    <w:name w:val="xl71"/>
    <w:basedOn w:val="Standard"/>
    <w:rsid w:val="003E317F"/>
    <w:pPr>
      <w:spacing w:before="100" w:beforeAutospacing="1" w:after="100" w:afterAutospacing="1" w:line="240" w:lineRule="auto"/>
      <w:textAlignment w:val="center"/>
    </w:pPr>
    <w:rPr>
      <w:rFonts w:ascii="Segoe UI" w:eastAsia="Times New Roman" w:hAnsi="Segoe UI" w:cs="Segoe UI"/>
      <w:b/>
      <w:bCs/>
      <w:color w:val="FF0000"/>
      <w:sz w:val="18"/>
      <w:szCs w:val="18"/>
      <w:lang w:eastAsia="de-DE"/>
    </w:rPr>
  </w:style>
  <w:style w:type="paragraph" w:customStyle="1" w:styleId="xl72">
    <w:name w:val="xl72"/>
    <w:basedOn w:val="Standard"/>
    <w:rsid w:val="003E317F"/>
    <w:pPr>
      <w:spacing w:before="100" w:beforeAutospacing="1" w:after="100" w:afterAutospacing="1" w:line="240" w:lineRule="auto"/>
      <w:textAlignment w:val="center"/>
    </w:pPr>
    <w:rPr>
      <w:rFonts w:ascii="Segoe UI" w:eastAsia="Times New Roman" w:hAnsi="Segoe UI" w:cs="Segoe UI"/>
      <w:b/>
      <w:bCs/>
      <w:sz w:val="18"/>
      <w:szCs w:val="18"/>
      <w:lang w:eastAsia="de-DE"/>
    </w:rPr>
  </w:style>
  <w:style w:type="paragraph" w:customStyle="1" w:styleId="xl73">
    <w:name w:val="xl73"/>
    <w:basedOn w:val="Standard"/>
    <w:rsid w:val="003E317F"/>
    <w:pPr>
      <w:pBdr>
        <w:top w:val="single" w:sz="4" w:space="0" w:color="97999C"/>
        <w:left w:val="single" w:sz="4" w:space="0" w:color="97999C"/>
        <w:bottom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4">
    <w:name w:val="xl74"/>
    <w:basedOn w:val="Standard"/>
    <w:rsid w:val="003E317F"/>
    <w:pPr>
      <w:pBdr>
        <w:top w:val="single" w:sz="4" w:space="0" w:color="97999C"/>
        <w:bottom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5">
    <w:name w:val="xl75"/>
    <w:basedOn w:val="Standard"/>
    <w:rsid w:val="003E317F"/>
    <w:pPr>
      <w:pBdr>
        <w:top w:val="single" w:sz="4" w:space="0" w:color="97999C"/>
        <w:bottom w:val="single" w:sz="4" w:space="0" w:color="97999C"/>
        <w:right w:val="single" w:sz="4" w:space="0" w:color="97999C"/>
      </w:pBdr>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6">
    <w:name w:val="xl76"/>
    <w:basedOn w:val="Standard"/>
    <w:rsid w:val="003E317F"/>
    <w:pPr>
      <w:pBdr>
        <w:top w:val="single" w:sz="4" w:space="0" w:color="97999C"/>
        <w:left w:val="single" w:sz="4" w:space="0" w:color="97999C"/>
        <w:bottom w:val="single" w:sz="4" w:space="0" w:color="97999C"/>
        <w:right w:val="single" w:sz="4" w:space="0" w:color="97999C"/>
      </w:pBdr>
      <w:shd w:val="clear" w:color="000000" w:fill="FFC000"/>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xl77">
    <w:name w:val="xl77"/>
    <w:basedOn w:val="Standard"/>
    <w:rsid w:val="003E317F"/>
    <w:pPr>
      <w:pBdr>
        <w:top w:val="single" w:sz="4" w:space="0" w:color="97999C"/>
        <w:left w:val="single" w:sz="4" w:space="0" w:color="97999C"/>
        <w:bottom w:val="single" w:sz="4" w:space="0" w:color="97999C"/>
        <w:right w:val="single" w:sz="4" w:space="0" w:color="97999C"/>
      </w:pBdr>
      <w:shd w:val="clear" w:color="000000" w:fill="B1A0C7"/>
      <w:spacing w:before="100" w:beforeAutospacing="1" w:after="100" w:afterAutospacing="1" w:line="240" w:lineRule="auto"/>
      <w:textAlignment w:val="center"/>
    </w:pPr>
    <w:rPr>
      <w:rFonts w:ascii="Segoe UI" w:eastAsia="Times New Roman" w:hAnsi="Segoe UI" w:cs="Segoe UI"/>
      <w:sz w:val="18"/>
      <w:szCs w:val="18"/>
      <w:lang w:eastAsia="de-DE"/>
    </w:rPr>
  </w:style>
  <w:style w:type="paragraph" w:customStyle="1" w:styleId="Anlagenverzeichnis1">
    <w:name w:val="Anlagenverzeichnis 1"/>
    <w:basedOn w:val="Verzeichnis1"/>
    <w:qFormat/>
    <w:rsid w:val="003E317F"/>
    <w:pPr>
      <w:tabs>
        <w:tab w:val="right" w:leader="underscore" w:pos="9923"/>
      </w:tabs>
      <w:spacing w:before="120" w:after="120" w:line="276" w:lineRule="auto"/>
      <w:jc w:val="both"/>
      <w:textboxTightWrap w:val="allLines"/>
    </w:pPr>
    <w:rPr>
      <w:rFonts w:ascii="Raldo" w:eastAsia="Times New Roman" w:hAnsi="Raldo" w:cs="Calibri"/>
      <w:bCs/>
      <w:color w:val="464749"/>
      <w:szCs w:val="20"/>
      <w:lang w:eastAsia="de-DE"/>
    </w:rPr>
  </w:style>
  <w:style w:type="character" w:customStyle="1" w:styleId="BeschriftungZchn">
    <w:name w:val="Beschriftung Zchn"/>
    <w:aliases w:val="Beschriftung Tabelle Zchn"/>
    <w:link w:val="Beschriftung"/>
    <w:uiPriority w:val="35"/>
    <w:locked/>
    <w:rsid w:val="003E317F"/>
    <w:rPr>
      <w:rFonts w:ascii="Cairo" w:hAnsi="Cairo"/>
      <w:i/>
      <w:iCs/>
      <w:sz w:val="18"/>
      <w:szCs w:val="18"/>
    </w:rPr>
  </w:style>
  <w:style w:type="table" w:customStyle="1" w:styleId="WD">
    <w:name w:val="WD"/>
    <w:basedOn w:val="NormaleTabelle"/>
    <w:uiPriority w:val="99"/>
    <w:rsid w:val="003E317F"/>
    <w:pPr>
      <w:spacing w:after="0" w:line="240" w:lineRule="auto"/>
    </w:pPr>
    <w:rPr>
      <w:rFonts w:ascii="Raldo" w:eastAsia="Times New Roman" w:hAnsi="Raldo" w:cs="Times New Roman"/>
      <w:color w:val="464749"/>
      <w:sz w:val="18"/>
      <w:szCs w:val="20"/>
      <w:lang w:eastAsia="de-DE"/>
    </w:rPr>
    <w:tblPr>
      <w:tblStyleRowBandSize w:val="1"/>
      <w:tblBorders>
        <w:top w:val="single" w:sz="2" w:space="0" w:color="4D4D4D"/>
        <w:left w:val="single" w:sz="2" w:space="0" w:color="4D4D4D"/>
        <w:bottom w:val="single" w:sz="2" w:space="0" w:color="4D4D4D"/>
        <w:right w:val="single" w:sz="2" w:space="0" w:color="4D4D4D"/>
        <w:insideH w:val="single" w:sz="2" w:space="0" w:color="4D4D4D"/>
        <w:insideV w:val="single" w:sz="2" w:space="0" w:color="4D4D4D"/>
      </w:tblBorders>
      <w:tblCellMar>
        <w:top w:w="57" w:type="dxa"/>
        <w:left w:w="57" w:type="dxa"/>
        <w:bottom w:w="57" w:type="dxa"/>
        <w:right w:w="57" w:type="dxa"/>
      </w:tblCellMar>
    </w:tblPr>
    <w:tblStylePr w:type="firstRow">
      <w:pPr>
        <w:jc w:val="left"/>
      </w:pPr>
      <w:rPr>
        <w:rFonts w:ascii="HOEFLER TEXT BLACK" w:hAnsi="HOEFLER TEXT BLACK" w:cs="Times New Roman"/>
        <w:color w:val="FFFFFF"/>
        <w:sz w:val="18"/>
      </w:rPr>
      <w:tblPr/>
      <w:tcPr>
        <w:tcBorders>
          <w:top w:val="single" w:sz="4" w:space="0" w:color="97999C"/>
          <w:left w:val="single" w:sz="4" w:space="0" w:color="97999C"/>
          <w:bottom w:val="single" w:sz="4" w:space="0" w:color="97999C"/>
          <w:right w:val="single" w:sz="4" w:space="0" w:color="97999C"/>
          <w:insideH w:val="nil"/>
          <w:insideV w:val="single" w:sz="4" w:space="0" w:color="FFFFFF" w:themeColor="background1"/>
          <w:tl2br w:val="nil"/>
          <w:tr2bl w:val="nil"/>
        </w:tcBorders>
        <w:shd w:val="clear" w:color="auto" w:fill="97999C"/>
      </w:tcPr>
    </w:tblStylePr>
    <w:tblStylePr w:type="firstCol">
      <w:rPr>
        <w:rFonts w:ascii="HOEFLER TEXT BLACK" w:hAnsi="HOEFLER TEXT BLACK" w:cs="Times New Roman"/>
        <w:color w:val="4D4D4D"/>
        <w:sz w:val="18"/>
      </w:rPr>
    </w:tblStylePr>
  </w:style>
  <w:style w:type="paragraph" w:customStyle="1" w:styleId="TabelleKopfzeile">
    <w:name w:val="Tabelle Kopfzeile"/>
    <w:basedOn w:val="Standard"/>
    <w:qFormat/>
    <w:rsid w:val="003E317F"/>
    <w:pPr>
      <w:spacing w:after="0" w:line="240" w:lineRule="auto"/>
      <w:jc w:val="both"/>
    </w:pPr>
    <w:rPr>
      <w:rFonts w:ascii="Raldo" w:eastAsia="Times New Roman" w:hAnsi="Raldo" w:cs="Times New Roman"/>
      <w:color w:val="FFFFFF" w:themeColor="background1"/>
      <w:sz w:val="18"/>
      <w:szCs w:val="20"/>
      <w:lang w:eastAsia="de-DE"/>
    </w:rPr>
  </w:style>
  <w:style w:type="paragraph" w:customStyle="1" w:styleId="TabelleZeilen">
    <w:name w:val="Tabelle Zeilen"/>
    <w:basedOn w:val="TabelleKopfzeile"/>
    <w:qFormat/>
    <w:rsid w:val="003E317F"/>
    <w:pPr>
      <w:spacing w:line="276" w:lineRule="auto"/>
      <w:jc w:val="left"/>
    </w:pPr>
    <w:rPr>
      <w:color w:val="4D4D4D"/>
    </w:rPr>
  </w:style>
  <w:style w:type="paragraph" w:styleId="berarbeitung">
    <w:name w:val="Revision"/>
    <w:hidden/>
    <w:uiPriority w:val="99"/>
    <w:semiHidden/>
    <w:rsid w:val="003E317F"/>
    <w:pPr>
      <w:spacing w:after="0" w:line="240" w:lineRule="auto"/>
    </w:pPr>
    <w:rPr>
      <w:rFonts w:ascii="Cairo" w:eastAsia="MS Mincho" w:hAnsi="Cairo"/>
      <w:noProof/>
      <w:sz w:val="20"/>
    </w:rPr>
  </w:style>
  <w:style w:type="character" w:customStyle="1" w:styleId="NichtaufgelsteErwhnung10">
    <w:name w:val="Nicht aufgelöste Erwähnung10"/>
    <w:basedOn w:val="Absatz-Standardschriftart"/>
    <w:uiPriority w:val="99"/>
    <w:semiHidden/>
    <w:unhideWhenUsed/>
    <w:rsid w:val="003E317F"/>
    <w:rPr>
      <w:color w:val="605E5C"/>
      <w:shd w:val="clear" w:color="auto" w:fill="E1DFDD"/>
    </w:rPr>
  </w:style>
  <w:style w:type="character" w:customStyle="1" w:styleId="NichtaufgelsteErwhnung2">
    <w:name w:val="Nicht aufgelöste Erwähnung2"/>
    <w:basedOn w:val="Absatz-Standardschriftart"/>
    <w:uiPriority w:val="99"/>
    <w:semiHidden/>
    <w:unhideWhenUsed/>
    <w:rsid w:val="003E317F"/>
    <w:rPr>
      <w:color w:val="605E5C"/>
      <w:shd w:val="clear" w:color="auto" w:fill="E1DFDD"/>
    </w:rPr>
  </w:style>
  <w:style w:type="character" w:customStyle="1" w:styleId="NichtaufgelsteErwhnung3">
    <w:name w:val="Nicht aufgelöste Erwähnung3"/>
    <w:basedOn w:val="Absatz-Standardschriftart"/>
    <w:uiPriority w:val="99"/>
    <w:semiHidden/>
    <w:unhideWhenUsed/>
    <w:rsid w:val="003E317F"/>
    <w:rPr>
      <w:color w:val="605E5C"/>
      <w:shd w:val="clear" w:color="auto" w:fill="E1DFDD"/>
    </w:rPr>
  </w:style>
  <w:style w:type="character" w:customStyle="1" w:styleId="NichtaufgelsteErwhnung4">
    <w:name w:val="Nicht aufgelöste Erwähnung4"/>
    <w:basedOn w:val="Absatz-Standardschriftart"/>
    <w:uiPriority w:val="99"/>
    <w:semiHidden/>
    <w:unhideWhenUsed/>
    <w:rsid w:val="003E317F"/>
    <w:rPr>
      <w:color w:val="605E5C"/>
      <w:shd w:val="clear" w:color="auto" w:fill="E1DFDD"/>
    </w:rPr>
  </w:style>
  <w:style w:type="paragraph" w:customStyle="1" w:styleId="Formatvorlage2">
    <w:name w:val="Formatvorlage2"/>
    <w:basedOn w:val="berschrift2"/>
    <w:link w:val="Formatvorlage2Zchn"/>
    <w:qFormat/>
    <w:rsid w:val="003E317F"/>
    <w:pPr>
      <w:keepNext/>
      <w:keepLines/>
      <w:numPr>
        <w:ilvl w:val="0"/>
        <w:numId w:val="0"/>
      </w:numPr>
      <w:spacing w:before="360" w:after="140" w:line="276" w:lineRule="auto"/>
      <w:ind w:left="857" w:hanging="360"/>
      <w:contextualSpacing w:val="0"/>
    </w:pPr>
    <w:rPr>
      <w:rFonts w:ascii="Calibri" w:eastAsiaTheme="majorEastAsia" w:hAnsi="Calibri" w:cstheme="majorBidi"/>
      <w:bCs/>
      <w:noProof/>
      <w:color w:val="262626" w:themeColor="text1"/>
      <w:szCs w:val="26"/>
    </w:rPr>
  </w:style>
  <w:style w:type="character" w:customStyle="1" w:styleId="Formatvorlage2Zchn">
    <w:name w:val="Formatvorlage2 Zchn"/>
    <w:basedOn w:val="berschrift2Zchn"/>
    <w:link w:val="Formatvorlage2"/>
    <w:rsid w:val="003E317F"/>
    <w:rPr>
      <w:rFonts w:ascii="Calibri" w:eastAsiaTheme="majorEastAsia" w:hAnsi="Calibri" w:cstheme="majorBidi"/>
      <w:b/>
      <w:bCs/>
      <w:noProof/>
      <w:color w:val="262626" w:themeColor="text1"/>
      <w:sz w:val="24"/>
      <w:szCs w:val="26"/>
    </w:rPr>
  </w:style>
  <w:style w:type="character" w:customStyle="1" w:styleId="NichtaufgelsteErwhnung5">
    <w:name w:val="Nicht aufgelöste Erwähnung5"/>
    <w:basedOn w:val="Absatz-Standardschriftart"/>
    <w:uiPriority w:val="99"/>
    <w:semiHidden/>
    <w:unhideWhenUsed/>
    <w:rsid w:val="003E317F"/>
    <w:rPr>
      <w:color w:val="605E5C"/>
      <w:shd w:val="clear" w:color="auto" w:fill="E1DFDD"/>
    </w:rPr>
  </w:style>
  <w:style w:type="table" w:customStyle="1" w:styleId="ahdTabellezentriert">
    <w:name w:val="ahd Tabelle zentriert"/>
    <w:basedOn w:val="NormaleTabelle"/>
    <w:uiPriority w:val="99"/>
    <w:qFormat/>
    <w:rsid w:val="003E317F"/>
    <w:pPr>
      <w:spacing w:after="0" w:line="240" w:lineRule="auto"/>
      <w:jc w:val="center"/>
    </w:pPr>
    <w:rPr>
      <w:rFonts w:ascii="Arial" w:eastAsiaTheme="minorEastAsia" w:hAnsi="Arial"/>
      <w:sz w:val="20"/>
      <w:lang w:eastAsia="de-D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rPr>
      <w:cantSplit/>
    </w:trPr>
    <w:tcPr>
      <w:vAlign w:val="center"/>
    </w:tcPr>
    <w:tblStylePr w:type="firstRow">
      <w:rPr>
        <w:rFonts w:ascii="Arial" w:hAnsi="Arial"/>
        <w:b/>
        <w:color w:val="FFFFFF" w:themeColor="background1"/>
        <w:sz w:val="24"/>
      </w:rPr>
      <w:tblPr/>
      <w:tcPr>
        <w:shd w:val="clear" w:color="auto" w:fill="C50F0E"/>
      </w:tcPr>
    </w:tblStylePr>
    <w:tblStylePr w:type="band1Horz">
      <w:pPr>
        <w:jc w:val="center"/>
      </w:pPr>
      <w:rPr>
        <w:rFonts w:ascii="Arial" w:hAnsi="Arial"/>
        <w:sz w:val="20"/>
      </w:rPr>
      <w:tblPr/>
      <w:tcPr>
        <w:shd w:val="clear" w:color="auto" w:fill="FFFFFF" w:themeFill="background1"/>
      </w:tcPr>
    </w:tblStylePr>
    <w:tblStylePr w:type="band2Horz">
      <w:pPr>
        <w:jc w:val="center"/>
      </w:pPr>
      <w:rPr>
        <w:rFonts w:ascii="Arial" w:hAnsi="Arial"/>
        <w:sz w:val="20"/>
      </w:rPr>
      <w:tblPr/>
      <w:tcPr>
        <w:shd w:val="clear" w:color="auto" w:fill="7CAAC9" w:themeFill="accent2" w:themeFillTint="99"/>
      </w:tcPr>
    </w:tblStylePr>
  </w:style>
  <w:style w:type="paragraph" w:customStyle="1" w:styleId="STyp">
    <w:name w:val="S_Typ"/>
    <w:basedOn w:val="Standard"/>
    <w:qFormat/>
    <w:rsid w:val="003E317F"/>
    <w:pPr>
      <w:spacing w:before="960" w:after="960" w:line="276" w:lineRule="auto"/>
      <w:jc w:val="center"/>
    </w:pPr>
    <w:rPr>
      <w:rFonts w:ascii="Arial" w:eastAsiaTheme="minorEastAsia" w:hAnsi="Arial"/>
      <w:b/>
      <w:sz w:val="56"/>
      <w:lang w:eastAsia="de-DE"/>
    </w:rPr>
  </w:style>
  <w:style w:type="table" w:customStyle="1" w:styleId="ahdTabellelinksbndig">
    <w:name w:val="ahd Tabelle linksbündig"/>
    <w:basedOn w:val="NormaleTabelle"/>
    <w:uiPriority w:val="99"/>
    <w:qFormat/>
    <w:rsid w:val="003E317F"/>
    <w:pPr>
      <w:spacing w:after="0" w:line="240" w:lineRule="auto"/>
    </w:pPr>
    <w:rPr>
      <w:rFonts w:ascii="Arial" w:eastAsiaTheme="minorEastAsia" w:hAnsi="Arial"/>
      <w:sz w:val="20"/>
      <w:lang w:eastAsia="de-DE"/>
    </w:rPr>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left w:w="57" w:type="dxa"/>
        <w:bottom w:w="57" w:type="dxa"/>
        <w:right w:w="57" w:type="dxa"/>
      </w:tblCellMar>
    </w:tblPr>
    <w:tcPr>
      <w:vAlign w:val="center"/>
    </w:tcPr>
    <w:tblStylePr w:type="firstRow">
      <w:pPr>
        <w:jc w:val="center"/>
      </w:pPr>
      <w:rPr>
        <w:rFonts w:ascii="Arial" w:hAnsi="Arial"/>
        <w:b/>
        <w:color w:val="FFFFFF" w:themeColor="background1"/>
        <w:sz w:val="24"/>
      </w:rPr>
      <w:tblPr/>
      <w:tcPr>
        <w:shd w:val="clear" w:color="auto" w:fill="C50F0E"/>
      </w:tcPr>
    </w:tblStylePr>
    <w:tblStylePr w:type="band1Horz">
      <w:pPr>
        <w:jc w:val="left"/>
      </w:pPr>
      <w:rPr>
        <w:rFonts w:ascii="Arial" w:hAnsi="Arial"/>
        <w:sz w:val="20"/>
      </w:rPr>
      <w:tblPr/>
      <w:tcPr>
        <w:vAlign w:val="top"/>
      </w:tcPr>
    </w:tblStylePr>
    <w:tblStylePr w:type="band2Horz">
      <w:pPr>
        <w:jc w:val="left"/>
      </w:pPr>
      <w:rPr>
        <w:rFonts w:ascii="Arial" w:hAnsi="Arial"/>
        <w:sz w:val="20"/>
      </w:rPr>
      <w:tblPr/>
      <w:tcPr>
        <w:shd w:val="clear" w:color="auto" w:fill="7CAAC9" w:themeFill="accent2" w:themeFillTint="99"/>
        <w:vAlign w:val="top"/>
      </w:tcPr>
    </w:tblStylePr>
  </w:style>
  <w:style w:type="character" w:customStyle="1" w:styleId="NichtaufgelsteErwhnung6">
    <w:name w:val="Nicht aufgelöste Erwähnung6"/>
    <w:basedOn w:val="Absatz-Standardschriftart"/>
    <w:uiPriority w:val="99"/>
    <w:semiHidden/>
    <w:unhideWhenUsed/>
    <w:rsid w:val="003E317F"/>
    <w:rPr>
      <w:color w:val="605E5C"/>
      <w:shd w:val="clear" w:color="auto" w:fill="E1DFDD"/>
    </w:rPr>
  </w:style>
  <w:style w:type="character" w:customStyle="1" w:styleId="rsvtext">
    <w:name w:val="rsvtext"/>
    <w:basedOn w:val="Absatz-Standardschriftart"/>
    <w:rsid w:val="003E317F"/>
  </w:style>
  <w:style w:type="character" w:customStyle="1" w:styleId="st">
    <w:name w:val="st"/>
    <w:basedOn w:val="Absatz-Standardschriftart"/>
    <w:rsid w:val="003E317F"/>
  </w:style>
  <w:style w:type="character" w:customStyle="1" w:styleId="NichtaufgelsteErwhnung7">
    <w:name w:val="Nicht aufgelöste Erwähnung7"/>
    <w:basedOn w:val="Absatz-Standardschriftart"/>
    <w:uiPriority w:val="99"/>
    <w:semiHidden/>
    <w:unhideWhenUsed/>
    <w:rsid w:val="003E317F"/>
    <w:rPr>
      <w:color w:val="605E5C"/>
      <w:shd w:val="clear" w:color="auto" w:fill="E1DFDD"/>
    </w:rPr>
  </w:style>
  <w:style w:type="paragraph" w:styleId="Textkrper">
    <w:name w:val="Body Text"/>
    <w:basedOn w:val="Standard"/>
    <w:link w:val="TextkrperZchn"/>
    <w:uiPriority w:val="1"/>
    <w:semiHidden/>
    <w:unhideWhenUsed/>
    <w:qFormat/>
    <w:rsid w:val="003E317F"/>
    <w:pPr>
      <w:widowControl w:val="0"/>
      <w:autoSpaceDE w:val="0"/>
      <w:autoSpaceDN w:val="0"/>
      <w:spacing w:after="0" w:line="240" w:lineRule="auto"/>
    </w:pPr>
    <w:rPr>
      <w:rFonts w:ascii="Arial" w:eastAsia="Arial" w:hAnsi="Arial" w:cs="Arial"/>
      <w:sz w:val="18"/>
      <w:szCs w:val="18"/>
      <w:lang w:val="en-US"/>
    </w:rPr>
  </w:style>
  <w:style w:type="character" w:customStyle="1" w:styleId="TextkrperZchn">
    <w:name w:val="Textkörper Zchn"/>
    <w:basedOn w:val="Absatz-Standardschriftart"/>
    <w:link w:val="Textkrper"/>
    <w:uiPriority w:val="1"/>
    <w:semiHidden/>
    <w:rsid w:val="003E317F"/>
    <w:rPr>
      <w:rFonts w:ascii="Arial" w:eastAsia="Arial" w:hAnsi="Arial" w:cs="Arial"/>
      <w:sz w:val="18"/>
      <w:szCs w:val="18"/>
      <w:lang w:val="en-US"/>
    </w:rPr>
  </w:style>
  <w:style w:type="paragraph" w:customStyle="1" w:styleId="TableParagraph">
    <w:name w:val="Table Paragraph"/>
    <w:basedOn w:val="Standard"/>
    <w:uiPriority w:val="1"/>
    <w:qFormat/>
    <w:rsid w:val="003E317F"/>
    <w:pPr>
      <w:widowControl w:val="0"/>
      <w:autoSpaceDE w:val="0"/>
      <w:autoSpaceDN w:val="0"/>
      <w:spacing w:before="18" w:after="0" w:line="240" w:lineRule="auto"/>
      <w:ind w:left="36"/>
    </w:pPr>
    <w:rPr>
      <w:rFonts w:ascii="Calibri" w:eastAsia="Calibri" w:hAnsi="Calibri" w:cs="Calibri"/>
      <w:sz w:val="22"/>
      <w:lang w:val="en-US"/>
    </w:rPr>
  </w:style>
  <w:style w:type="table" w:customStyle="1" w:styleId="NormalTable0">
    <w:name w:val="Normal Table0"/>
    <w:uiPriority w:val="2"/>
    <w:semiHidden/>
    <w:qFormat/>
    <w:rsid w:val="003E317F"/>
    <w:pPr>
      <w:widowControl w:val="0"/>
      <w:autoSpaceDE w:val="0"/>
      <w:autoSpaceDN w:val="0"/>
      <w:spacing w:after="0" w:line="240" w:lineRule="auto"/>
    </w:pPr>
    <w:rPr>
      <w:rFonts w:eastAsia="MS Mincho"/>
      <w:lang w:val="en-US"/>
    </w:rPr>
    <w:tblPr>
      <w:tblCellMar>
        <w:top w:w="0" w:type="dxa"/>
        <w:left w:w="0" w:type="dxa"/>
        <w:bottom w:w="0" w:type="dxa"/>
        <w:right w:w="0" w:type="dxa"/>
      </w:tblCellMar>
    </w:tblPr>
  </w:style>
  <w:style w:type="table" w:styleId="Gitternetztabelle5dunkelAkzent3">
    <w:name w:val="Grid Table 5 Dark Accent 3"/>
    <w:basedOn w:val="NormaleTabelle"/>
    <w:uiPriority w:val="50"/>
    <w:rsid w:val="003E317F"/>
    <w:pPr>
      <w:spacing w:after="0" w:line="240" w:lineRule="auto"/>
    </w:pPr>
    <w:rPr>
      <w:rFonts w:ascii="Arial" w:eastAsia="MS Mincho" w:hAnsi="Arial"/>
      <w:sz w:val="20"/>
      <w:szCs w:val="20"/>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F7F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8D8D8"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8D8D8"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8D8D8"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8D8D8" w:themeFill="accent3"/>
      </w:tcPr>
    </w:tblStylePr>
    <w:tblStylePr w:type="band1Vert">
      <w:tblPr/>
      <w:tcPr>
        <w:shd w:val="clear" w:color="auto" w:fill="EFEFEF" w:themeFill="accent3" w:themeFillTint="66"/>
      </w:tcPr>
    </w:tblStylePr>
    <w:tblStylePr w:type="band1Horz">
      <w:tblPr/>
      <w:tcPr>
        <w:shd w:val="clear" w:color="auto" w:fill="EFEFEF" w:themeFill="accent3" w:themeFillTint="66"/>
      </w:tcPr>
    </w:tblStylePr>
  </w:style>
  <w:style w:type="paragraph" w:customStyle="1" w:styleId="font5">
    <w:name w:val="font5"/>
    <w:basedOn w:val="Standard"/>
    <w:rsid w:val="0081626B"/>
    <w:pPr>
      <w:spacing w:before="100" w:beforeAutospacing="1" w:after="100" w:afterAutospacing="1" w:line="240" w:lineRule="auto"/>
    </w:pPr>
    <w:rPr>
      <w:rFonts w:eastAsia="Times New Roman" w:cs="Cairo"/>
      <w:b/>
      <w:bCs/>
      <w:color w:val="000000"/>
      <w:sz w:val="24"/>
      <w:szCs w:val="24"/>
      <w:lang w:eastAsia="de-DE"/>
    </w:rPr>
  </w:style>
  <w:style w:type="paragraph" w:customStyle="1" w:styleId="font6">
    <w:name w:val="font6"/>
    <w:basedOn w:val="Standard"/>
    <w:rsid w:val="0081626B"/>
    <w:pPr>
      <w:spacing w:before="100" w:beforeAutospacing="1" w:after="100" w:afterAutospacing="1" w:line="240" w:lineRule="auto"/>
    </w:pPr>
    <w:rPr>
      <w:rFonts w:ascii="Times New Roman" w:eastAsia="Times New Roman" w:hAnsi="Times New Roman" w:cs="Times New Roman"/>
      <w:b/>
      <w:bCs/>
      <w:color w:val="000000"/>
      <w:sz w:val="14"/>
      <w:szCs w:val="14"/>
      <w:lang w:eastAsia="de-DE"/>
    </w:rPr>
  </w:style>
  <w:style w:type="paragraph" w:customStyle="1" w:styleId="font7">
    <w:name w:val="font7"/>
    <w:basedOn w:val="Standard"/>
    <w:rsid w:val="0081626B"/>
    <w:pPr>
      <w:spacing w:before="100" w:beforeAutospacing="1" w:after="100" w:afterAutospacing="1" w:line="240" w:lineRule="auto"/>
    </w:pPr>
    <w:rPr>
      <w:rFonts w:eastAsia="Times New Roman" w:cs="Cairo"/>
      <w:b/>
      <w:bCs/>
      <w:color w:val="000000"/>
      <w:sz w:val="24"/>
      <w:szCs w:val="24"/>
      <w:lang w:eastAsia="de-DE"/>
    </w:rPr>
  </w:style>
  <w:style w:type="paragraph" w:customStyle="1" w:styleId="font8">
    <w:name w:val="font8"/>
    <w:basedOn w:val="Standard"/>
    <w:rsid w:val="0081626B"/>
    <w:pPr>
      <w:spacing w:before="100" w:beforeAutospacing="1" w:after="100" w:afterAutospacing="1" w:line="240" w:lineRule="auto"/>
    </w:pPr>
    <w:rPr>
      <w:rFonts w:ascii="Times New Roman" w:eastAsia="Times New Roman" w:hAnsi="Times New Roman" w:cs="Times New Roman"/>
      <w:b/>
      <w:bCs/>
      <w:color w:val="000000"/>
      <w:sz w:val="14"/>
      <w:szCs w:val="14"/>
      <w:lang w:eastAsia="de-DE"/>
    </w:rPr>
  </w:style>
  <w:style w:type="paragraph" w:customStyle="1" w:styleId="xl78">
    <w:name w:val="xl78"/>
    <w:basedOn w:val="Standard"/>
    <w:rsid w:val="0081626B"/>
    <w:pPr>
      <w:pBdr>
        <w:left w:val="single" w:sz="8" w:space="0" w:color="BFBFBF"/>
        <w:bottom w:val="single" w:sz="8" w:space="0" w:color="BFBFBF"/>
        <w:right w:val="single" w:sz="8" w:space="0" w:color="BFBFBF"/>
      </w:pBdr>
      <w:spacing w:before="100" w:beforeAutospacing="1" w:after="100" w:afterAutospacing="1" w:line="240" w:lineRule="auto"/>
      <w:textAlignment w:val="center"/>
    </w:pPr>
    <w:rPr>
      <w:rFonts w:eastAsia="Times New Roman" w:cs="Cairo"/>
      <w:color w:val="000000"/>
      <w:szCs w:val="20"/>
      <w:lang w:eastAsia="de-DE"/>
    </w:rPr>
  </w:style>
  <w:style w:type="paragraph" w:customStyle="1" w:styleId="xl79">
    <w:name w:val="xl79"/>
    <w:basedOn w:val="Standard"/>
    <w:rsid w:val="0081626B"/>
    <w:pPr>
      <w:pBdr>
        <w:bottom w:val="single" w:sz="8" w:space="0" w:color="BFBFBF"/>
        <w:right w:val="single" w:sz="8" w:space="0" w:color="BFBFBF"/>
      </w:pBdr>
      <w:spacing w:before="100" w:beforeAutospacing="1" w:after="100" w:afterAutospacing="1" w:line="240" w:lineRule="auto"/>
      <w:textAlignment w:val="center"/>
    </w:pPr>
    <w:rPr>
      <w:rFonts w:eastAsia="Times New Roman" w:cs="Cairo"/>
      <w:color w:val="000000"/>
      <w:szCs w:val="20"/>
      <w:lang w:eastAsia="de-DE"/>
    </w:rPr>
  </w:style>
  <w:style w:type="paragraph" w:customStyle="1" w:styleId="xl80">
    <w:name w:val="xl80"/>
    <w:basedOn w:val="Standard"/>
    <w:rsid w:val="0081626B"/>
    <w:pPr>
      <w:pBdr>
        <w:bottom w:val="single" w:sz="8" w:space="0" w:color="BFBFBF"/>
      </w:pBdr>
      <w:spacing w:before="100" w:beforeAutospacing="1" w:after="100" w:afterAutospacing="1" w:line="240" w:lineRule="auto"/>
      <w:ind w:firstLineChars="300" w:firstLine="300"/>
      <w:textAlignment w:val="center"/>
    </w:pPr>
    <w:rPr>
      <w:rFonts w:eastAsia="Times New Roman" w:cs="Cairo"/>
      <w:b/>
      <w:bCs/>
      <w:color w:val="000000"/>
      <w:sz w:val="24"/>
      <w:szCs w:val="24"/>
      <w:lang w:eastAsia="de-DE"/>
    </w:rPr>
  </w:style>
  <w:style w:type="character" w:styleId="HTMLCode">
    <w:name w:val="HTML Code"/>
    <w:basedOn w:val="Absatz-Standardschriftart"/>
    <w:uiPriority w:val="99"/>
    <w:semiHidden/>
    <w:unhideWhenUsed/>
    <w:rsid w:val="008C33B0"/>
    <w:rPr>
      <w:rFonts w:ascii="Courier New" w:eastAsia="Times New Roman" w:hAnsi="Courier New" w:cs="Courier New"/>
      <w:sz w:val="20"/>
      <w:szCs w:val="20"/>
    </w:rPr>
  </w:style>
  <w:style w:type="paragraph" w:styleId="Kommentartext">
    <w:name w:val="annotation text"/>
    <w:basedOn w:val="Standard"/>
    <w:link w:val="KommentartextZchn"/>
    <w:uiPriority w:val="99"/>
    <w:unhideWhenUsed/>
    <w:pPr>
      <w:spacing w:line="240" w:lineRule="auto"/>
    </w:pPr>
    <w:rPr>
      <w:szCs w:val="20"/>
    </w:rPr>
  </w:style>
  <w:style w:type="character" w:customStyle="1" w:styleId="KommentartextZchn">
    <w:name w:val="Kommentartext Zchn"/>
    <w:basedOn w:val="Absatz-Standardschriftart"/>
    <w:link w:val="Kommentartext"/>
    <w:uiPriority w:val="99"/>
    <w:rPr>
      <w:rFonts w:ascii="Cairo" w:hAnsi="Cairo"/>
      <w:sz w:val="20"/>
      <w:szCs w:val="20"/>
    </w:rPr>
  </w:style>
  <w:style w:type="character" w:styleId="Kommentarzeichen">
    <w:name w:val="annotation reference"/>
    <w:basedOn w:val="Absatz-Standardschriftart"/>
    <w:uiPriority w:val="99"/>
    <w:semiHidden/>
    <w:unhideWhenUsed/>
    <w:rPr>
      <w:sz w:val="16"/>
      <w:szCs w:val="16"/>
    </w:rPr>
  </w:style>
  <w:style w:type="paragraph" w:styleId="Kommentarthema">
    <w:name w:val="annotation subject"/>
    <w:basedOn w:val="Kommentartext"/>
    <w:next w:val="Kommentartext"/>
    <w:link w:val="KommentarthemaZchn"/>
    <w:uiPriority w:val="99"/>
    <w:semiHidden/>
    <w:unhideWhenUsed/>
    <w:rsid w:val="00772635"/>
    <w:rPr>
      <w:b/>
      <w:bCs/>
    </w:rPr>
  </w:style>
  <w:style w:type="character" w:customStyle="1" w:styleId="KommentarthemaZchn">
    <w:name w:val="Kommentarthema Zchn"/>
    <w:basedOn w:val="KommentartextZchn"/>
    <w:link w:val="Kommentarthema"/>
    <w:uiPriority w:val="99"/>
    <w:semiHidden/>
    <w:rsid w:val="00772635"/>
    <w:rPr>
      <w:rFonts w:ascii="Cairo" w:hAnsi="Cairo"/>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72641">
      <w:bodyDiv w:val="1"/>
      <w:marLeft w:val="0"/>
      <w:marRight w:val="0"/>
      <w:marTop w:val="0"/>
      <w:marBottom w:val="0"/>
      <w:divBdr>
        <w:top w:val="none" w:sz="0" w:space="0" w:color="auto"/>
        <w:left w:val="none" w:sz="0" w:space="0" w:color="auto"/>
        <w:bottom w:val="none" w:sz="0" w:space="0" w:color="auto"/>
        <w:right w:val="none" w:sz="0" w:space="0" w:color="auto"/>
      </w:divBdr>
    </w:div>
    <w:div w:id="178200611">
      <w:bodyDiv w:val="1"/>
      <w:marLeft w:val="0"/>
      <w:marRight w:val="0"/>
      <w:marTop w:val="0"/>
      <w:marBottom w:val="0"/>
      <w:divBdr>
        <w:top w:val="none" w:sz="0" w:space="0" w:color="auto"/>
        <w:left w:val="none" w:sz="0" w:space="0" w:color="auto"/>
        <w:bottom w:val="none" w:sz="0" w:space="0" w:color="auto"/>
        <w:right w:val="none" w:sz="0" w:space="0" w:color="auto"/>
      </w:divBdr>
    </w:div>
    <w:div w:id="186991881">
      <w:bodyDiv w:val="1"/>
      <w:marLeft w:val="0"/>
      <w:marRight w:val="0"/>
      <w:marTop w:val="0"/>
      <w:marBottom w:val="0"/>
      <w:divBdr>
        <w:top w:val="none" w:sz="0" w:space="0" w:color="auto"/>
        <w:left w:val="none" w:sz="0" w:space="0" w:color="auto"/>
        <w:bottom w:val="none" w:sz="0" w:space="0" w:color="auto"/>
        <w:right w:val="none" w:sz="0" w:space="0" w:color="auto"/>
      </w:divBdr>
    </w:div>
    <w:div w:id="241136242">
      <w:bodyDiv w:val="1"/>
      <w:marLeft w:val="0"/>
      <w:marRight w:val="0"/>
      <w:marTop w:val="0"/>
      <w:marBottom w:val="0"/>
      <w:divBdr>
        <w:top w:val="none" w:sz="0" w:space="0" w:color="auto"/>
        <w:left w:val="none" w:sz="0" w:space="0" w:color="auto"/>
        <w:bottom w:val="none" w:sz="0" w:space="0" w:color="auto"/>
        <w:right w:val="none" w:sz="0" w:space="0" w:color="auto"/>
      </w:divBdr>
    </w:div>
    <w:div w:id="296840776">
      <w:bodyDiv w:val="1"/>
      <w:marLeft w:val="0"/>
      <w:marRight w:val="0"/>
      <w:marTop w:val="0"/>
      <w:marBottom w:val="0"/>
      <w:divBdr>
        <w:top w:val="none" w:sz="0" w:space="0" w:color="auto"/>
        <w:left w:val="none" w:sz="0" w:space="0" w:color="auto"/>
        <w:bottom w:val="none" w:sz="0" w:space="0" w:color="auto"/>
        <w:right w:val="none" w:sz="0" w:space="0" w:color="auto"/>
      </w:divBdr>
    </w:div>
    <w:div w:id="300157209">
      <w:bodyDiv w:val="1"/>
      <w:marLeft w:val="0"/>
      <w:marRight w:val="0"/>
      <w:marTop w:val="0"/>
      <w:marBottom w:val="0"/>
      <w:divBdr>
        <w:top w:val="none" w:sz="0" w:space="0" w:color="auto"/>
        <w:left w:val="none" w:sz="0" w:space="0" w:color="auto"/>
        <w:bottom w:val="none" w:sz="0" w:space="0" w:color="auto"/>
        <w:right w:val="none" w:sz="0" w:space="0" w:color="auto"/>
      </w:divBdr>
      <w:divsChild>
        <w:div w:id="1365129197">
          <w:marLeft w:val="0"/>
          <w:marRight w:val="0"/>
          <w:marTop w:val="0"/>
          <w:marBottom w:val="0"/>
          <w:divBdr>
            <w:top w:val="none" w:sz="0" w:space="0" w:color="auto"/>
            <w:left w:val="none" w:sz="0" w:space="0" w:color="auto"/>
            <w:bottom w:val="none" w:sz="0" w:space="0" w:color="auto"/>
            <w:right w:val="none" w:sz="0" w:space="0" w:color="auto"/>
          </w:divBdr>
        </w:div>
      </w:divsChild>
    </w:div>
    <w:div w:id="385682490">
      <w:bodyDiv w:val="1"/>
      <w:marLeft w:val="0"/>
      <w:marRight w:val="0"/>
      <w:marTop w:val="0"/>
      <w:marBottom w:val="0"/>
      <w:divBdr>
        <w:top w:val="none" w:sz="0" w:space="0" w:color="auto"/>
        <w:left w:val="none" w:sz="0" w:space="0" w:color="auto"/>
        <w:bottom w:val="none" w:sz="0" w:space="0" w:color="auto"/>
        <w:right w:val="none" w:sz="0" w:space="0" w:color="auto"/>
      </w:divBdr>
    </w:div>
    <w:div w:id="465396147">
      <w:bodyDiv w:val="1"/>
      <w:marLeft w:val="0"/>
      <w:marRight w:val="0"/>
      <w:marTop w:val="0"/>
      <w:marBottom w:val="0"/>
      <w:divBdr>
        <w:top w:val="none" w:sz="0" w:space="0" w:color="auto"/>
        <w:left w:val="none" w:sz="0" w:space="0" w:color="auto"/>
        <w:bottom w:val="none" w:sz="0" w:space="0" w:color="auto"/>
        <w:right w:val="none" w:sz="0" w:space="0" w:color="auto"/>
      </w:divBdr>
    </w:div>
    <w:div w:id="476725373">
      <w:bodyDiv w:val="1"/>
      <w:marLeft w:val="0"/>
      <w:marRight w:val="0"/>
      <w:marTop w:val="0"/>
      <w:marBottom w:val="0"/>
      <w:divBdr>
        <w:top w:val="none" w:sz="0" w:space="0" w:color="auto"/>
        <w:left w:val="none" w:sz="0" w:space="0" w:color="auto"/>
        <w:bottom w:val="none" w:sz="0" w:space="0" w:color="auto"/>
        <w:right w:val="none" w:sz="0" w:space="0" w:color="auto"/>
      </w:divBdr>
    </w:div>
    <w:div w:id="506986715">
      <w:bodyDiv w:val="1"/>
      <w:marLeft w:val="0"/>
      <w:marRight w:val="0"/>
      <w:marTop w:val="0"/>
      <w:marBottom w:val="0"/>
      <w:divBdr>
        <w:top w:val="none" w:sz="0" w:space="0" w:color="auto"/>
        <w:left w:val="none" w:sz="0" w:space="0" w:color="auto"/>
        <w:bottom w:val="none" w:sz="0" w:space="0" w:color="auto"/>
        <w:right w:val="none" w:sz="0" w:space="0" w:color="auto"/>
      </w:divBdr>
    </w:div>
    <w:div w:id="604387891">
      <w:bodyDiv w:val="1"/>
      <w:marLeft w:val="0"/>
      <w:marRight w:val="0"/>
      <w:marTop w:val="0"/>
      <w:marBottom w:val="0"/>
      <w:divBdr>
        <w:top w:val="none" w:sz="0" w:space="0" w:color="auto"/>
        <w:left w:val="none" w:sz="0" w:space="0" w:color="auto"/>
        <w:bottom w:val="none" w:sz="0" w:space="0" w:color="auto"/>
        <w:right w:val="none" w:sz="0" w:space="0" w:color="auto"/>
      </w:divBdr>
      <w:divsChild>
        <w:div w:id="1008872220">
          <w:marLeft w:val="0"/>
          <w:marRight w:val="0"/>
          <w:marTop w:val="0"/>
          <w:marBottom w:val="0"/>
          <w:divBdr>
            <w:top w:val="none" w:sz="0" w:space="0" w:color="auto"/>
            <w:left w:val="none" w:sz="0" w:space="0" w:color="auto"/>
            <w:bottom w:val="none" w:sz="0" w:space="0" w:color="auto"/>
            <w:right w:val="none" w:sz="0" w:space="0" w:color="auto"/>
          </w:divBdr>
        </w:div>
        <w:div w:id="1203513308">
          <w:marLeft w:val="0"/>
          <w:marRight w:val="0"/>
          <w:marTop w:val="0"/>
          <w:marBottom w:val="0"/>
          <w:divBdr>
            <w:top w:val="none" w:sz="0" w:space="0" w:color="auto"/>
            <w:left w:val="none" w:sz="0" w:space="0" w:color="auto"/>
            <w:bottom w:val="none" w:sz="0" w:space="0" w:color="auto"/>
            <w:right w:val="none" w:sz="0" w:space="0" w:color="auto"/>
          </w:divBdr>
        </w:div>
        <w:div w:id="1632397674">
          <w:marLeft w:val="0"/>
          <w:marRight w:val="0"/>
          <w:marTop w:val="0"/>
          <w:marBottom w:val="0"/>
          <w:divBdr>
            <w:top w:val="none" w:sz="0" w:space="0" w:color="auto"/>
            <w:left w:val="none" w:sz="0" w:space="0" w:color="auto"/>
            <w:bottom w:val="none" w:sz="0" w:space="0" w:color="auto"/>
            <w:right w:val="none" w:sz="0" w:space="0" w:color="auto"/>
          </w:divBdr>
        </w:div>
      </w:divsChild>
    </w:div>
    <w:div w:id="606932868">
      <w:bodyDiv w:val="1"/>
      <w:marLeft w:val="0"/>
      <w:marRight w:val="0"/>
      <w:marTop w:val="0"/>
      <w:marBottom w:val="0"/>
      <w:divBdr>
        <w:top w:val="none" w:sz="0" w:space="0" w:color="auto"/>
        <w:left w:val="none" w:sz="0" w:space="0" w:color="auto"/>
        <w:bottom w:val="none" w:sz="0" w:space="0" w:color="auto"/>
        <w:right w:val="none" w:sz="0" w:space="0" w:color="auto"/>
      </w:divBdr>
    </w:div>
    <w:div w:id="735738017">
      <w:bodyDiv w:val="1"/>
      <w:marLeft w:val="0"/>
      <w:marRight w:val="0"/>
      <w:marTop w:val="0"/>
      <w:marBottom w:val="0"/>
      <w:divBdr>
        <w:top w:val="none" w:sz="0" w:space="0" w:color="auto"/>
        <w:left w:val="none" w:sz="0" w:space="0" w:color="auto"/>
        <w:bottom w:val="none" w:sz="0" w:space="0" w:color="auto"/>
        <w:right w:val="none" w:sz="0" w:space="0" w:color="auto"/>
      </w:divBdr>
    </w:div>
    <w:div w:id="743721980">
      <w:bodyDiv w:val="1"/>
      <w:marLeft w:val="0"/>
      <w:marRight w:val="0"/>
      <w:marTop w:val="0"/>
      <w:marBottom w:val="0"/>
      <w:divBdr>
        <w:top w:val="none" w:sz="0" w:space="0" w:color="auto"/>
        <w:left w:val="none" w:sz="0" w:space="0" w:color="auto"/>
        <w:bottom w:val="none" w:sz="0" w:space="0" w:color="auto"/>
        <w:right w:val="none" w:sz="0" w:space="0" w:color="auto"/>
      </w:divBdr>
    </w:div>
    <w:div w:id="748386758">
      <w:bodyDiv w:val="1"/>
      <w:marLeft w:val="0"/>
      <w:marRight w:val="0"/>
      <w:marTop w:val="0"/>
      <w:marBottom w:val="0"/>
      <w:divBdr>
        <w:top w:val="none" w:sz="0" w:space="0" w:color="auto"/>
        <w:left w:val="none" w:sz="0" w:space="0" w:color="auto"/>
        <w:bottom w:val="none" w:sz="0" w:space="0" w:color="auto"/>
        <w:right w:val="none" w:sz="0" w:space="0" w:color="auto"/>
      </w:divBdr>
    </w:div>
    <w:div w:id="813723150">
      <w:bodyDiv w:val="1"/>
      <w:marLeft w:val="0"/>
      <w:marRight w:val="0"/>
      <w:marTop w:val="0"/>
      <w:marBottom w:val="0"/>
      <w:divBdr>
        <w:top w:val="none" w:sz="0" w:space="0" w:color="auto"/>
        <w:left w:val="none" w:sz="0" w:space="0" w:color="auto"/>
        <w:bottom w:val="none" w:sz="0" w:space="0" w:color="auto"/>
        <w:right w:val="none" w:sz="0" w:space="0" w:color="auto"/>
      </w:divBdr>
    </w:div>
    <w:div w:id="833491526">
      <w:bodyDiv w:val="1"/>
      <w:marLeft w:val="0"/>
      <w:marRight w:val="0"/>
      <w:marTop w:val="0"/>
      <w:marBottom w:val="0"/>
      <w:divBdr>
        <w:top w:val="none" w:sz="0" w:space="0" w:color="auto"/>
        <w:left w:val="none" w:sz="0" w:space="0" w:color="auto"/>
        <w:bottom w:val="none" w:sz="0" w:space="0" w:color="auto"/>
        <w:right w:val="none" w:sz="0" w:space="0" w:color="auto"/>
      </w:divBdr>
    </w:div>
    <w:div w:id="835733386">
      <w:bodyDiv w:val="1"/>
      <w:marLeft w:val="0"/>
      <w:marRight w:val="0"/>
      <w:marTop w:val="0"/>
      <w:marBottom w:val="0"/>
      <w:divBdr>
        <w:top w:val="none" w:sz="0" w:space="0" w:color="auto"/>
        <w:left w:val="none" w:sz="0" w:space="0" w:color="auto"/>
        <w:bottom w:val="none" w:sz="0" w:space="0" w:color="auto"/>
        <w:right w:val="none" w:sz="0" w:space="0" w:color="auto"/>
      </w:divBdr>
    </w:div>
    <w:div w:id="854927706">
      <w:bodyDiv w:val="1"/>
      <w:marLeft w:val="0"/>
      <w:marRight w:val="0"/>
      <w:marTop w:val="0"/>
      <w:marBottom w:val="0"/>
      <w:divBdr>
        <w:top w:val="none" w:sz="0" w:space="0" w:color="auto"/>
        <w:left w:val="none" w:sz="0" w:space="0" w:color="auto"/>
        <w:bottom w:val="none" w:sz="0" w:space="0" w:color="auto"/>
        <w:right w:val="none" w:sz="0" w:space="0" w:color="auto"/>
      </w:divBdr>
    </w:div>
    <w:div w:id="950163959">
      <w:bodyDiv w:val="1"/>
      <w:marLeft w:val="0"/>
      <w:marRight w:val="0"/>
      <w:marTop w:val="0"/>
      <w:marBottom w:val="0"/>
      <w:divBdr>
        <w:top w:val="none" w:sz="0" w:space="0" w:color="auto"/>
        <w:left w:val="none" w:sz="0" w:space="0" w:color="auto"/>
        <w:bottom w:val="none" w:sz="0" w:space="0" w:color="auto"/>
        <w:right w:val="none" w:sz="0" w:space="0" w:color="auto"/>
      </w:divBdr>
    </w:div>
    <w:div w:id="950235470">
      <w:bodyDiv w:val="1"/>
      <w:marLeft w:val="0"/>
      <w:marRight w:val="0"/>
      <w:marTop w:val="0"/>
      <w:marBottom w:val="0"/>
      <w:divBdr>
        <w:top w:val="none" w:sz="0" w:space="0" w:color="auto"/>
        <w:left w:val="none" w:sz="0" w:space="0" w:color="auto"/>
        <w:bottom w:val="none" w:sz="0" w:space="0" w:color="auto"/>
        <w:right w:val="none" w:sz="0" w:space="0" w:color="auto"/>
      </w:divBdr>
      <w:divsChild>
        <w:div w:id="924917343">
          <w:marLeft w:val="0"/>
          <w:marRight w:val="0"/>
          <w:marTop w:val="0"/>
          <w:marBottom w:val="0"/>
          <w:divBdr>
            <w:top w:val="none" w:sz="0" w:space="0" w:color="auto"/>
            <w:left w:val="none" w:sz="0" w:space="0" w:color="auto"/>
            <w:bottom w:val="none" w:sz="0" w:space="0" w:color="auto"/>
            <w:right w:val="none" w:sz="0" w:space="0" w:color="auto"/>
          </w:divBdr>
        </w:div>
      </w:divsChild>
    </w:div>
    <w:div w:id="1084838059">
      <w:bodyDiv w:val="1"/>
      <w:marLeft w:val="0"/>
      <w:marRight w:val="0"/>
      <w:marTop w:val="0"/>
      <w:marBottom w:val="0"/>
      <w:divBdr>
        <w:top w:val="none" w:sz="0" w:space="0" w:color="auto"/>
        <w:left w:val="none" w:sz="0" w:space="0" w:color="auto"/>
        <w:bottom w:val="none" w:sz="0" w:space="0" w:color="auto"/>
        <w:right w:val="none" w:sz="0" w:space="0" w:color="auto"/>
      </w:divBdr>
    </w:div>
    <w:div w:id="1087462353">
      <w:bodyDiv w:val="1"/>
      <w:marLeft w:val="0"/>
      <w:marRight w:val="0"/>
      <w:marTop w:val="0"/>
      <w:marBottom w:val="0"/>
      <w:divBdr>
        <w:top w:val="none" w:sz="0" w:space="0" w:color="auto"/>
        <w:left w:val="none" w:sz="0" w:space="0" w:color="auto"/>
        <w:bottom w:val="none" w:sz="0" w:space="0" w:color="auto"/>
        <w:right w:val="none" w:sz="0" w:space="0" w:color="auto"/>
      </w:divBdr>
    </w:div>
    <w:div w:id="1137187309">
      <w:bodyDiv w:val="1"/>
      <w:marLeft w:val="0"/>
      <w:marRight w:val="0"/>
      <w:marTop w:val="0"/>
      <w:marBottom w:val="0"/>
      <w:divBdr>
        <w:top w:val="none" w:sz="0" w:space="0" w:color="auto"/>
        <w:left w:val="none" w:sz="0" w:space="0" w:color="auto"/>
        <w:bottom w:val="none" w:sz="0" w:space="0" w:color="auto"/>
        <w:right w:val="none" w:sz="0" w:space="0" w:color="auto"/>
      </w:divBdr>
    </w:div>
    <w:div w:id="1158423842">
      <w:bodyDiv w:val="1"/>
      <w:marLeft w:val="0"/>
      <w:marRight w:val="0"/>
      <w:marTop w:val="0"/>
      <w:marBottom w:val="0"/>
      <w:divBdr>
        <w:top w:val="none" w:sz="0" w:space="0" w:color="auto"/>
        <w:left w:val="none" w:sz="0" w:space="0" w:color="auto"/>
        <w:bottom w:val="none" w:sz="0" w:space="0" w:color="auto"/>
        <w:right w:val="none" w:sz="0" w:space="0" w:color="auto"/>
      </w:divBdr>
    </w:div>
    <w:div w:id="1179930487">
      <w:bodyDiv w:val="1"/>
      <w:marLeft w:val="0"/>
      <w:marRight w:val="0"/>
      <w:marTop w:val="0"/>
      <w:marBottom w:val="0"/>
      <w:divBdr>
        <w:top w:val="none" w:sz="0" w:space="0" w:color="auto"/>
        <w:left w:val="none" w:sz="0" w:space="0" w:color="auto"/>
        <w:bottom w:val="none" w:sz="0" w:space="0" w:color="auto"/>
        <w:right w:val="none" w:sz="0" w:space="0" w:color="auto"/>
      </w:divBdr>
    </w:div>
    <w:div w:id="1194732060">
      <w:bodyDiv w:val="1"/>
      <w:marLeft w:val="0"/>
      <w:marRight w:val="0"/>
      <w:marTop w:val="0"/>
      <w:marBottom w:val="0"/>
      <w:divBdr>
        <w:top w:val="none" w:sz="0" w:space="0" w:color="auto"/>
        <w:left w:val="none" w:sz="0" w:space="0" w:color="auto"/>
        <w:bottom w:val="none" w:sz="0" w:space="0" w:color="auto"/>
        <w:right w:val="none" w:sz="0" w:space="0" w:color="auto"/>
      </w:divBdr>
    </w:div>
    <w:div w:id="1309826561">
      <w:bodyDiv w:val="1"/>
      <w:marLeft w:val="0"/>
      <w:marRight w:val="0"/>
      <w:marTop w:val="0"/>
      <w:marBottom w:val="0"/>
      <w:divBdr>
        <w:top w:val="none" w:sz="0" w:space="0" w:color="auto"/>
        <w:left w:val="none" w:sz="0" w:space="0" w:color="auto"/>
        <w:bottom w:val="none" w:sz="0" w:space="0" w:color="auto"/>
        <w:right w:val="none" w:sz="0" w:space="0" w:color="auto"/>
      </w:divBdr>
    </w:div>
    <w:div w:id="1339499526">
      <w:bodyDiv w:val="1"/>
      <w:marLeft w:val="0"/>
      <w:marRight w:val="0"/>
      <w:marTop w:val="0"/>
      <w:marBottom w:val="0"/>
      <w:divBdr>
        <w:top w:val="none" w:sz="0" w:space="0" w:color="auto"/>
        <w:left w:val="none" w:sz="0" w:space="0" w:color="auto"/>
        <w:bottom w:val="none" w:sz="0" w:space="0" w:color="auto"/>
        <w:right w:val="none" w:sz="0" w:space="0" w:color="auto"/>
      </w:divBdr>
    </w:div>
    <w:div w:id="1389376068">
      <w:bodyDiv w:val="1"/>
      <w:marLeft w:val="0"/>
      <w:marRight w:val="0"/>
      <w:marTop w:val="0"/>
      <w:marBottom w:val="0"/>
      <w:divBdr>
        <w:top w:val="none" w:sz="0" w:space="0" w:color="auto"/>
        <w:left w:val="none" w:sz="0" w:space="0" w:color="auto"/>
        <w:bottom w:val="none" w:sz="0" w:space="0" w:color="auto"/>
        <w:right w:val="none" w:sz="0" w:space="0" w:color="auto"/>
      </w:divBdr>
    </w:div>
    <w:div w:id="1430540246">
      <w:bodyDiv w:val="1"/>
      <w:marLeft w:val="0"/>
      <w:marRight w:val="0"/>
      <w:marTop w:val="0"/>
      <w:marBottom w:val="0"/>
      <w:divBdr>
        <w:top w:val="none" w:sz="0" w:space="0" w:color="auto"/>
        <w:left w:val="none" w:sz="0" w:space="0" w:color="auto"/>
        <w:bottom w:val="none" w:sz="0" w:space="0" w:color="auto"/>
        <w:right w:val="none" w:sz="0" w:space="0" w:color="auto"/>
      </w:divBdr>
    </w:div>
    <w:div w:id="1460221796">
      <w:bodyDiv w:val="1"/>
      <w:marLeft w:val="0"/>
      <w:marRight w:val="0"/>
      <w:marTop w:val="0"/>
      <w:marBottom w:val="0"/>
      <w:divBdr>
        <w:top w:val="none" w:sz="0" w:space="0" w:color="auto"/>
        <w:left w:val="none" w:sz="0" w:space="0" w:color="auto"/>
        <w:bottom w:val="none" w:sz="0" w:space="0" w:color="auto"/>
        <w:right w:val="none" w:sz="0" w:space="0" w:color="auto"/>
      </w:divBdr>
    </w:div>
    <w:div w:id="1472746468">
      <w:bodyDiv w:val="1"/>
      <w:marLeft w:val="0"/>
      <w:marRight w:val="0"/>
      <w:marTop w:val="0"/>
      <w:marBottom w:val="0"/>
      <w:divBdr>
        <w:top w:val="none" w:sz="0" w:space="0" w:color="auto"/>
        <w:left w:val="none" w:sz="0" w:space="0" w:color="auto"/>
        <w:bottom w:val="none" w:sz="0" w:space="0" w:color="auto"/>
        <w:right w:val="none" w:sz="0" w:space="0" w:color="auto"/>
      </w:divBdr>
    </w:div>
    <w:div w:id="1724215077">
      <w:bodyDiv w:val="1"/>
      <w:marLeft w:val="0"/>
      <w:marRight w:val="0"/>
      <w:marTop w:val="0"/>
      <w:marBottom w:val="0"/>
      <w:divBdr>
        <w:top w:val="none" w:sz="0" w:space="0" w:color="auto"/>
        <w:left w:val="none" w:sz="0" w:space="0" w:color="auto"/>
        <w:bottom w:val="none" w:sz="0" w:space="0" w:color="auto"/>
        <w:right w:val="none" w:sz="0" w:space="0" w:color="auto"/>
      </w:divBdr>
    </w:div>
    <w:div w:id="1731804573">
      <w:bodyDiv w:val="1"/>
      <w:marLeft w:val="0"/>
      <w:marRight w:val="0"/>
      <w:marTop w:val="0"/>
      <w:marBottom w:val="0"/>
      <w:divBdr>
        <w:top w:val="none" w:sz="0" w:space="0" w:color="auto"/>
        <w:left w:val="none" w:sz="0" w:space="0" w:color="auto"/>
        <w:bottom w:val="none" w:sz="0" w:space="0" w:color="auto"/>
        <w:right w:val="none" w:sz="0" w:space="0" w:color="auto"/>
      </w:divBdr>
    </w:div>
    <w:div w:id="1741827585">
      <w:bodyDiv w:val="1"/>
      <w:marLeft w:val="0"/>
      <w:marRight w:val="0"/>
      <w:marTop w:val="0"/>
      <w:marBottom w:val="0"/>
      <w:divBdr>
        <w:top w:val="none" w:sz="0" w:space="0" w:color="auto"/>
        <w:left w:val="none" w:sz="0" w:space="0" w:color="auto"/>
        <w:bottom w:val="none" w:sz="0" w:space="0" w:color="auto"/>
        <w:right w:val="none" w:sz="0" w:space="0" w:color="auto"/>
      </w:divBdr>
    </w:div>
    <w:div w:id="1814717697">
      <w:bodyDiv w:val="1"/>
      <w:marLeft w:val="0"/>
      <w:marRight w:val="0"/>
      <w:marTop w:val="0"/>
      <w:marBottom w:val="0"/>
      <w:divBdr>
        <w:top w:val="none" w:sz="0" w:space="0" w:color="auto"/>
        <w:left w:val="none" w:sz="0" w:space="0" w:color="auto"/>
        <w:bottom w:val="none" w:sz="0" w:space="0" w:color="auto"/>
        <w:right w:val="none" w:sz="0" w:space="0" w:color="auto"/>
      </w:divBdr>
      <w:divsChild>
        <w:div w:id="1153520368">
          <w:marLeft w:val="0"/>
          <w:marRight w:val="0"/>
          <w:marTop w:val="0"/>
          <w:marBottom w:val="0"/>
          <w:divBdr>
            <w:top w:val="none" w:sz="0" w:space="0" w:color="auto"/>
            <w:left w:val="none" w:sz="0" w:space="0" w:color="auto"/>
            <w:bottom w:val="none" w:sz="0" w:space="0" w:color="auto"/>
            <w:right w:val="none" w:sz="0" w:space="0" w:color="auto"/>
          </w:divBdr>
        </w:div>
        <w:div w:id="1204749284">
          <w:marLeft w:val="0"/>
          <w:marRight w:val="0"/>
          <w:marTop w:val="0"/>
          <w:marBottom w:val="0"/>
          <w:divBdr>
            <w:top w:val="none" w:sz="0" w:space="0" w:color="auto"/>
            <w:left w:val="none" w:sz="0" w:space="0" w:color="auto"/>
            <w:bottom w:val="none" w:sz="0" w:space="0" w:color="auto"/>
            <w:right w:val="none" w:sz="0" w:space="0" w:color="auto"/>
          </w:divBdr>
        </w:div>
        <w:div w:id="1535145293">
          <w:marLeft w:val="0"/>
          <w:marRight w:val="0"/>
          <w:marTop w:val="0"/>
          <w:marBottom w:val="0"/>
          <w:divBdr>
            <w:top w:val="none" w:sz="0" w:space="0" w:color="auto"/>
            <w:left w:val="none" w:sz="0" w:space="0" w:color="auto"/>
            <w:bottom w:val="none" w:sz="0" w:space="0" w:color="auto"/>
            <w:right w:val="none" w:sz="0" w:space="0" w:color="auto"/>
          </w:divBdr>
        </w:div>
      </w:divsChild>
    </w:div>
    <w:div w:id="1922830706">
      <w:bodyDiv w:val="1"/>
      <w:marLeft w:val="0"/>
      <w:marRight w:val="0"/>
      <w:marTop w:val="0"/>
      <w:marBottom w:val="0"/>
      <w:divBdr>
        <w:top w:val="none" w:sz="0" w:space="0" w:color="auto"/>
        <w:left w:val="none" w:sz="0" w:space="0" w:color="auto"/>
        <w:bottom w:val="none" w:sz="0" w:space="0" w:color="auto"/>
        <w:right w:val="none" w:sz="0" w:space="0" w:color="auto"/>
      </w:divBdr>
    </w:div>
    <w:div w:id="1944654235">
      <w:bodyDiv w:val="1"/>
      <w:marLeft w:val="0"/>
      <w:marRight w:val="0"/>
      <w:marTop w:val="0"/>
      <w:marBottom w:val="0"/>
      <w:divBdr>
        <w:top w:val="none" w:sz="0" w:space="0" w:color="auto"/>
        <w:left w:val="none" w:sz="0" w:space="0" w:color="auto"/>
        <w:bottom w:val="none" w:sz="0" w:space="0" w:color="auto"/>
        <w:right w:val="none" w:sz="0" w:space="0" w:color="auto"/>
      </w:divBdr>
    </w:div>
    <w:div w:id="2011367354">
      <w:bodyDiv w:val="1"/>
      <w:marLeft w:val="0"/>
      <w:marRight w:val="0"/>
      <w:marTop w:val="0"/>
      <w:marBottom w:val="0"/>
      <w:divBdr>
        <w:top w:val="none" w:sz="0" w:space="0" w:color="auto"/>
        <w:left w:val="none" w:sz="0" w:space="0" w:color="auto"/>
        <w:bottom w:val="none" w:sz="0" w:space="0" w:color="auto"/>
        <w:right w:val="none" w:sz="0" w:space="0" w:color="auto"/>
      </w:divBdr>
    </w:div>
    <w:div w:id="2029485604">
      <w:bodyDiv w:val="1"/>
      <w:marLeft w:val="0"/>
      <w:marRight w:val="0"/>
      <w:marTop w:val="0"/>
      <w:marBottom w:val="0"/>
      <w:divBdr>
        <w:top w:val="none" w:sz="0" w:space="0" w:color="auto"/>
        <w:left w:val="none" w:sz="0" w:space="0" w:color="auto"/>
        <w:bottom w:val="none" w:sz="0" w:space="0" w:color="auto"/>
        <w:right w:val="none" w:sz="0" w:space="0" w:color="auto"/>
      </w:divBdr>
    </w:div>
    <w:div w:id="2075738613">
      <w:bodyDiv w:val="1"/>
      <w:marLeft w:val="0"/>
      <w:marRight w:val="0"/>
      <w:marTop w:val="0"/>
      <w:marBottom w:val="0"/>
      <w:divBdr>
        <w:top w:val="none" w:sz="0" w:space="0" w:color="auto"/>
        <w:left w:val="none" w:sz="0" w:space="0" w:color="auto"/>
        <w:bottom w:val="none" w:sz="0" w:space="0" w:color="auto"/>
        <w:right w:val="none" w:sz="0" w:space="0" w:color="auto"/>
      </w:divBdr>
    </w:div>
    <w:div w:id="2084601283">
      <w:bodyDiv w:val="1"/>
      <w:marLeft w:val="0"/>
      <w:marRight w:val="0"/>
      <w:marTop w:val="0"/>
      <w:marBottom w:val="0"/>
      <w:divBdr>
        <w:top w:val="none" w:sz="0" w:space="0" w:color="auto"/>
        <w:left w:val="none" w:sz="0" w:space="0" w:color="auto"/>
        <w:bottom w:val="none" w:sz="0" w:space="0" w:color="auto"/>
        <w:right w:val="none" w:sz="0" w:space="0" w:color="auto"/>
      </w:divBdr>
    </w:div>
    <w:div w:id="2103448444">
      <w:bodyDiv w:val="1"/>
      <w:marLeft w:val="0"/>
      <w:marRight w:val="0"/>
      <w:marTop w:val="0"/>
      <w:marBottom w:val="0"/>
      <w:divBdr>
        <w:top w:val="none" w:sz="0" w:space="0" w:color="auto"/>
        <w:left w:val="none" w:sz="0" w:space="0" w:color="auto"/>
        <w:bottom w:val="none" w:sz="0" w:space="0" w:color="auto"/>
        <w:right w:val="none" w:sz="0" w:space="0" w:color="auto"/>
      </w:divBdr>
    </w:div>
    <w:div w:id="2114393976">
      <w:bodyDiv w:val="1"/>
      <w:marLeft w:val="0"/>
      <w:marRight w:val="0"/>
      <w:marTop w:val="0"/>
      <w:marBottom w:val="0"/>
      <w:divBdr>
        <w:top w:val="none" w:sz="0" w:space="0" w:color="auto"/>
        <w:left w:val="none" w:sz="0" w:space="0" w:color="auto"/>
        <w:bottom w:val="none" w:sz="0" w:space="0" w:color="auto"/>
        <w:right w:val="none" w:sz="0" w:space="0" w:color="auto"/>
      </w:divBdr>
    </w:div>
    <w:div w:id="2126465741">
      <w:bodyDiv w:val="1"/>
      <w:marLeft w:val="0"/>
      <w:marRight w:val="0"/>
      <w:marTop w:val="0"/>
      <w:marBottom w:val="0"/>
      <w:divBdr>
        <w:top w:val="none" w:sz="0" w:space="0" w:color="auto"/>
        <w:left w:val="none" w:sz="0" w:space="0" w:color="auto"/>
        <w:bottom w:val="none" w:sz="0" w:space="0" w:color="auto"/>
        <w:right w:val="none" w:sz="0" w:space="0" w:color="auto"/>
      </w:divBdr>
    </w:div>
    <w:div w:id="2142065461">
      <w:bodyDiv w:val="1"/>
      <w:marLeft w:val="0"/>
      <w:marRight w:val="0"/>
      <w:marTop w:val="0"/>
      <w:marBottom w:val="0"/>
      <w:divBdr>
        <w:top w:val="none" w:sz="0" w:space="0" w:color="auto"/>
        <w:left w:val="none" w:sz="0" w:space="0" w:color="auto"/>
        <w:bottom w:val="none" w:sz="0" w:space="0" w:color="auto"/>
        <w:right w:val="none" w:sz="0" w:space="0" w:color="auto"/>
      </w:divBdr>
      <w:divsChild>
        <w:div w:id="132200452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9.jpeg"/><Relationship Id="rId42" Type="http://schemas.openxmlformats.org/officeDocument/2006/relationships/image" Target="media/image25.png"/><Relationship Id="rId63" Type="http://schemas.openxmlformats.org/officeDocument/2006/relationships/image" Target="media/image41.png"/><Relationship Id="rId84" Type="http://schemas.openxmlformats.org/officeDocument/2006/relationships/image" Target="media/image59.png"/><Relationship Id="rId138" Type="http://schemas.openxmlformats.org/officeDocument/2006/relationships/image" Target="media/image107.png"/><Relationship Id="rId159" Type="http://schemas.openxmlformats.org/officeDocument/2006/relationships/image" Target="media/image122.png"/><Relationship Id="rId170" Type="http://schemas.openxmlformats.org/officeDocument/2006/relationships/image" Target="media/image124.png"/><Relationship Id="rId191" Type="http://schemas.openxmlformats.org/officeDocument/2006/relationships/image" Target="media/image144.png"/><Relationship Id="rId107" Type="http://schemas.openxmlformats.org/officeDocument/2006/relationships/image" Target="media/image78.png"/><Relationship Id="rId11" Type="http://schemas.openxmlformats.org/officeDocument/2006/relationships/image" Target="media/image1.png"/><Relationship Id="rId32" Type="http://schemas.openxmlformats.org/officeDocument/2006/relationships/image" Target="media/image16.png"/><Relationship Id="rId53" Type="http://schemas.openxmlformats.org/officeDocument/2006/relationships/image" Target="media/image34.png"/><Relationship Id="rId74" Type="http://schemas.openxmlformats.org/officeDocument/2006/relationships/image" Target="media/image50.png"/><Relationship Id="rId128" Type="http://schemas.openxmlformats.org/officeDocument/2006/relationships/image" Target="media/image97.png"/><Relationship Id="rId149" Type="http://schemas.openxmlformats.org/officeDocument/2006/relationships/hyperlink" Target="https://proactcustomer.sharepoint.com/sites/CSPBIG/" TargetMode="External"/><Relationship Id="rId5" Type="http://schemas.openxmlformats.org/officeDocument/2006/relationships/numbering" Target="numbering.xml"/><Relationship Id="rId95" Type="http://schemas.openxmlformats.org/officeDocument/2006/relationships/hyperlink" Target="https://eac.big.krankenkasse.de/ecp/" TargetMode="External"/><Relationship Id="rId160" Type="http://schemas.openxmlformats.org/officeDocument/2006/relationships/hyperlink" Target="file://sv-filei01/apps/" TargetMode="External"/><Relationship Id="rId181" Type="http://schemas.openxmlformats.org/officeDocument/2006/relationships/hyperlink" Target="https://big-vspexpert.big.krankenkasse.de/ESS" TargetMode="External"/><Relationship Id="rId22" Type="http://schemas.openxmlformats.org/officeDocument/2006/relationships/image" Target="media/image10.png"/><Relationship Id="rId43" Type="http://schemas.openxmlformats.org/officeDocument/2006/relationships/image" Target="media/image26.png"/><Relationship Id="rId64" Type="http://schemas.openxmlformats.org/officeDocument/2006/relationships/image" Target="media/image42.png"/><Relationship Id="rId118" Type="http://schemas.openxmlformats.org/officeDocument/2006/relationships/image" Target="media/image88.png"/><Relationship Id="rId139" Type="http://schemas.openxmlformats.org/officeDocument/2006/relationships/image" Target="media/image108.png"/><Relationship Id="rId85" Type="http://schemas.openxmlformats.org/officeDocument/2006/relationships/image" Target="media/image60.png"/><Relationship Id="rId150" Type="http://schemas.openxmlformats.org/officeDocument/2006/relationships/hyperlink" Target="https://proactcustomer.sharepoint.com/sites/CSPBIG/" TargetMode="External"/><Relationship Id="rId171" Type="http://schemas.openxmlformats.org/officeDocument/2006/relationships/image" Target="media/image125.png"/><Relationship Id="rId192" Type="http://schemas.openxmlformats.org/officeDocument/2006/relationships/image" Target="media/image145.png"/><Relationship Id="rId12" Type="http://schemas.openxmlformats.org/officeDocument/2006/relationships/image" Target="media/image2.png"/><Relationship Id="rId33" Type="http://schemas.openxmlformats.org/officeDocument/2006/relationships/image" Target="media/image17.png"/><Relationship Id="rId108" Type="http://schemas.openxmlformats.org/officeDocument/2006/relationships/image" Target="media/image79.png"/><Relationship Id="rId129" Type="http://schemas.openxmlformats.org/officeDocument/2006/relationships/image" Target="media/image98.png"/><Relationship Id="rId54" Type="http://schemas.openxmlformats.org/officeDocument/2006/relationships/image" Target="media/image35.png"/><Relationship Id="rId75" Type="http://schemas.openxmlformats.org/officeDocument/2006/relationships/image" Target="media/image51.png"/><Relationship Id="rId96" Type="http://schemas.openxmlformats.org/officeDocument/2006/relationships/image" Target="media/image70.png"/><Relationship Id="rId140" Type="http://schemas.openxmlformats.org/officeDocument/2006/relationships/image" Target="media/image109.png"/><Relationship Id="rId161" Type="http://schemas.openxmlformats.org/officeDocument/2006/relationships/hyperlink" Target="http://www.hc-vision.de" TargetMode="External"/><Relationship Id="rId182" Type="http://schemas.openxmlformats.org/officeDocument/2006/relationships/image" Target="media/image135.png"/><Relationship Id="rId6" Type="http://schemas.openxmlformats.org/officeDocument/2006/relationships/styles" Target="styles.xml"/><Relationship Id="rId23" Type="http://schemas.openxmlformats.org/officeDocument/2006/relationships/image" Target="media/image11.png"/><Relationship Id="rId119" Type="http://schemas.openxmlformats.org/officeDocument/2006/relationships/image" Target="media/image89.png"/><Relationship Id="rId44" Type="http://schemas.openxmlformats.org/officeDocument/2006/relationships/image" Target="media/image27.png"/><Relationship Id="rId65" Type="http://schemas.openxmlformats.org/officeDocument/2006/relationships/image" Target="media/image43.png"/><Relationship Id="rId86" Type="http://schemas.openxmlformats.org/officeDocument/2006/relationships/image" Target="media/image61.png"/><Relationship Id="rId130" Type="http://schemas.openxmlformats.org/officeDocument/2006/relationships/image" Target="media/image99.png"/><Relationship Id="rId151" Type="http://schemas.openxmlformats.org/officeDocument/2006/relationships/hyperlink" Target="https://proactcustomer.sharepoint.com/sites/CSPBIG/" TargetMode="External"/><Relationship Id="rId172" Type="http://schemas.openxmlformats.org/officeDocument/2006/relationships/image" Target="media/image126.png"/><Relationship Id="rId193" Type="http://schemas.openxmlformats.org/officeDocument/2006/relationships/image" Target="media/image146.png"/><Relationship Id="rId13" Type="http://schemas.openxmlformats.org/officeDocument/2006/relationships/image" Target="media/image3.svg"/><Relationship Id="rId109" Type="http://schemas.openxmlformats.org/officeDocument/2006/relationships/image" Target="media/image80.png"/><Relationship Id="rId34" Type="http://schemas.openxmlformats.org/officeDocument/2006/relationships/image" Target="media/image18.png"/><Relationship Id="rId55" Type="http://schemas.openxmlformats.org/officeDocument/2006/relationships/hyperlink" Target="mailto:INMC.Helpline@telekom.de" TargetMode="External"/><Relationship Id="rId76" Type="http://schemas.openxmlformats.org/officeDocument/2006/relationships/image" Target="media/image52.png"/><Relationship Id="rId97" Type="http://schemas.openxmlformats.org/officeDocument/2006/relationships/image" Target="media/image71.png"/><Relationship Id="rId120" Type="http://schemas.openxmlformats.org/officeDocument/2006/relationships/image" Target="media/image90.png"/><Relationship Id="rId141" Type="http://schemas.openxmlformats.org/officeDocument/2006/relationships/image" Target="media/image110.png"/><Relationship Id="rId7" Type="http://schemas.openxmlformats.org/officeDocument/2006/relationships/settings" Target="settings.xml"/><Relationship Id="rId162" Type="http://schemas.openxmlformats.org/officeDocument/2006/relationships/hyperlink" Target="file://sv-filei01/apps/pws" TargetMode="External"/><Relationship Id="rId183" Type="http://schemas.openxmlformats.org/officeDocument/2006/relationships/image" Target="media/image136.jpeg"/><Relationship Id="rId2" Type="http://schemas.openxmlformats.org/officeDocument/2006/relationships/customXml" Target="../customXml/item2.xml"/><Relationship Id="rId29" Type="http://schemas.microsoft.com/office/2018/08/relationships/commentsExtensible" Target="commentsExtensible.xml"/><Relationship Id="rId24" Type="http://schemas.openxmlformats.org/officeDocument/2006/relationships/image" Target="media/image12.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image" Target="media/image44.png"/><Relationship Id="rId87" Type="http://schemas.openxmlformats.org/officeDocument/2006/relationships/image" Target="media/image62.png"/><Relationship Id="rId110" Type="http://schemas.openxmlformats.org/officeDocument/2006/relationships/image" Target="media/image81.png"/><Relationship Id="rId115" Type="http://schemas.openxmlformats.org/officeDocument/2006/relationships/image" Target="media/image85.png"/><Relationship Id="rId131" Type="http://schemas.openxmlformats.org/officeDocument/2006/relationships/image" Target="media/image100.png"/><Relationship Id="rId136" Type="http://schemas.openxmlformats.org/officeDocument/2006/relationships/image" Target="media/image105.png"/><Relationship Id="rId157" Type="http://schemas.openxmlformats.org/officeDocument/2006/relationships/image" Target="media/image120.png"/><Relationship Id="rId178" Type="http://schemas.openxmlformats.org/officeDocument/2006/relationships/image" Target="media/image132.png"/><Relationship Id="rId61" Type="http://schemas.openxmlformats.org/officeDocument/2006/relationships/hyperlink" Target="https://proactcustomer.sharepoint.com/:x:/r/sites/CSPBIG/TD/Betrieb%20Frankfurt/Netzwerk/Connectivity/P2P_Transfernetzwerke.xlsx?d=w14e01da7dff843e18e8f97b4d4f226ec&amp;csf=1&amp;web=1&amp;e=GvVcND&amp;xsdata=MDV8MDJ8VGluby5IZXdlbEBwcm9hY3QuZGV8ZmM1NjcwNWU5YzY4NDE2YzhiMzYwOGRkYjk2YWY3OTJ8YzA0N2Q1YzFkMmE2NDg0ZGFlNmVlYzJiY2U4NWQwMjN8MHwwfDYzODg3MDU5MTM1ODMxMjMyNnxVbmtub3dufFRXRnBiR1pzYjNkOGV5SkZiWEIwZVUxaGNHa2lPblJ5ZFdVc0lsWWlPaUl3TGpBdU1EQXdNQ0lzSWxBaU9pSlhhVzR6TWlJc0lrRk9Jam9pVFdGcGJDSXNJbGRVSWpveWZRPT18MHx8fA%3d%3d&amp;sdata=ZWxDYld3am10cDd0emNOVFJVcXVnMXNiTHFTY0lRRGYrMGYrZG9xeklzZz0%3d" TargetMode="External"/><Relationship Id="rId82" Type="http://schemas.openxmlformats.org/officeDocument/2006/relationships/image" Target="media/image58.png"/><Relationship Id="rId152" Type="http://schemas.openxmlformats.org/officeDocument/2006/relationships/hyperlink" Target="https://proactcustomer.sharepoint.com/sites/CSPBIG/" TargetMode="External"/><Relationship Id="rId173" Type="http://schemas.openxmlformats.org/officeDocument/2006/relationships/image" Target="media/image127.png"/><Relationship Id="rId194" Type="http://schemas.openxmlformats.org/officeDocument/2006/relationships/image" Target="media/image147.png"/><Relationship Id="rId199" Type="http://schemas.openxmlformats.org/officeDocument/2006/relationships/footer" Target="footer1.xml"/><Relationship Id="rId203" Type="http://schemas.openxmlformats.org/officeDocument/2006/relationships/theme" Target="theme/theme1.xml"/><Relationship Id="rId19" Type="http://schemas.openxmlformats.org/officeDocument/2006/relationships/image" Target="media/image7.png"/><Relationship Id="rId14" Type="http://schemas.openxmlformats.org/officeDocument/2006/relationships/hyperlink" Target="https://proactcustomer.sharepoint.com/sites/CSPBIG/TD/Forms/AllItems.aspx?id=%2Fsites%2FCSPBIG%2FTD%2FBetrieb%20Frankfurt%2FNetzwerk%2FConnectivity&amp;viewid=4197efc6%2D5fdb%2D470d%2Da98c%2D6f52236c3863" TargetMode="External"/><Relationship Id="rId30" Type="http://schemas.openxmlformats.org/officeDocument/2006/relationships/image" Target="media/image14.png"/><Relationship Id="rId35" Type="http://schemas.openxmlformats.org/officeDocument/2006/relationships/image" Target="media/image19.png"/><Relationship Id="rId56" Type="http://schemas.openxmlformats.org/officeDocument/2006/relationships/image" Target="media/image36.jpg"/><Relationship Id="rId77" Type="http://schemas.openxmlformats.org/officeDocument/2006/relationships/image" Target="media/image53.png"/><Relationship Id="rId100" Type="http://schemas.openxmlformats.org/officeDocument/2006/relationships/image" Target="media/image73.png"/><Relationship Id="rId105" Type="http://schemas.openxmlformats.org/officeDocument/2006/relationships/image" Target="media/image77.emf"/><Relationship Id="rId126" Type="http://schemas.openxmlformats.org/officeDocument/2006/relationships/image" Target="media/image95.png"/><Relationship Id="rId147" Type="http://schemas.openxmlformats.org/officeDocument/2006/relationships/image" Target="media/image116.png"/><Relationship Id="rId168" Type="http://schemas.openxmlformats.org/officeDocument/2006/relationships/image" Target="media/image123.png"/><Relationship Id="rId8" Type="http://schemas.openxmlformats.org/officeDocument/2006/relationships/webSettings" Target="webSettings.xml"/><Relationship Id="rId51" Type="http://schemas.openxmlformats.org/officeDocument/2006/relationships/image" Target="media/image33.emf"/><Relationship Id="rId72" Type="http://schemas.openxmlformats.org/officeDocument/2006/relationships/image" Target="media/image48.png"/><Relationship Id="rId93" Type="http://schemas.openxmlformats.org/officeDocument/2006/relationships/image" Target="media/image68.png"/><Relationship Id="rId98" Type="http://schemas.openxmlformats.org/officeDocument/2006/relationships/image" Target="media/image72.png"/><Relationship Id="rId121" Type="http://schemas.openxmlformats.org/officeDocument/2006/relationships/image" Target="media/image91.png"/><Relationship Id="rId142" Type="http://schemas.openxmlformats.org/officeDocument/2006/relationships/image" Target="media/image111.png"/><Relationship Id="rId163" Type="http://schemas.openxmlformats.org/officeDocument/2006/relationships/hyperlink" Target="https://kundenportal.akdb.de/" TargetMode="External"/><Relationship Id="rId184" Type="http://schemas.openxmlformats.org/officeDocument/2006/relationships/image" Target="media/image137.png"/><Relationship Id="rId189" Type="http://schemas.openxmlformats.org/officeDocument/2006/relationships/image" Target="media/image142.jpeg"/><Relationship Id="rId3" Type="http://schemas.openxmlformats.org/officeDocument/2006/relationships/customXml" Target="../customXml/item3.xml"/><Relationship Id="rId25" Type="http://schemas.openxmlformats.org/officeDocument/2006/relationships/image" Target="media/image13.png"/><Relationship Id="rId46" Type="http://schemas.openxmlformats.org/officeDocument/2006/relationships/image" Target="media/image29.png"/><Relationship Id="rId67" Type="http://schemas.openxmlformats.org/officeDocument/2006/relationships/image" Target="media/image45.png"/><Relationship Id="rId116" Type="http://schemas.openxmlformats.org/officeDocument/2006/relationships/image" Target="media/image86.png"/><Relationship Id="rId137" Type="http://schemas.openxmlformats.org/officeDocument/2006/relationships/image" Target="media/image106.png"/><Relationship Id="rId158" Type="http://schemas.openxmlformats.org/officeDocument/2006/relationships/image" Target="media/image121.png"/><Relationship Id="rId20" Type="http://schemas.openxmlformats.org/officeDocument/2006/relationships/image" Target="media/image8.jpeg"/><Relationship Id="rId41" Type="http://schemas.openxmlformats.org/officeDocument/2006/relationships/image" Target="media/image24.png"/><Relationship Id="rId62" Type="http://schemas.openxmlformats.org/officeDocument/2006/relationships/image" Target="media/image40.png"/><Relationship Id="rId83" Type="http://schemas.openxmlformats.org/officeDocument/2006/relationships/hyperlink" Target="http://big-vpki01/certsrv" TargetMode="External"/><Relationship Id="rId88" Type="http://schemas.openxmlformats.org/officeDocument/2006/relationships/image" Target="media/image63.png"/><Relationship Id="rId111" Type="http://schemas.openxmlformats.org/officeDocument/2006/relationships/image" Target="media/image82.png"/><Relationship Id="rId132" Type="http://schemas.openxmlformats.org/officeDocument/2006/relationships/image" Target="media/image101.png"/><Relationship Id="rId153" Type="http://schemas.openxmlformats.org/officeDocument/2006/relationships/hyperlink" Target="https://proactcustomer.sharepoint.com/sites/CSPBIG/" TargetMode="External"/><Relationship Id="rId174" Type="http://schemas.openxmlformats.org/officeDocument/2006/relationships/image" Target="media/image128.png"/><Relationship Id="rId179" Type="http://schemas.openxmlformats.org/officeDocument/2006/relationships/image" Target="media/image133.png"/><Relationship Id="rId195" Type="http://schemas.openxmlformats.org/officeDocument/2006/relationships/image" Target="media/image148.png"/><Relationship Id="rId190" Type="http://schemas.openxmlformats.org/officeDocument/2006/relationships/image" Target="media/image143.png"/><Relationship Id="rId204" Type="http://schemas.microsoft.com/office/2020/10/relationships/intelligence" Target="intelligence2.xml"/><Relationship Id="rId15" Type="http://schemas.openxmlformats.org/officeDocument/2006/relationships/hyperlink" Target="https://www.cisco.com/c/en/us/td/docs/voice_ip_comm/cloudCollaboration/wbxt/vdi/wbx-vdi-deployment-guide/wbx-teams-vdi-deployment_chapter_01.html" TargetMode="External"/><Relationship Id="rId36" Type="http://schemas.openxmlformats.org/officeDocument/2006/relationships/image" Target="media/image20.png"/><Relationship Id="rId57" Type="http://schemas.openxmlformats.org/officeDocument/2006/relationships/image" Target="media/image37.jpg"/><Relationship Id="rId106" Type="http://schemas.openxmlformats.org/officeDocument/2006/relationships/oleObject" Target="embeddings/oleObject2.bin"/><Relationship Id="rId127" Type="http://schemas.openxmlformats.org/officeDocument/2006/relationships/image" Target="media/image96.png"/><Relationship Id="rId10" Type="http://schemas.openxmlformats.org/officeDocument/2006/relationships/endnotes" Target="endnotes.xml"/><Relationship Id="rId31" Type="http://schemas.openxmlformats.org/officeDocument/2006/relationships/image" Target="media/image15.jpeg"/><Relationship Id="rId52" Type="http://schemas.openxmlformats.org/officeDocument/2006/relationships/oleObject" Target="embeddings/oleObject1.bin"/><Relationship Id="rId73" Type="http://schemas.openxmlformats.org/officeDocument/2006/relationships/image" Target="media/image49.png"/><Relationship Id="rId78" Type="http://schemas.openxmlformats.org/officeDocument/2006/relationships/image" Target="media/image54.png"/><Relationship Id="rId94" Type="http://schemas.openxmlformats.org/officeDocument/2006/relationships/image" Target="media/image69.png"/><Relationship Id="rId99" Type="http://schemas.openxmlformats.org/officeDocument/2006/relationships/hyperlink" Target="https://learn.microsoft.com/en-us/microsoft-365/enterprise/configure-exchange-server-for-hybrid-modern-authentication?view=o365-worldwide" TargetMode="External"/><Relationship Id="rId101" Type="http://schemas.openxmlformats.org/officeDocument/2006/relationships/image" Target="media/image74.png"/><Relationship Id="rId122" Type="http://schemas.openxmlformats.org/officeDocument/2006/relationships/image" Target="media/image92.png"/><Relationship Id="rId143" Type="http://schemas.openxmlformats.org/officeDocument/2006/relationships/image" Target="media/image112.png"/><Relationship Id="rId148" Type="http://schemas.openxmlformats.org/officeDocument/2006/relationships/image" Target="media/image117.png"/><Relationship Id="rId164" Type="http://schemas.openxmlformats.org/officeDocument/2006/relationships/hyperlink" Target="mailto:stefan.voelkl@akdb.de" TargetMode="External"/><Relationship Id="rId169" Type="http://schemas.openxmlformats.org/officeDocument/2006/relationships/hyperlink" Target="https://beats-confluence.big.krankenkasse.de/x/IQIFAw" TargetMode="External"/><Relationship Id="rId185" Type="http://schemas.openxmlformats.org/officeDocument/2006/relationships/image" Target="media/image138.png"/><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image" Target="media/image134.png"/><Relationship Id="rId26" Type="http://schemas.openxmlformats.org/officeDocument/2006/relationships/comments" Target="comments.xml"/><Relationship Id="rId47" Type="http://schemas.openxmlformats.org/officeDocument/2006/relationships/image" Target="media/image30.png"/><Relationship Id="rId68" Type="http://schemas.openxmlformats.org/officeDocument/2006/relationships/hyperlink" Target="https://proactcustomer.sharepoint.com/sites/CSPBIG/" TargetMode="External"/><Relationship Id="rId89" Type="http://schemas.openxmlformats.org/officeDocument/2006/relationships/image" Target="media/image64.png"/><Relationship Id="rId112" Type="http://schemas.openxmlformats.org/officeDocument/2006/relationships/image" Target="media/image83.png"/><Relationship Id="rId133" Type="http://schemas.openxmlformats.org/officeDocument/2006/relationships/image" Target="media/image102.png"/><Relationship Id="rId154" Type="http://schemas.openxmlformats.org/officeDocument/2006/relationships/hyperlink" Target="http://fs.big.krankenkasse.de/federationmetadata/2007-06/federationmetadata.xml" TargetMode="External"/><Relationship Id="rId175" Type="http://schemas.openxmlformats.org/officeDocument/2006/relationships/image" Target="media/image129.png"/><Relationship Id="rId196" Type="http://schemas.openxmlformats.org/officeDocument/2006/relationships/image" Target="media/image149.png"/><Relationship Id="rId200" Type="http://schemas.openxmlformats.org/officeDocument/2006/relationships/fontTable" Target="fontTable.xml"/><Relationship Id="rId16" Type="http://schemas.openxmlformats.org/officeDocument/2006/relationships/image" Target="media/image4.png"/><Relationship Id="rId37" Type="http://schemas.openxmlformats.org/officeDocument/2006/relationships/image" Target="media/image21.png"/><Relationship Id="rId58" Type="http://schemas.openxmlformats.org/officeDocument/2006/relationships/image" Target="media/image38.jpg"/><Relationship Id="rId79" Type="http://schemas.openxmlformats.org/officeDocument/2006/relationships/image" Target="media/image55.png"/><Relationship Id="rId102" Type="http://schemas.openxmlformats.org/officeDocument/2006/relationships/hyperlink" Target="https://big-vmail02:16373/smex/" TargetMode="External"/><Relationship Id="rId123" Type="http://schemas.openxmlformats.org/officeDocument/2006/relationships/hyperlink" Target="https://citrixmfa.big.krankenkasse.de" TargetMode="External"/><Relationship Id="rId144" Type="http://schemas.openxmlformats.org/officeDocument/2006/relationships/image" Target="media/image113.png"/><Relationship Id="rId90" Type="http://schemas.openxmlformats.org/officeDocument/2006/relationships/image" Target="media/image65.png"/><Relationship Id="rId165" Type="http://schemas.openxmlformats.org/officeDocument/2006/relationships/hyperlink" Target="file://big-vvedaac/veda2actimonda/sepa-dateien" TargetMode="External"/><Relationship Id="rId186" Type="http://schemas.openxmlformats.org/officeDocument/2006/relationships/image" Target="media/image139.png"/><Relationship Id="rId27" Type="http://schemas.microsoft.com/office/2011/relationships/commentsExtended" Target="commentsExtended.xml"/><Relationship Id="rId48" Type="http://schemas.openxmlformats.org/officeDocument/2006/relationships/image" Target="media/image31.png"/><Relationship Id="rId69" Type="http://schemas.openxmlformats.org/officeDocument/2006/relationships/hyperlink" Target="https://proactcustomer.sharepoint.com/sites/CSPBIG/" TargetMode="External"/><Relationship Id="rId113" Type="http://schemas.openxmlformats.org/officeDocument/2006/relationships/image" Target="media/image84.png"/><Relationship Id="rId134" Type="http://schemas.openxmlformats.org/officeDocument/2006/relationships/image" Target="media/image103.png"/><Relationship Id="rId80" Type="http://schemas.openxmlformats.org/officeDocument/2006/relationships/image" Target="media/image56.png"/><Relationship Id="rId155" Type="http://schemas.openxmlformats.org/officeDocument/2006/relationships/image" Target="media/image118.png"/><Relationship Id="rId176" Type="http://schemas.openxmlformats.org/officeDocument/2006/relationships/image" Target="media/image130.png"/><Relationship Id="rId197" Type="http://schemas.openxmlformats.org/officeDocument/2006/relationships/image" Target="media/image150.png"/><Relationship Id="rId201" Type="http://schemas.microsoft.com/office/2011/relationships/people" Target="people.xml"/><Relationship Id="rId17" Type="http://schemas.openxmlformats.org/officeDocument/2006/relationships/image" Target="media/image5.png"/><Relationship Id="rId38" Type="http://schemas.openxmlformats.org/officeDocument/2006/relationships/image" Target="media/image22.png"/><Relationship Id="rId59" Type="http://schemas.openxmlformats.org/officeDocument/2006/relationships/image" Target="media/image39.jpg"/><Relationship Id="rId103" Type="http://schemas.openxmlformats.org/officeDocument/2006/relationships/image" Target="media/image75.png"/><Relationship Id="rId124" Type="http://schemas.openxmlformats.org/officeDocument/2006/relationships/image" Target="media/image93.png"/><Relationship Id="rId70" Type="http://schemas.openxmlformats.org/officeDocument/2006/relationships/image" Target="media/image46.png"/><Relationship Id="rId91" Type="http://schemas.openxmlformats.org/officeDocument/2006/relationships/image" Target="media/image66.png"/><Relationship Id="rId145" Type="http://schemas.openxmlformats.org/officeDocument/2006/relationships/image" Target="media/image114.png"/><Relationship Id="rId166" Type="http://schemas.openxmlformats.org/officeDocument/2006/relationships/hyperlink" Target="file://big-vvedaac/ToPC" TargetMode="External"/><Relationship Id="rId187" Type="http://schemas.openxmlformats.org/officeDocument/2006/relationships/image" Target="media/image140.png"/><Relationship Id="rId1" Type="http://schemas.openxmlformats.org/officeDocument/2006/relationships/customXml" Target="../customXml/item1.xml"/><Relationship Id="rId28" Type="http://schemas.microsoft.com/office/2016/09/relationships/commentsIds" Target="commentsIds.xml"/><Relationship Id="rId49" Type="http://schemas.openxmlformats.org/officeDocument/2006/relationships/image" Target="media/image32.png"/><Relationship Id="rId114" Type="http://schemas.openxmlformats.org/officeDocument/2006/relationships/hyperlink" Target="file://big-vffsli08/fslogix$" TargetMode="External"/><Relationship Id="rId60" Type="http://schemas.openxmlformats.org/officeDocument/2006/relationships/hyperlink" Target="https://proactcustomer.sharepoint.com/:x:/r/sites/CSPBIG/TD/Betrieb%20Frankfurt/Netzwerk/Connectivity/DHCP_BIG-DTM.xlsx?d=wb54d3b28c1a34b56843d0dc22fb8b715&amp;csf=1&amp;web=1&amp;e=46bQ6W" TargetMode="External"/><Relationship Id="rId81" Type="http://schemas.openxmlformats.org/officeDocument/2006/relationships/image" Target="media/image57.png"/><Relationship Id="rId135" Type="http://schemas.openxmlformats.org/officeDocument/2006/relationships/image" Target="media/image104.png"/><Relationship Id="rId156" Type="http://schemas.openxmlformats.org/officeDocument/2006/relationships/image" Target="media/image119.png"/><Relationship Id="rId177" Type="http://schemas.openxmlformats.org/officeDocument/2006/relationships/image" Target="media/image131.png"/><Relationship Id="rId198" Type="http://schemas.openxmlformats.org/officeDocument/2006/relationships/header" Target="header1.xml"/><Relationship Id="rId202" Type="http://schemas.openxmlformats.org/officeDocument/2006/relationships/glossaryDocument" Target="glossary/document.xml"/><Relationship Id="rId18" Type="http://schemas.openxmlformats.org/officeDocument/2006/relationships/image" Target="media/image6.png"/><Relationship Id="rId39" Type="http://schemas.openxmlformats.org/officeDocument/2006/relationships/hyperlink" Target="https://proactcustomer.sharepoint.com/:w:/r/sites/CSPBIG/TD/Betrieb%20Frankfurt/Betriebshandbuch_BIG_OnPremNetApp_Neu.docx?d=w11119f2be45b45bab2bc7983bb4099bf&amp;csf=1&amp;web=1&amp;e=1HIu15" TargetMode="External"/><Relationship Id="rId50" Type="http://schemas.openxmlformats.org/officeDocument/2006/relationships/hyperlink" Target="https://proactcustomer.sharepoint.com/sites/CSPBIG/TD/Forms/AllItems.aspx?id=%2Fsites%2FCSPBIG%2FTD%2FBetrieb%20Frankfurt%2FNetzwerk%2FSite%2Dto%2DSite%20VPN&amp;viewid=4197efc6%2D5fdb%2D470d%2Da98c%2D6f52236c3863" TargetMode="External"/><Relationship Id="rId104" Type="http://schemas.openxmlformats.org/officeDocument/2006/relationships/image" Target="media/image76.png"/><Relationship Id="rId125" Type="http://schemas.openxmlformats.org/officeDocument/2006/relationships/image" Target="media/image94.png"/><Relationship Id="rId146" Type="http://schemas.openxmlformats.org/officeDocument/2006/relationships/image" Target="media/image115.png"/><Relationship Id="rId167" Type="http://schemas.openxmlformats.org/officeDocument/2006/relationships/hyperlink" Target="http://www.veda.net/" TargetMode="External"/><Relationship Id="rId188" Type="http://schemas.openxmlformats.org/officeDocument/2006/relationships/image" Target="media/image141.png"/><Relationship Id="rId71" Type="http://schemas.openxmlformats.org/officeDocument/2006/relationships/image" Target="media/image47.png"/><Relationship Id="rId92" Type="http://schemas.openxmlformats.org/officeDocument/2006/relationships/image" Target="media/image67.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1.xml.rels><?xml version="1.0" encoding="UTF-8" standalone="yes"?>
<Relationships xmlns="http://schemas.openxmlformats.org/package/2006/relationships"><Relationship Id="rId3" Type="http://schemas.openxmlformats.org/officeDocument/2006/relationships/image" Target="media/image153.png"/><Relationship Id="rId2" Type="http://schemas.openxmlformats.org/officeDocument/2006/relationships/image" Target="media/image152.png"/><Relationship Id="rId1" Type="http://schemas.openxmlformats.org/officeDocument/2006/relationships/image" Target="media/image15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EE7443E4FEB143AAAEEEE738232398B8"/>
        <w:category>
          <w:name w:val="Allgemein"/>
          <w:gallery w:val="placeholder"/>
        </w:category>
        <w:types>
          <w:type w:val="bbPlcHdr"/>
        </w:types>
        <w:behaviors>
          <w:behavior w:val="content"/>
        </w:behaviors>
        <w:guid w:val="{200AF68A-7338-4594-A3BD-FB099C117D3C}"/>
      </w:docPartPr>
      <w:docPartBody>
        <w:p w:rsidR="002A6C9F" w:rsidRDefault="006C0B72" w:rsidP="006C0B72">
          <w:pPr>
            <w:pStyle w:val="EE7443E4FEB143AAAEEEE738232398B8"/>
          </w:pPr>
          <w:r w:rsidRPr="00FB036E">
            <w:rPr>
              <w:rFonts w:ascii="Cairo" w:hAnsi="Cairo" w:cs="Cairo"/>
              <w:sz w:val="20"/>
            </w:rPr>
            <w:t>tt.mm.jjjj</w:t>
          </w:r>
        </w:p>
      </w:docPartBody>
    </w:docPart>
    <w:docPart>
      <w:docPartPr>
        <w:name w:val="551B89D9B94740D08F81F9328CA86AE5"/>
        <w:category>
          <w:name w:val="Allgemein"/>
          <w:gallery w:val="placeholder"/>
        </w:category>
        <w:types>
          <w:type w:val="bbPlcHdr"/>
        </w:types>
        <w:behaviors>
          <w:behavior w:val="content"/>
        </w:behaviors>
        <w:guid w:val="{0F7537E3-938D-4A52-855E-E77FEC7FFCCC}"/>
      </w:docPartPr>
      <w:docPartBody>
        <w:p w:rsidR="002A6C9F" w:rsidRDefault="006C0B72" w:rsidP="006C0B72">
          <w:pPr>
            <w:pStyle w:val="551B89D9B94740D08F81F9328CA86AE5"/>
          </w:pPr>
          <w:r w:rsidRPr="00FB036E">
            <w:rPr>
              <w:rFonts w:ascii="Cairo" w:hAnsi="Cairo" w:cs="Cairo"/>
              <w:sz w:val="20"/>
            </w:rPr>
            <w:t>tt.mm.jjjj</w:t>
          </w:r>
        </w:p>
      </w:docPartBody>
    </w:docPart>
    <w:docPart>
      <w:docPartPr>
        <w:name w:val="4B10856717DD4A439DBCB2DA7542B801"/>
        <w:category>
          <w:name w:val="Allgemein"/>
          <w:gallery w:val="placeholder"/>
        </w:category>
        <w:types>
          <w:type w:val="bbPlcHdr"/>
        </w:types>
        <w:behaviors>
          <w:behavior w:val="content"/>
        </w:behaviors>
        <w:guid w:val="{832EEE51-B39C-4644-86C1-81358282AA2C}"/>
      </w:docPartPr>
      <w:docPartBody>
        <w:p w:rsidR="002A6C9F" w:rsidRDefault="006C0B72" w:rsidP="006C0B72">
          <w:pPr>
            <w:pStyle w:val="4B10856717DD4A439DBCB2DA7542B801"/>
          </w:pPr>
          <w:r w:rsidRPr="00FB036E">
            <w:rPr>
              <w:rFonts w:ascii="Cairo" w:hAnsi="Cairo" w:cs="Cairo"/>
              <w:sz w:val="20"/>
            </w:rPr>
            <w:t>tt.mm.jjjj</w:t>
          </w:r>
        </w:p>
      </w:docPartBody>
    </w:docPart>
    <w:docPart>
      <w:docPartPr>
        <w:name w:val="99472032A10140488C5146965B1BF862"/>
        <w:category>
          <w:name w:val="Allgemein"/>
          <w:gallery w:val="placeholder"/>
        </w:category>
        <w:types>
          <w:type w:val="bbPlcHdr"/>
        </w:types>
        <w:behaviors>
          <w:behavior w:val="content"/>
        </w:behaviors>
        <w:guid w:val="{9414F5FA-5A62-499A-91D0-B17F73C87412}"/>
      </w:docPartPr>
      <w:docPartBody>
        <w:p w:rsidR="002A6C9F" w:rsidRDefault="006C0B72" w:rsidP="006C0B72">
          <w:pPr>
            <w:pStyle w:val="99472032A10140488C5146965B1BF862"/>
          </w:pPr>
          <w:r w:rsidRPr="00FB036E">
            <w:rPr>
              <w:rFonts w:ascii="Cairo" w:hAnsi="Cairo" w:cs="Cairo"/>
              <w:sz w:val="20"/>
            </w:rPr>
            <w:t>tt.mm.jjjj</w:t>
          </w:r>
        </w:p>
      </w:docPartBody>
    </w:docPart>
    <w:docPart>
      <w:docPartPr>
        <w:name w:val="216EE56513E5476F9622A448ACC849F2"/>
        <w:category>
          <w:name w:val="Allgemein"/>
          <w:gallery w:val="placeholder"/>
        </w:category>
        <w:types>
          <w:type w:val="bbPlcHdr"/>
        </w:types>
        <w:behaviors>
          <w:behavior w:val="content"/>
        </w:behaviors>
        <w:guid w:val="{83BFC2DB-421A-49D9-9866-46ACF976A9B3}"/>
      </w:docPartPr>
      <w:docPartBody>
        <w:p w:rsidR="002A6C9F" w:rsidRDefault="006C0B72" w:rsidP="006C0B72">
          <w:pPr>
            <w:pStyle w:val="216EE56513E5476F9622A448ACC849F2"/>
          </w:pPr>
          <w:r w:rsidRPr="00FB036E">
            <w:rPr>
              <w:rFonts w:ascii="Cairo" w:hAnsi="Cairo" w:cs="Cairo"/>
              <w:sz w:val="20"/>
            </w:rPr>
            <w:t>tt.mm.jjjj</w:t>
          </w:r>
        </w:p>
      </w:docPartBody>
    </w:docPart>
    <w:docPart>
      <w:docPartPr>
        <w:name w:val="A77CDDF208DB43D9B5F367AE3CDBD96D"/>
        <w:category>
          <w:name w:val="Allgemein"/>
          <w:gallery w:val="placeholder"/>
        </w:category>
        <w:types>
          <w:type w:val="bbPlcHdr"/>
        </w:types>
        <w:behaviors>
          <w:behavior w:val="content"/>
        </w:behaviors>
        <w:guid w:val="{00ECE4B6-DECB-45BF-89BE-C7EB4FCBEAD6}"/>
      </w:docPartPr>
      <w:docPartBody>
        <w:p w:rsidR="002A6C9F" w:rsidRDefault="006C0B72" w:rsidP="006C0B72">
          <w:pPr>
            <w:pStyle w:val="A77CDDF208DB43D9B5F367AE3CDBD96D"/>
          </w:pPr>
          <w:r w:rsidRPr="00FB036E">
            <w:rPr>
              <w:rFonts w:ascii="Cairo" w:hAnsi="Cairo" w:cs="Cairo"/>
              <w:sz w:val="20"/>
            </w:rPr>
            <w:t>tt.mm.jjjj</w:t>
          </w:r>
        </w:p>
      </w:docPartBody>
    </w:docPart>
    <w:docPart>
      <w:docPartPr>
        <w:name w:val="5DBFDC68064E4DC99F3EE461509D187F"/>
        <w:category>
          <w:name w:val="Allgemein"/>
          <w:gallery w:val="placeholder"/>
        </w:category>
        <w:types>
          <w:type w:val="bbPlcHdr"/>
        </w:types>
        <w:behaviors>
          <w:behavior w:val="content"/>
        </w:behaviors>
        <w:guid w:val="{01EEEE2C-4A43-4470-BE20-CED17403A19D}"/>
      </w:docPartPr>
      <w:docPartBody>
        <w:p w:rsidR="002A6C9F" w:rsidRDefault="006C0B72" w:rsidP="006C0B72">
          <w:pPr>
            <w:pStyle w:val="5DBFDC68064E4DC99F3EE461509D187F"/>
          </w:pPr>
          <w:r w:rsidRPr="00FB036E">
            <w:rPr>
              <w:rFonts w:ascii="Cairo" w:hAnsi="Cairo" w:cs="Cairo"/>
              <w:sz w:val="20"/>
            </w:rPr>
            <w:t>tt.mm.jjjj</w:t>
          </w:r>
        </w:p>
      </w:docPartBody>
    </w:docPart>
    <w:docPart>
      <w:docPartPr>
        <w:name w:val="2BC469F372AD48798348EA799A5D72EA"/>
        <w:category>
          <w:name w:val="Allgemein"/>
          <w:gallery w:val="placeholder"/>
        </w:category>
        <w:types>
          <w:type w:val="bbPlcHdr"/>
        </w:types>
        <w:behaviors>
          <w:behavior w:val="content"/>
        </w:behaviors>
        <w:guid w:val="{FCBA5232-75B5-4A42-9E00-1CEDBEB2DA6F}"/>
      </w:docPartPr>
      <w:docPartBody>
        <w:p w:rsidR="002A6C9F" w:rsidRDefault="006C0B72" w:rsidP="006C0B72">
          <w:pPr>
            <w:pStyle w:val="2BC469F372AD48798348EA799A5D72EA"/>
          </w:pPr>
          <w:r w:rsidRPr="00FB036E">
            <w:rPr>
              <w:rFonts w:ascii="Cairo" w:hAnsi="Cairo" w:cs="Cairo"/>
              <w:sz w:val="20"/>
            </w:rPr>
            <w:t>tt.mm.jjjj</w:t>
          </w:r>
        </w:p>
      </w:docPartBody>
    </w:docPart>
    <w:docPart>
      <w:docPartPr>
        <w:name w:val="71ECCD22AE0A41A3A750DCA3F1FB8CCD"/>
        <w:category>
          <w:name w:val="Allgemein"/>
          <w:gallery w:val="placeholder"/>
        </w:category>
        <w:types>
          <w:type w:val="bbPlcHdr"/>
        </w:types>
        <w:behaviors>
          <w:behavior w:val="content"/>
        </w:behaviors>
        <w:guid w:val="{2AC3A40E-7969-43BE-98F3-94B3F0C94CCC}"/>
      </w:docPartPr>
      <w:docPartBody>
        <w:p w:rsidR="002A6C9F" w:rsidRDefault="006C0B72" w:rsidP="006C0B72">
          <w:pPr>
            <w:pStyle w:val="71ECCD22AE0A41A3A750DCA3F1FB8CCD"/>
          </w:pPr>
          <w:r w:rsidRPr="00FB036E">
            <w:rPr>
              <w:rFonts w:ascii="Cairo" w:hAnsi="Cairo" w:cs="Cairo"/>
              <w:sz w:val="20"/>
            </w:rPr>
            <w:t>tt.mm.jjjj</w:t>
          </w:r>
        </w:p>
      </w:docPartBody>
    </w:docPart>
    <w:docPart>
      <w:docPartPr>
        <w:name w:val="982545041DBA461692654329F9EB9883"/>
        <w:category>
          <w:name w:val="Allgemein"/>
          <w:gallery w:val="placeholder"/>
        </w:category>
        <w:types>
          <w:type w:val="bbPlcHdr"/>
        </w:types>
        <w:behaviors>
          <w:behavior w:val="content"/>
        </w:behaviors>
        <w:guid w:val="{2D45D9A5-9CA5-4322-B315-6BDFFA0D3B63}"/>
      </w:docPartPr>
      <w:docPartBody>
        <w:p w:rsidR="002A6C9F" w:rsidRDefault="006C0B72" w:rsidP="006C0B72">
          <w:pPr>
            <w:pStyle w:val="982545041DBA461692654329F9EB9883"/>
          </w:pPr>
          <w:r w:rsidRPr="00FB036E">
            <w:rPr>
              <w:rFonts w:ascii="Cairo" w:hAnsi="Cairo" w:cs="Cairo"/>
              <w:sz w:val="20"/>
            </w:rPr>
            <w:t>tt.mm.jjjj</w:t>
          </w:r>
        </w:p>
      </w:docPartBody>
    </w:docPart>
    <w:docPart>
      <w:docPartPr>
        <w:name w:val="6AF4B9D9E1184AD1A08D0536E7E506FB"/>
        <w:category>
          <w:name w:val="Allgemein"/>
          <w:gallery w:val="placeholder"/>
        </w:category>
        <w:types>
          <w:type w:val="bbPlcHdr"/>
        </w:types>
        <w:behaviors>
          <w:behavior w:val="content"/>
        </w:behaviors>
        <w:guid w:val="{7A30A461-B2CC-426C-B0AB-EBF97F35BBA2}"/>
      </w:docPartPr>
      <w:docPartBody>
        <w:p w:rsidR="002A6C9F" w:rsidRDefault="006C0B72" w:rsidP="006C0B72">
          <w:pPr>
            <w:pStyle w:val="6AF4B9D9E1184AD1A08D0536E7E506FB"/>
          </w:pPr>
          <w:r w:rsidRPr="00FB036E">
            <w:rPr>
              <w:rFonts w:ascii="Cairo" w:hAnsi="Cairo" w:cs="Cairo"/>
              <w:sz w:val="20"/>
            </w:rPr>
            <w:t>tt.mm.jjjj</w:t>
          </w:r>
        </w:p>
      </w:docPartBody>
    </w:docPart>
    <w:docPart>
      <w:docPartPr>
        <w:name w:val="FE2F2C062EF6464DAE7031E6DBD17372"/>
        <w:category>
          <w:name w:val="Allgemein"/>
          <w:gallery w:val="placeholder"/>
        </w:category>
        <w:types>
          <w:type w:val="bbPlcHdr"/>
        </w:types>
        <w:behaviors>
          <w:behavior w:val="content"/>
        </w:behaviors>
        <w:guid w:val="{03FCD3BE-39DD-4BB6-8A61-6DBD8A952D9B}"/>
      </w:docPartPr>
      <w:docPartBody>
        <w:p w:rsidR="002A6C9F" w:rsidRDefault="006C0B72" w:rsidP="006C0B72">
          <w:pPr>
            <w:pStyle w:val="FE2F2C062EF6464DAE7031E6DBD17372"/>
          </w:pPr>
          <w:r w:rsidRPr="00FB036E">
            <w:rPr>
              <w:rFonts w:ascii="Cairo" w:hAnsi="Cairo" w:cs="Cairo"/>
              <w:sz w:val="20"/>
            </w:rPr>
            <w:t>tt.mm.jjjj</w:t>
          </w:r>
        </w:p>
      </w:docPartBody>
    </w:docPart>
    <w:docPart>
      <w:docPartPr>
        <w:name w:val="F540497B29DB466290D2BFC1279183D1"/>
        <w:category>
          <w:name w:val="Allgemein"/>
          <w:gallery w:val="placeholder"/>
        </w:category>
        <w:types>
          <w:type w:val="bbPlcHdr"/>
        </w:types>
        <w:behaviors>
          <w:behavior w:val="content"/>
        </w:behaviors>
        <w:guid w:val="{99F616D1-A6C4-4698-9CF9-FF3A1ACCEC64}"/>
      </w:docPartPr>
      <w:docPartBody>
        <w:p w:rsidR="002A6C9F" w:rsidRDefault="006C0B72" w:rsidP="006C0B72">
          <w:pPr>
            <w:pStyle w:val="F540497B29DB466290D2BFC1279183D1"/>
          </w:pPr>
          <w:r w:rsidRPr="00FB036E">
            <w:rPr>
              <w:rFonts w:ascii="Cairo" w:hAnsi="Cairo" w:cs="Cairo"/>
              <w:sz w:val="20"/>
            </w:rPr>
            <w:t>tt.mm.jjjj</w:t>
          </w:r>
        </w:p>
      </w:docPartBody>
    </w:docPart>
    <w:docPart>
      <w:docPartPr>
        <w:name w:val="269D3C3BD5284640A3669708A1320D61"/>
        <w:category>
          <w:name w:val="Allgemein"/>
          <w:gallery w:val="placeholder"/>
        </w:category>
        <w:types>
          <w:type w:val="bbPlcHdr"/>
        </w:types>
        <w:behaviors>
          <w:behavior w:val="content"/>
        </w:behaviors>
        <w:guid w:val="{66BB4F4A-B6AE-494D-B371-5BB9805C07FD}"/>
      </w:docPartPr>
      <w:docPartBody>
        <w:p w:rsidR="002A6C9F" w:rsidRDefault="006C0B72" w:rsidP="006C0B72">
          <w:pPr>
            <w:pStyle w:val="269D3C3BD5284640A3669708A1320D61"/>
          </w:pPr>
          <w:r w:rsidRPr="00FB036E">
            <w:rPr>
              <w:rFonts w:ascii="Cairo" w:hAnsi="Cairo" w:cs="Cairo"/>
              <w:sz w:val="20"/>
            </w:rPr>
            <w:t>tt.mm.jjjj</w:t>
          </w:r>
        </w:p>
      </w:docPartBody>
    </w:docPart>
    <w:docPart>
      <w:docPartPr>
        <w:name w:val="4883E6D6631949B89A43336AA7E8356E"/>
        <w:category>
          <w:name w:val="Allgemein"/>
          <w:gallery w:val="placeholder"/>
        </w:category>
        <w:types>
          <w:type w:val="bbPlcHdr"/>
        </w:types>
        <w:behaviors>
          <w:behavior w:val="content"/>
        </w:behaviors>
        <w:guid w:val="{F1878D44-A991-4B99-8ED5-4D1BFD5DD1DD}"/>
      </w:docPartPr>
      <w:docPartBody>
        <w:p w:rsidR="002A6C9F" w:rsidRDefault="006C0B72" w:rsidP="006C0B72">
          <w:pPr>
            <w:pStyle w:val="4883E6D6631949B89A43336AA7E8356E"/>
          </w:pPr>
          <w:r w:rsidRPr="00FB036E">
            <w:rPr>
              <w:rFonts w:ascii="Cairo" w:hAnsi="Cairo" w:cs="Cairo"/>
              <w:sz w:val="20"/>
            </w:rPr>
            <w:t>tt.mm.jjjj</w:t>
          </w:r>
        </w:p>
      </w:docPartBody>
    </w:docPart>
    <w:docPart>
      <w:docPartPr>
        <w:name w:val="BC81DD59282443BAB455BA4BB25F04A8"/>
        <w:category>
          <w:name w:val="Allgemein"/>
          <w:gallery w:val="placeholder"/>
        </w:category>
        <w:types>
          <w:type w:val="bbPlcHdr"/>
        </w:types>
        <w:behaviors>
          <w:behavior w:val="content"/>
        </w:behaviors>
        <w:guid w:val="{260A19BD-31BC-4537-9949-BECB217CB842}"/>
      </w:docPartPr>
      <w:docPartBody>
        <w:p w:rsidR="002A6C9F" w:rsidRDefault="006C0B72" w:rsidP="006C0B72">
          <w:pPr>
            <w:pStyle w:val="BC81DD59282443BAB455BA4BB25F04A8"/>
          </w:pPr>
          <w:r w:rsidRPr="00FB036E">
            <w:rPr>
              <w:rFonts w:ascii="Cairo" w:hAnsi="Cairo" w:cs="Cairo"/>
              <w:sz w:val="20"/>
            </w:rPr>
            <w:t>tt.mm.jjjj</w:t>
          </w:r>
        </w:p>
      </w:docPartBody>
    </w:docPart>
    <w:docPart>
      <w:docPartPr>
        <w:name w:val="0DB45F8D5ACF4CE3982B811B763DFC01"/>
        <w:category>
          <w:name w:val="Allgemein"/>
          <w:gallery w:val="placeholder"/>
        </w:category>
        <w:types>
          <w:type w:val="bbPlcHdr"/>
        </w:types>
        <w:behaviors>
          <w:behavior w:val="content"/>
        </w:behaviors>
        <w:guid w:val="{32FF22D9-4881-42F3-BDE0-1396529B76C5}"/>
      </w:docPartPr>
      <w:docPartBody>
        <w:p w:rsidR="002A6C9F" w:rsidRDefault="006C0B72" w:rsidP="006C0B72">
          <w:pPr>
            <w:pStyle w:val="0DB45F8D5ACF4CE3982B811B763DFC01"/>
          </w:pPr>
          <w:r w:rsidRPr="00FB036E">
            <w:rPr>
              <w:rFonts w:ascii="Cairo" w:hAnsi="Cairo" w:cs="Cairo"/>
              <w:sz w:val="20"/>
            </w:rPr>
            <w:t>tt.mm.jjjj</w:t>
          </w:r>
        </w:p>
      </w:docPartBody>
    </w:docPart>
    <w:docPart>
      <w:docPartPr>
        <w:name w:val="F1E2AA8EAE1A4D4BA150E54628F8C57E"/>
        <w:category>
          <w:name w:val="Allgemein"/>
          <w:gallery w:val="placeholder"/>
        </w:category>
        <w:types>
          <w:type w:val="bbPlcHdr"/>
        </w:types>
        <w:behaviors>
          <w:behavior w:val="content"/>
        </w:behaviors>
        <w:guid w:val="{0686099D-DB0A-483F-9AE4-4A41E227ABD7}"/>
      </w:docPartPr>
      <w:docPartBody>
        <w:p w:rsidR="002A6C9F" w:rsidRDefault="006C0B72" w:rsidP="006C0B72">
          <w:pPr>
            <w:pStyle w:val="F1E2AA8EAE1A4D4BA150E54628F8C57E"/>
          </w:pPr>
          <w:r w:rsidRPr="00FB036E">
            <w:rPr>
              <w:rFonts w:ascii="Cairo" w:hAnsi="Cairo" w:cs="Cairo"/>
              <w:sz w:val="20"/>
            </w:rPr>
            <w:t>tt.mm.jjjj</w:t>
          </w:r>
        </w:p>
      </w:docPartBody>
    </w:docPart>
    <w:docPart>
      <w:docPartPr>
        <w:name w:val="9DDDFB1E395546C9B8E96D530F44E360"/>
        <w:category>
          <w:name w:val="Allgemein"/>
          <w:gallery w:val="placeholder"/>
        </w:category>
        <w:types>
          <w:type w:val="bbPlcHdr"/>
        </w:types>
        <w:behaviors>
          <w:behavior w:val="content"/>
        </w:behaviors>
        <w:guid w:val="{27F945E3-A56F-49E6-9DDD-AFA36F94BA1D}"/>
      </w:docPartPr>
      <w:docPartBody>
        <w:p w:rsidR="002A6C9F" w:rsidRDefault="006C0B72" w:rsidP="006C0B72">
          <w:pPr>
            <w:pStyle w:val="9DDDFB1E395546C9B8E96D530F44E360"/>
          </w:pPr>
          <w:r w:rsidRPr="00FB036E">
            <w:rPr>
              <w:rFonts w:ascii="Cairo" w:hAnsi="Cairo" w:cs="Cairo"/>
              <w:sz w:val="20"/>
            </w:rPr>
            <w:t>tt.mm.jjjj</w:t>
          </w:r>
        </w:p>
      </w:docPartBody>
    </w:docPart>
    <w:docPart>
      <w:docPartPr>
        <w:name w:val="6985327BB65648FB8AB6E6B580E89E8A"/>
        <w:category>
          <w:name w:val="Allgemein"/>
          <w:gallery w:val="placeholder"/>
        </w:category>
        <w:types>
          <w:type w:val="bbPlcHdr"/>
        </w:types>
        <w:behaviors>
          <w:behavior w:val="content"/>
        </w:behaviors>
        <w:guid w:val="{CBD7AC75-76F6-4A5B-B734-01961AF3F3AC}"/>
      </w:docPartPr>
      <w:docPartBody>
        <w:p w:rsidR="002A6C9F" w:rsidRDefault="006C0B72" w:rsidP="006C0B72">
          <w:pPr>
            <w:pStyle w:val="6985327BB65648FB8AB6E6B580E89E8A"/>
          </w:pPr>
          <w:r w:rsidRPr="00FB036E">
            <w:rPr>
              <w:rFonts w:ascii="Cairo" w:hAnsi="Cairo" w:cs="Cairo"/>
              <w:sz w:val="20"/>
            </w:rPr>
            <w:t>tt.mm.jjjj</w:t>
          </w:r>
        </w:p>
      </w:docPartBody>
    </w:docPart>
    <w:docPart>
      <w:docPartPr>
        <w:name w:val="E697198A69704DF599C1D6DB61A62B00"/>
        <w:category>
          <w:name w:val="Allgemein"/>
          <w:gallery w:val="placeholder"/>
        </w:category>
        <w:types>
          <w:type w:val="bbPlcHdr"/>
        </w:types>
        <w:behaviors>
          <w:behavior w:val="content"/>
        </w:behaviors>
        <w:guid w:val="{6B2B9F39-CEC6-409B-9CB2-A2AB630F4234}"/>
      </w:docPartPr>
      <w:docPartBody>
        <w:p w:rsidR="002A6C9F" w:rsidRDefault="006C0B72" w:rsidP="006C0B72">
          <w:pPr>
            <w:pStyle w:val="E697198A69704DF599C1D6DB61A62B00"/>
          </w:pPr>
          <w:r w:rsidRPr="00FB036E">
            <w:rPr>
              <w:rFonts w:ascii="Cairo" w:hAnsi="Cairo" w:cs="Cairo"/>
              <w:sz w:val="20"/>
            </w:rPr>
            <w:t>tt.mm.jjjj</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iro">
    <w:altName w:val="Arial"/>
    <w:charset w:val="00"/>
    <w:family w:val="auto"/>
    <w:pitch w:val="variable"/>
    <w:sig w:usb0="00002007" w:usb1="00000001" w:usb2="00000008" w:usb3="00000000" w:csb0="000000D3" w:csb1="00000000"/>
  </w:font>
  <w:font w:name="Raldo">
    <w:altName w:val="Calibri"/>
    <w:panose1 w:val="020B0604020202020204"/>
    <w:charset w:val="00"/>
    <w:family w:val="auto"/>
    <w:pitch w:val="variable"/>
    <w:sig w:usb0="00000003" w:usb1="00000000" w:usb2="00000000" w:usb3="00000000" w:csb0="00000001" w:csb1="00000000"/>
  </w:font>
  <w:font w:name="MS PGothic">
    <w:panose1 w:val="020B0600070205080204"/>
    <w:charset w:val="80"/>
    <w:family w:val="swiss"/>
    <w:pitch w:val="variable"/>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Cairo Light">
    <w:altName w:val="Arial"/>
    <w:panose1 w:val="020B0604020202020204"/>
    <w:charset w:val="00"/>
    <w:family w:val="auto"/>
    <w:pitch w:val="variable"/>
    <w:sig w:usb0="00002007" w:usb1="00000001" w:usb2="00000008" w:usb3="00000000" w:csb0="000000D3" w:csb1="00000000"/>
  </w:font>
  <w:font w:name="Arial Bold">
    <w:altName w:val="Arial"/>
    <w:panose1 w:val="020B0604020202020204"/>
    <w:charset w:val="00"/>
    <w:family w:val="auto"/>
    <w:notTrueType/>
    <w:pitch w:val="default"/>
    <w:sig w:usb0="03000000"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Segoe UI Semibold">
    <w:panose1 w:val="020B07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HOEFLER TEXT BLACK">
    <w:panose1 w:val="02030802060706020203"/>
    <w:charset w:val="4D"/>
    <w:family w:val="roman"/>
    <w:pitch w:val="variable"/>
    <w:sig w:usb0="800000EF" w:usb1="5000204B" w:usb2="00000004" w:usb3="00000000" w:csb0="00000193"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0DBF"/>
    <w:rsid w:val="0001281A"/>
    <w:rsid w:val="0004396F"/>
    <w:rsid w:val="00043993"/>
    <w:rsid w:val="000610AB"/>
    <w:rsid w:val="0006337C"/>
    <w:rsid w:val="000715EC"/>
    <w:rsid w:val="0007559D"/>
    <w:rsid w:val="0007757B"/>
    <w:rsid w:val="00081490"/>
    <w:rsid w:val="00083CFD"/>
    <w:rsid w:val="000D7EB8"/>
    <w:rsid w:val="000E3396"/>
    <w:rsid w:val="000F56C7"/>
    <w:rsid w:val="001041F5"/>
    <w:rsid w:val="00136ABB"/>
    <w:rsid w:val="00175863"/>
    <w:rsid w:val="00182F56"/>
    <w:rsid w:val="001965E3"/>
    <w:rsid w:val="0019760D"/>
    <w:rsid w:val="001B2066"/>
    <w:rsid w:val="001B3AD8"/>
    <w:rsid w:val="001B6B1D"/>
    <w:rsid w:val="001C02A2"/>
    <w:rsid w:val="001F2DC6"/>
    <w:rsid w:val="0020717E"/>
    <w:rsid w:val="002114E6"/>
    <w:rsid w:val="00226D72"/>
    <w:rsid w:val="002310E3"/>
    <w:rsid w:val="00255B3D"/>
    <w:rsid w:val="00265224"/>
    <w:rsid w:val="0027637D"/>
    <w:rsid w:val="002A6C9F"/>
    <w:rsid w:val="002B10B4"/>
    <w:rsid w:val="002B3A1A"/>
    <w:rsid w:val="002C6E7A"/>
    <w:rsid w:val="002E0DBF"/>
    <w:rsid w:val="002E1C72"/>
    <w:rsid w:val="00306F0F"/>
    <w:rsid w:val="00320728"/>
    <w:rsid w:val="00363A3B"/>
    <w:rsid w:val="003658C8"/>
    <w:rsid w:val="00371C90"/>
    <w:rsid w:val="003A56B1"/>
    <w:rsid w:val="003D159B"/>
    <w:rsid w:val="003D45B7"/>
    <w:rsid w:val="003E2772"/>
    <w:rsid w:val="003F11B3"/>
    <w:rsid w:val="004037B5"/>
    <w:rsid w:val="00405D59"/>
    <w:rsid w:val="004339A0"/>
    <w:rsid w:val="00474462"/>
    <w:rsid w:val="0048329F"/>
    <w:rsid w:val="004A442B"/>
    <w:rsid w:val="004B47D2"/>
    <w:rsid w:val="004B64CF"/>
    <w:rsid w:val="004E0DCE"/>
    <w:rsid w:val="004F1E51"/>
    <w:rsid w:val="004F65DD"/>
    <w:rsid w:val="00513D00"/>
    <w:rsid w:val="00514EE7"/>
    <w:rsid w:val="00530FD3"/>
    <w:rsid w:val="00541E59"/>
    <w:rsid w:val="00567FF6"/>
    <w:rsid w:val="00580020"/>
    <w:rsid w:val="0059506B"/>
    <w:rsid w:val="005A7548"/>
    <w:rsid w:val="005D16E7"/>
    <w:rsid w:val="00604CDB"/>
    <w:rsid w:val="00630384"/>
    <w:rsid w:val="00644701"/>
    <w:rsid w:val="006500D6"/>
    <w:rsid w:val="00654731"/>
    <w:rsid w:val="00673A9C"/>
    <w:rsid w:val="00674F98"/>
    <w:rsid w:val="00680889"/>
    <w:rsid w:val="00680AD0"/>
    <w:rsid w:val="00681080"/>
    <w:rsid w:val="00685FBA"/>
    <w:rsid w:val="006929E2"/>
    <w:rsid w:val="006A0FB4"/>
    <w:rsid w:val="006A474E"/>
    <w:rsid w:val="006B376F"/>
    <w:rsid w:val="006C0B72"/>
    <w:rsid w:val="006C431F"/>
    <w:rsid w:val="006D0BE5"/>
    <w:rsid w:val="006F2C4A"/>
    <w:rsid w:val="006F4255"/>
    <w:rsid w:val="00705B68"/>
    <w:rsid w:val="00715FF3"/>
    <w:rsid w:val="007508C3"/>
    <w:rsid w:val="0077685C"/>
    <w:rsid w:val="00791EE2"/>
    <w:rsid w:val="00797F60"/>
    <w:rsid w:val="007A0114"/>
    <w:rsid w:val="007B0529"/>
    <w:rsid w:val="007B4280"/>
    <w:rsid w:val="007E6CE2"/>
    <w:rsid w:val="007F5384"/>
    <w:rsid w:val="007F64F7"/>
    <w:rsid w:val="00802A05"/>
    <w:rsid w:val="00804760"/>
    <w:rsid w:val="00811048"/>
    <w:rsid w:val="00812261"/>
    <w:rsid w:val="008166C8"/>
    <w:rsid w:val="00871C19"/>
    <w:rsid w:val="00881F02"/>
    <w:rsid w:val="008866D0"/>
    <w:rsid w:val="008A13E8"/>
    <w:rsid w:val="008C78FE"/>
    <w:rsid w:val="008E1165"/>
    <w:rsid w:val="00901589"/>
    <w:rsid w:val="00906536"/>
    <w:rsid w:val="00912D36"/>
    <w:rsid w:val="00922712"/>
    <w:rsid w:val="009262CD"/>
    <w:rsid w:val="00927E3D"/>
    <w:rsid w:val="00943835"/>
    <w:rsid w:val="00964EDE"/>
    <w:rsid w:val="00972B92"/>
    <w:rsid w:val="009752A9"/>
    <w:rsid w:val="00991307"/>
    <w:rsid w:val="009972A7"/>
    <w:rsid w:val="009A2621"/>
    <w:rsid w:val="009A6CDC"/>
    <w:rsid w:val="009D1822"/>
    <w:rsid w:val="009E1FA2"/>
    <w:rsid w:val="009E3970"/>
    <w:rsid w:val="009F55F6"/>
    <w:rsid w:val="00A038D0"/>
    <w:rsid w:val="00A1561F"/>
    <w:rsid w:val="00A314F7"/>
    <w:rsid w:val="00A322CA"/>
    <w:rsid w:val="00A34B97"/>
    <w:rsid w:val="00A73ACE"/>
    <w:rsid w:val="00A765D6"/>
    <w:rsid w:val="00A81E09"/>
    <w:rsid w:val="00A85264"/>
    <w:rsid w:val="00A91D66"/>
    <w:rsid w:val="00A970D1"/>
    <w:rsid w:val="00AC45A0"/>
    <w:rsid w:val="00AE33DE"/>
    <w:rsid w:val="00AE6059"/>
    <w:rsid w:val="00AE7A62"/>
    <w:rsid w:val="00B50423"/>
    <w:rsid w:val="00B53607"/>
    <w:rsid w:val="00B62238"/>
    <w:rsid w:val="00B71A80"/>
    <w:rsid w:val="00B757ED"/>
    <w:rsid w:val="00B7643A"/>
    <w:rsid w:val="00B923E5"/>
    <w:rsid w:val="00B96157"/>
    <w:rsid w:val="00BF52D0"/>
    <w:rsid w:val="00C10727"/>
    <w:rsid w:val="00C12BED"/>
    <w:rsid w:val="00C14592"/>
    <w:rsid w:val="00C5111D"/>
    <w:rsid w:val="00C5408A"/>
    <w:rsid w:val="00C74F63"/>
    <w:rsid w:val="00CA00CC"/>
    <w:rsid w:val="00CA35AB"/>
    <w:rsid w:val="00CA469F"/>
    <w:rsid w:val="00CB0D65"/>
    <w:rsid w:val="00CB79C1"/>
    <w:rsid w:val="00CC7952"/>
    <w:rsid w:val="00CE2B4F"/>
    <w:rsid w:val="00CF67E2"/>
    <w:rsid w:val="00CF707F"/>
    <w:rsid w:val="00D02A76"/>
    <w:rsid w:val="00D1392D"/>
    <w:rsid w:val="00D160F4"/>
    <w:rsid w:val="00D41F94"/>
    <w:rsid w:val="00D431EF"/>
    <w:rsid w:val="00D65691"/>
    <w:rsid w:val="00DA3083"/>
    <w:rsid w:val="00DC2B63"/>
    <w:rsid w:val="00DC51B8"/>
    <w:rsid w:val="00DE7D47"/>
    <w:rsid w:val="00DF3A31"/>
    <w:rsid w:val="00E07AF8"/>
    <w:rsid w:val="00E11FB1"/>
    <w:rsid w:val="00E23AB2"/>
    <w:rsid w:val="00E24332"/>
    <w:rsid w:val="00E37075"/>
    <w:rsid w:val="00E50C23"/>
    <w:rsid w:val="00E520F6"/>
    <w:rsid w:val="00EB013A"/>
    <w:rsid w:val="00EC2325"/>
    <w:rsid w:val="00EE1C16"/>
    <w:rsid w:val="00F07B15"/>
    <w:rsid w:val="00F13B75"/>
    <w:rsid w:val="00F248B2"/>
    <w:rsid w:val="00F27273"/>
    <w:rsid w:val="00F4346B"/>
    <w:rsid w:val="00F46092"/>
    <w:rsid w:val="00F5589A"/>
    <w:rsid w:val="00F606AE"/>
    <w:rsid w:val="00F61629"/>
    <w:rsid w:val="00F662E4"/>
    <w:rsid w:val="00F67170"/>
    <w:rsid w:val="00F76D31"/>
    <w:rsid w:val="00F900AE"/>
    <w:rsid w:val="00FA63B9"/>
    <w:rsid w:val="00FC33D3"/>
    <w:rsid w:val="00FE1557"/>
    <w:rsid w:val="00FF2239"/>
    <w:rsid w:val="00FF469F"/>
  </w:rsids>
  <m:mathPr>
    <m:mathFont m:val="Cambria Math"/>
    <m:brkBin m:val="before"/>
    <m:brkBinSub m:val="--"/>
    <m:smallFrac m:val="0"/>
    <m:dispDef/>
    <m:lMargin m:val="0"/>
    <m:rMargin m:val="0"/>
    <m:defJc m:val="centerGroup"/>
    <m:wrapIndent m:val="1440"/>
    <m:intLim m:val="subSup"/>
    <m:naryLim m:val="undOvr"/>
  </m:mathPr>
  <w:themeFontLang w:val="de-D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de-DE" w:eastAsia="de-DE"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Platzhaltertext">
    <w:name w:val="Placeholder Text"/>
    <w:basedOn w:val="Absatz-Standardschriftart"/>
    <w:uiPriority w:val="99"/>
    <w:semiHidden/>
    <w:rsid w:val="00474462"/>
    <w:rPr>
      <w:color w:val="808080"/>
    </w:rPr>
  </w:style>
  <w:style w:type="paragraph" w:customStyle="1" w:styleId="EE7443E4FEB143AAAEEEE738232398B8">
    <w:name w:val="EE7443E4FEB143AAAEEEE738232398B8"/>
    <w:rsid w:val="006C0B72"/>
    <w:pPr>
      <w:spacing w:line="278" w:lineRule="auto"/>
    </w:pPr>
    <w:rPr>
      <w:kern w:val="2"/>
      <w:sz w:val="24"/>
      <w:szCs w:val="24"/>
      <w14:ligatures w14:val="standardContextual"/>
    </w:rPr>
  </w:style>
  <w:style w:type="paragraph" w:customStyle="1" w:styleId="551B89D9B94740D08F81F9328CA86AE5">
    <w:name w:val="551B89D9B94740D08F81F9328CA86AE5"/>
    <w:rsid w:val="006C0B72"/>
    <w:pPr>
      <w:spacing w:line="278" w:lineRule="auto"/>
    </w:pPr>
    <w:rPr>
      <w:kern w:val="2"/>
      <w:sz w:val="24"/>
      <w:szCs w:val="24"/>
      <w14:ligatures w14:val="standardContextual"/>
    </w:rPr>
  </w:style>
  <w:style w:type="paragraph" w:customStyle="1" w:styleId="4B10856717DD4A439DBCB2DA7542B801">
    <w:name w:val="4B10856717DD4A439DBCB2DA7542B801"/>
    <w:rsid w:val="006C0B72"/>
    <w:pPr>
      <w:spacing w:line="278" w:lineRule="auto"/>
    </w:pPr>
    <w:rPr>
      <w:kern w:val="2"/>
      <w:sz w:val="24"/>
      <w:szCs w:val="24"/>
      <w14:ligatures w14:val="standardContextual"/>
    </w:rPr>
  </w:style>
  <w:style w:type="paragraph" w:customStyle="1" w:styleId="99472032A10140488C5146965B1BF862">
    <w:name w:val="99472032A10140488C5146965B1BF862"/>
    <w:rsid w:val="006C0B72"/>
    <w:pPr>
      <w:spacing w:line="278" w:lineRule="auto"/>
    </w:pPr>
    <w:rPr>
      <w:kern w:val="2"/>
      <w:sz w:val="24"/>
      <w:szCs w:val="24"/>
      <w14:ligatures w14:val="standardContextual"/>
    </w:rPr>
  </w:style>
  <w:style w:type="paragraph" w:customStyle="1" w:styleId="216EE56513E5476F9622A448ACC849F2">
    <w:name w:val="216EE56513E5476F9622A448ACC849F2"/>
    <w:rsid w:val="006C0B72"/>
    <w:pPr>
      <w:spacing w:line="278" w:lineRule="auto"/>
    </w:pPr>
    <w:rPr>
      <w:kern w:val="2"/>
      <w:sz w:val="24"/>
      <w:szCs w:val="24"/>
      <w14:ligatures w14:val="standardContextual"/>
    </w:rPr>
  </w:style>
  <w:style w:type="paragraph" w:customStyle="1" w:styleId="A77CDDF208DB43D9B5F367AE3CDBD96D">
    <w:name w:val="A77CDDF208DB43D9B5F367AE3CDBD96D"/>
    <w:rsid w:val="006C0B72"/>
    <w:pPr>
      <w:spacing w:line="278" w:lineRule="auto"/>
    </w:pPr>
    <w:rPr>
      <w:kern w:val="2"/>
      <w:sz w:val="24"/>
      <w:szCs w:val="24"/>
      <w14:ligatures w14:val="standardContextual"/>
    </w:rPr>
  </w:style>
  <w:style w:type="paragraph" w:customStyle="1" w:styleId="5DBFDC68064E4DC99F3EE461509D187F">
    <w:name w:val="5DBFDC68064E4DC99F3EE461509D187F"/>
    <w:rsid w:val="006C0B72"/>
    <w:pPr>
      <w:spacing w:line="278" w:lineRule="auto"/>
    </w:pPr>
    <w:rPr>
      <w:kern w:val="2"/>
      <w:sz w:val="24"/>
      <w:szCs w:val="24"/>
      <w14:ligatures w14:val="standardContextual"/>
    </w:rPr>
  </w:style>
  <w:style w:type="paragraph" w:customStyle="1" w:styleId="2BC469F372AD48798348EA799A5D72EA">
    <w:name w:val="2BC469F372AD48798348EA799A5D72EA"/>
    <w:rsid w:val="006C0B72"/>
    <w:pPr>
      <w:spacing w:line="278" w:lineRule="auto"/>
    </w:pPr>
    <w:rPr>
      <w:kern w:val="2"/>
      <w:sz w:val="24"/>
      <w:szCs w:val="24"/>
      <w14:ligatures w14:val="standardContextual"/>
    </w:rPr>
  </w:style>
  <w:style w:type="paragraph" w:customStyle="1" w:styleId="71ECCD22AE0A41A3A750DCA3F1FB8CCD">
    <w:name w:val="71ECCD22AE0A41A3A750DCA3F1FB8CCD"/>
    <w:rsid w:val="006C0B72"/>
    <w:pPr>
      <w:spacing w:line="278" w:lineRule="auto"/>
    </w:pPr>
    <w:rPr>
      <w:kern w:val="2"/>
      <w:sz w:val="24"/>
      <w:szCs w:val="24"/>
      <w14:ligatures w14:val="standardContextual"/>
    </w:rPr>
  </w:style>
  <w:style w:type="paragraph" w:customStyle="1" w:styleId="982545041DBA461692654329F9EB9883">
    <w:name w:val="982545041DBA461692654329F9EB9883"/>
    <w:rsid w:val="006C0B72"/>
    <w:pPr>
      <w:spacing w:line="278" w:lineRule="auto"/>
    </w:pPr>
    <w:rPr>
      <w:kern w:val="2"/>
      <w:sz w:val="24"/>
      <w:szCs w:val="24"/>
      <w14:ligatures w14:val="standardContextual"/>
    </w:rPr>
  </w:style>
  <w:style w:type="paragraph" w:customStyle="1" w:styleId="6AF4B9D9E1184AD1A08D0536E7E506FB">
    <w:name w:val="6AF4B9D9E1184AD1A08D0536E7E506FB"/>
    <w:rsid w:val="006C0B72"/>
    <w:pPr>
      <w:spacing w:line="278" w:lineRule="auto"/>
    </w:pPr>
    <w:rPr>
      <w:kern w:val="2"/>
      <w:sz w:val="24"/>
      <w:szCs w:val="24"/>
      <w14:ligatures w14:val="standardContextual"/>
    </w:rPr>
  </w:style>
  <w:style w:type="paragraph" w:customStyle="1" w:styleId="FE2F2C062EF6464DAE7031E6DBD17372">
    <w:name w:val="FE2F2C062EF6464DAE7031E6DBD17372"/>
    <w:rsid w:val="006C0B72"/>
    <w:pPr>
      <w:spacing w:line="278" w:lineRule="auto"/>
    </w:pPr>
    <w:rPr>
      <w:kern w:val="2"/>
      <w:sz w:val="24"/>
      <w:szCs w:val="24"/>
      <w14:ligatures w14:val="standardContextual"/>
    </w:rPr>
  </w:style>
  <w:style w:type="paragraph" w:customStyle="1" w:styleId="F540497B29DB466290D2BFC1279183D1">
    <w:name w:val="F540497B29DB466290D2BFC1279183D1"/>
    <w:rsid w:val="006C0B72"/>
    <w:pPr>
      <w:spacing w:line="278" w:lineRule="auto"/>
    </w:pPr>
    <w:rPr>
      <w:kern w:val="2"/>
      <w:sz w:val="24"/>
      <w:szCs w:val="24"/>
      <w14:ligatures w14:val="standardContextual"/>
    </w:rPr>
  </w:style>
  <w:style w:type="paragraph" w:customStyle="1" w:styleId="269D3C3BD5284640A3669708A1320D61">
    <w:name w:val="269D3C3BD5284640A3669708A1320D61"/>
    <w:rsid w:val="006C0B72"/>
    <w:pPr>
      <w:spacing w:line="278" w:lineRule="auto"/>
    </w:pPr>
    <w:rPr>
      <w:kern w:val="2"/>
      <w:sz w:val="24"/>
      <w:szCs w:val="24"/>
      <w14:ligatures w14:val="standardContextual"/>
    </w:rPr>
  </w:style>
  <w:style w:type="paragraph" w:customStyle="1" w:styleId="4883E6D6631949B89A43336AA7E8356E">
    <w:name w:val="4883E6D6631949B89A43336AA7E8356E"/>
    <w:rsid w:val="006C0B72"/>
    <w:pPr>
      <w:spacing w:line="278" w:lineRule="auto"/>
    </w:pPr>
    <w:rPr>
      <w:kern w:val="2"/>
      <w:sz w:val="24"/>
      <w:szCs w:val="24"/>
      <w14:ligatures w14:val="standardContextual"/>
    </w:rPr>
  </w:style>
  <w:style w:type="paragraph" w:customStyle="1" w:styleId="BC81DD59282443BAB455BA4BB25F04A8">
    <w:name w:val="BC81DD59282443BAB455BA4BB25F04A8"/>
    <w:rsid w:val="006C0B72"/>
    <w:pPr>
      <w:spacing w:line="278" w:lineRule="auto"/>
    </w:pPr>
    <w:rPr>
      <w:kern w:val="2"/>
      <w:sz w:val="24"/>
      <w:szCs w:val="24"/>
      <w14:ligatures w14:val="standardContextual"/>
    </w:rPr>
  </w:style>
  <w:style w:type="paragraph" w:customStyle="1" w:styleId="0DB45F8D5ACF4CE3982B811B763DFC01">
    <w:name w:val="0DB45F8D5ACF4CE3982B811B763DFC01"/>
    <w:rsid w:val="006C0B72"/>
    <w:pPr>
      <w:spacing w:line="278" w:lineRule="auto"/>
    </w:pPr>
    <w:rPr>
      <w:kern w:val="2"/>
      <w:sz w:val="24"/>
      <w:szCs w:val="24"/>
      <w14:ligatures w14:val="standardContextual"/>
    </w:rPr>
  </w:style>
  <w:style w:type="paragraph" w:customStyle="1" w:styleId="F1E2AA8EAE1A4D4BA150E54628F8C57E">
    <w:name w:val="F1E2AA8EAE1A4D4BA150E54628F8C57E"/>
    <w:rsid w:val="006C0B72"/>
    <w:pPr>
      <w:spacing w:line="278" w:lineRule="auto"/>
    </w:pPr>
    <w:rPr>
      <w:kern w:val="2"/>
      <w:sz w:val="24"/>
      <w:szCs w:val="24"/>
      <w14:ligatures w14:val="standardContextual"/>
    </w:rPr>
  </w:style>
  <w:style w:type="paragraph" w:customStyle="1" w:styleId="9DDDFB1E395546C9B8E96D530F44E360">
    <w:name w:val="9DDDFB1E395546C9B8E96D530F44E360"/>
    <w:rsid w:val="006C0B72"/>
    <w:pPr>
      <w:spacing w:line="278" w:lineRule="auto"/>
    </w:pPr>
    <w:rPr>
      <w:kern w:val="2"/>
      <w:sz w:val="24"/>
      <w:szCs w:val="24"/>
      <w14:ligatures w14:val="standardContextual"/>
    </w:rPr>
  </w:style>
  <w:style w:type="paragraph" w:customStyle="1" w:styleId="6985327BB65648FB8AB6E6B580E89E8A">
    <w:name w:val="6985327BB65648FB8AB6E6B580E89E8A"/>
    <w:rsid w:val="006C0B72"/>
    <w:pPr>
      <w:spacing w:line="278" w:lineRule="auto"/>
    </w:pPr>
    <w:rPr>
      <w:kern w:val="2"/>
      <w:sz w:val="24"/>
      <w:szCs w:val="24"/>
      <w14:ligatures w14:val="standardContextual"/>
    </w:rPr>
  </w:style>
  <w:style w:type="paragraph" w:customStyle="1" w:styleId="E697198A69704DF599C1D6DB61A62B00">
    <w:name w:val="E697198A69704DF599C1D6DB61A62B00"/>
    <w:rsid w:val="006C0B72"/>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relyOnVML/>
  <w:allowPNG/>
</w:webSettings>
</file>

<file path=word/theme/theme1.xml><?xml version="1.0" encoding="utf-8"?>
<a:theme xmlns:a="http://schemas.openxmlformats.org/drawingml/2006/main" name="Proact Design">
  <a:themeElements>
    <a:clrScheme name="Proact">
      <a:dk1>
        <a:srgbClr val="262626"/>
      </a:dk1>
      <a:lt1>
        <a:sysClr val="window" lastClr="FFFFFF"/>
      </a:lt1>
      <a:dk2>
        <a:srgbClr val="A5A5A5"/>
      </a:dk2>
      <a:lt2>
        <a:srgbClr val="F2F2F2"/>
      </a:lt2>
      <a:accent1>
        <a:srgbClr val="E31937"/>
      </a:accent1>
      <a:accent2>
        <a:srgbClr val="3B6E8F"/>
      </a:accent2>
      <a:accent3>
        <a:srgbClr val="D8D8D8"/>
      </a:accent3>
      <a:accent4>
        <a:srgbClr val="262626"/>
      </a:accent4>
      <a:accent5>
        <a:srgbClr val="F2A900"/>
      </a:accent5>
      <a:accent6>
        <a:srgbClr val="3F3F3F"/>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file>

<file path=customXml/item4.xml><?xml version="1.0" encoding="utf-8"?>
<ct:contentTypeSchema xmlns:ct="http://schemas.microsoft.com/office/2006/metadata/contentType" xmlns:ma="http://schemas.microsoft.com/office/2006/metadata/properties/metaAttributes" ct:_="" ma:_="" ma:contentTypeName="Document" ma:contentTypeID="0x01010087E6CDF685544643A6B23438FE4F8283" ma:contentTypeVersion="12" ma:contentTypeDescription="Create a new document." ma:contentTypeScope="" ma:versionID="73d56521847907de19352a4c1bcfe5ad">
  <xsd:schema xmlns:xsd="http://www.w3.org/2001/XMLSchema" xmlns:xs="http://www.w3.org/2001/XMLSchema" xmlns:p="http://schemas.microsoft.com/office/2006/metadata/properties" xmlns:ns2="95490c75-5a1b-480a-9e1f-d6d08701d249" targetNamespace="http://schemas.microsoft.com/office/2006/metadata/properties" ma:root="true" ma:fieldsID="97d819fe926cb4ddd1d755ba88a1f23a" ns2:_="">
    <xsd:import namespace="95490c75-5a1b-480a-9e1f-d6d08701d24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ServiceDateTake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5490c75-5a1b-480a-9e1f-d6d08701d24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5C220E-ED7B-48E5-948F-3AEDFC382C0E}">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323390-1BC3-40E9-ABF0-06C048A869E7}">
  <ds:schemaRefs>
    <ds:schemaRef ds:uri="http://schemas.openxmlformats.org/officeDocument/2006/bibliography"/>
  </ds:schemaRefs>
</ds:datastoreItem>
</file>

<file path=customXml/itemProps3.xml><?xml version="1.0" encoding="utf-8"?>
<ds:datastoreItem xmlns:ds="http://schemas.openxmlformats.org/officeDocument/2006/customXml" ds:itemID="{45CDCAE4-87C8-426C-BCBC-E94E45166D29}">
  <ds:schemaRefs>
    <ds:schemaRef ds:uri="http://schemas.microsoft.com/sharepoint/v3/contenttype/forms"/>
  </ds:schemaRefs>
</ds:datastoreItem>
</file>

<file path=customXml/itemProps4.xml><?xml version="1.0" encoding="utf-8"?>
<ds:datastoreItem xmlns:ds="http://schemas.openxmlformats.org/officeDocument/2006/customXml" ds:itemID="{0D27136D-2BAE-4512-ADA5-CDF526E53E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5490c75-5a1b-480a-9e1f-d6d08701d24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193</Pages>
  <Words>27423</Words>
  <Characters>172772</Characters>
  <Application>Microsoft Office Word</Application>
  <DocSecurity>0</DocSecurity>
  <Lines>1439</Lines>
  <Paragraphs>399</Paragraphs>
  <ScaleCrop>false</ScaleCrop>
  <Company/>
  <LinksUpToDate>false</LinksUpToDate>
  <CharactersWithSpaces>199796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Betriebshandbuch</dc:title>
  <dc:subject/>
  <dc:creator>Koppers, Steven</dc:creator>
  <cp:keywords/>
  <dc:description/>
  <cp:lastModifiedBy>Ahmed Darrazi</cp:lastModifiedBy>
  <cp:revision>2</cp:revision>
  <cp:lastPrinted>2025-07-04T13:07:00Z</cp:lastPrinted>
  <dcterms:created xsi:type="dcterms:W3CDTF">2026-09-14T09:24:00Z</dcterms:created>
  <dcterms:modified xsi:type="dcterms:W3CDTF">2026-09-14T09:24:00Z</dcterms:modified>
  <cp:category>1.1</cp:category>
  <cp:contentStatus>Live</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0x01010087E6CDF685544643A6B23438FE4F8283</vt:lpwstr>
  </property>
</Properties>
</file>